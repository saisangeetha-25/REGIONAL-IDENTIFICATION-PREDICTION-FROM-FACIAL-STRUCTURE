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1B" w14:textId="77777777" w:rsidR="00A2725C" w:rsidRDefault="00A2725C" w:rsidP="00685355">
      <w:pPr>
        <w:widowControl w:val="0"/>
        <w:autoSpaceDE w:val="0"/>
        <w:autoSpaceDN w:val="0"/>
        <w:spacing w:before="1" w:after="0" w:line="240" w:lineRule="auto"/>
        <w:jc w:val="center"/>
        <w:rPr>
          <w:b/>
          <w:bCs/>
          <w:kern w:val="0"/>
          <w:sz w:val="32"/>
          <w:szCs w:val="32"/>
          <w:lang w:val="en-US"/>
          <w14:ligatures w14:val="none"/>
        </w:rPr>
      </w:pPr>
      <w:bookmarkStart w:id="0" w:name="_Hlk196949686"/>
      <w:bookmarkEnd w:id="0"/>
    </w:p>
    <w:p w14:paraId="2697E115" w14:textId="50CE8083" w:rsidR="00685355" w:rsidRDefault="00685355" w:rsidP="00685355">
      <w:pPr>
        <w:widowControl w:val="0"/>
        <w:autoSpaceDE w:val="0"/>
        <w:autoSpaceDN w:val="0"/>
        <w:spacing w:before="1" w:after="0" w:line="240" w:lineRule="auto"/>
        <w:jc w:val="center"/>
        <w:rPr>
          <w:b/>
          <w:bCs/>
          <w:kern w:val="0"/>
          <w:sz w:val="32"/>
          <w:szCs w:val="32"/>
          <w:lang w:val="en-US"/>
          <w14:ligatures w14:val="none"/>
        </w:rPr>
      </w:pPr>
      <w:r>
        <w:rPr>
          <w:b/>
          <w:bCs/>
          <w:kern w:val="0"/>
          <w:sz w:val="32"/>
          <w:szCs w:val="32"/>
          <w:lang w:val="en-US"/>
          <w14:ligatures w14:val="none"/>
        </w:rPr>
        <w:t>THE INFLUENCE OF ARTIFICIAL INTELLIGENCE ON</w:t>
      </w:r>
    </w:p>
    <w:p w14:paraId="2BA2A10C" w14:textId="77777777" w:rsidR="00685355" w:rsidRDefault="00685355" w:rsidP="00685355">
      <w:pPr>
        <w:widowControl w:val="0"/>
        <w:autoSpaceDE w:val="0"/>
        <w:autoSpaceDN w:val="0"/>
        <w:spacing w:before="1" w:after="0" w:line="240" w:lineRule="auto"/>
        <w:jc w:val="center"/>
        <w:rPr>
          <w:b/>
          <w:bCs/>
          <w:kern w:val="0"/>
          <w:sz w:val="32"/>
          <w:szCs w:val="32"/>
          <w:lang w:val="en-US"/>
          <w14:ligatures w14:val="none"/>
        </w:rPr>
      </w:pPr>
      <w:r>
        <w:rPr>
          <w:b/>
          <w:bCs/>
          <w:kern w:val="0"/>
          <w:sz w:val="32"/>
          <w:szCs w:val="32"/>
          <w:lang w:val="en-US"/>
          <w14:ligatures w14:val="none"/>
        </w:rPr>
        <w:t>E-GOVERANCE AND CYBER SECURITY IN SMART CITIES</w:t>
      </w:r>
    </w:p>
    <w:p w14:paraId="1909089A" w14:textId="77777777" w:rsidR="00685355" w:rsidRPr="005B584C" w:rsidRDefault="00685355" w:rsidP="00685355">
      <w:pPr>
        <w:widowControl w:val="0"/>
        <w:autoSpaceDE w:val="0"/>
        <w:autoSpaceDN w:val="0"/>
        <w:spacing w:before="1" w:after="0" w:line="240" w:lineRule="auto"/>
        <w:jc w:val="center"/>
        <w:rPr>
          <w:b/>
          <w:kern w:val="0"/>
          <w:sz w:val="42"/>
          <w:lang w:val="en-US"/>
          <w14:ligatures w14:val="none"/>
        </w:rPr>
      </w:pPr>
    </w:p>
    <w:p w14:paraId="0A9BBB1D" w14:textId="77777777" w:rsidR="00685355" w:rsidRPr="00A061F7" w:rsidRDefault="00685355" w:rsidP="00685355">
      <w:pPr>
        <w:widowControl w:val="0"/>
        <w:autoSpaceDE w:val="0"/>
        <w:autoSpaceDN w:val="0"/>
        <w:spacing w:before="1" w:after="0" w:line="307" w:lineRule="auto"/>
        <w:ind w:left="522" w:right="105"/>
        <w:jc w:val="center"/>
        <w:rPr>
          <w:iCs/>
          <w:kern w:val="0"/>
          <w:lang w:val="en-US"/>
          <w14:ligatures w14:val="none"/>
        </w:rPr>
      </w:pPr>
      <w:r w:rsidRPr="00A061F7">
        <w:rPr>
          <w:iCs/>
          <w:kern w:val="0"/>
          <w:lang w:val="en-US"/>
          <w14:ligatures w14:val="none"/>
        </w:rPr>
        <w:t xml:space="preserve">A Mini Project report submitted in partial fulfillment of the requirements for the </w:t>
      </w:r>
      <w:r w:rsidRPr="00A061F7">
        <w:rPr>
          <w:iCs/>
          <w:spacing w:val="-57"/>
          <w:kern w:val="0"/>
          <w:lang w:val="en-US"/>
          <w14:ligatures w14:val="none"/>
        </w:rPr>
        <w:t xml:space="preserve"> </w:t>
      </w:r>
      <w:r w:rsidRPr="00A061F7">
        <w:rPr>
          <w:iCs/>
          <w:kern w:val="0"/>
          <w:lang w:val="en-US"/>
          <w14:ligatures w14:val="none"/>
        </w:rPr>
        <w:t>award</w:t>
      </w:r>
      <w:r w:rsidRPr="00A061F7">
        <w:rPr>
          <w:iCs/>
          <w:spacing w:val="-1"/>
          <w:kern w:val="0"/>
          <w:lang w:val="en-US"/>
          <w14:ligatures w14:val="none"/>
        </w:rPr>
        <w:t xml:space="preserve"> </w:t>
      </w:r>
      <w:r w:rsidRPr="00A061F7">
        <w:rPr>
          <w:iCs/>
          <w:kern w:val="0"/>
          <w:lang w:val="en-US"/>
          <w14:ligatures w14:val="none"/>
        </w:rPr>
        <w:t>of</w:t>
      </w:r>
      <w:r w:rsidRPr="00A061F7">
        <w:rPr>
          <w:iCs/>
          <w:spacing w:val="-1"/>
          <w:kern w:val="0"/>
          <w:lang w:val="en-US"/>
          <w14:ligatures w14:val="none"/>
        </w:rPr>
        <w:t xml:space="preserve"> </w:t>
      </w:r>
      <w:r w:rsidRPr="00A061F7">
        <w:rPr>
          <w:iCs/>
          <w:kern w:val="0"/>
          <w:lang w:val="en-US"/>
          <w14:ligatures w14:val="none"/>
        </w:rPr>
        <w:t>the</w:t>
      </w:r>
      <w:r w:rsidRPr="00A061F7">
        <w:rPr>
          <w:iCs/>
          <w:spacing w:val="-1"/>
          <w:kern w:val="0"/>
          <w:lang w:val="en-US"/>
          <w14:ligatures w14:val="none"/>
        </w:rPr>
        <w:t xml:space="preserve"> </w:t>
      </w:r>
      <w:r w:rsidRPr="00A061F7">
        <w:rPr>
          <w:iCs/>
          <w:kern w:val="0"/>
          <w:lang w:val="en-US"/>
          <w14:ligatures w14:val="none"/>
        </w:rPr>
        <w:t>degree</w:t>
      </w:r>
      <w:r w:rsidRPr="00A061F7">
        <w:rPr>
          <w:iCs/>
          <w:spacing w:val="1"/>
          <w:kern w:val="0"/>
          <w:lang w:val="en-US"/>
          <w14:ligatures w14:val="none"/>
        </w:rPr>
        <w:t xml:space="preserve"> </w:t>
      </w:r>
      <w:r w:rsidRPr="00A061F7">
        <w:rPr>
          <w:iCs/>
          <w:kern w:val="0"/>
          <w:lang w:val="en-US"/>
          <w14:ligatures w14:val="none"/>
        </w:rPr>
        <w:t>of</w:t>
      </w:r>
    </w:p>
    <w:p w14:paraId="1365FFBC" w14:textId="77777777" w:rsidR="00685355" w:rsidRPr="00A061F7" w:rsidRDefault="00685355" w:rsidP="00685355">
      <w:pPr>
        <w:widowControl w:val="0"/>
        <w:autoSpaceDE w:val="0"/>
        <w:autoSpaceDN w:val="0"/>
        <w:spacing w:before="1" w:after="0" w:line="307" w:lineRule="auto"/>
        <w:ind w:left="522" w:right="105"/>
        <w:jc w:val="center"/>
        <w:rPr>
          <w:iCs/>
          <w:kern w:val="0"/>
          <w:lang w:val="en-US"/>
          <w14:ligatures w14:val="none"/>
        </w:rPr>
      </w:pPr>
    </w:p>
    <w:p w14:paraId="4B108B9D" w14:textId="77777777" w:rsidR="00685355" w:rsidRPr="005B584C" w:rsidRDefault="00685355" w:rsidP="00685355">
      <w:pPr>
        <w:widowControl w:val="0"/>
        <w:autoSpaceDE w:val="0"/>
        <w:autoSpaceDN w:val="0"/>
        <w:spacing w:before="151" w:after="0" w:line="240" w:lineRule="auto"/>
        <w:ind w:left="281" w:right="105"/>
        <w:jc w:val="center"/>
        <w:outlineLvl w:val="2"/>
        <w:rPr>
          <w:b/>
          <w:bCs/>
          <w:kern w:val="0"/>
          <w:sz w:val="28"/>
          <w:szCs w:val="28"/>
          <w:lang w:val="en-US"/>
          <w14:ligatures w14:val="none"/>
        </w:rPr>
      </w:pPr>
      <w:r w:rsidRPr="005B584C">
        <w:rPr>
          <w:b/>
          <w:bCs/>
          <w:kern w:val="0"/>
          <w:sz w:val="28"/>
          <w:szCs w:val="28"/>
          <w:lang w:val="en-US"/>
          <w14:ligatures w14:val="none"/>
        </w:rPr>
        <w:t>BACHELOR</w:t>
      </w:r>
      <w:r w:rsidRPr="005B584C">
        <w:rPr>
          <w:b/>
          <w:bCs/>
          <w:spacing w:val="-8"/>
          <w:kern w:val="0"/>
          <w:sz w:val="28"/>
          <w:szCs w:val="28"/>
          <w:lang w:val="en-US"/>
          <w14:ligatures w14:val="none"/>
        </w:rPr>
        <w:t xml:space="preserve"> </w:t>
      </w:r>
      <w:r w:rsidRPr="005B584C">
        <w:rPr>
          <w:b/>
          <w:bCs/>
          <w:kern w:val="0"/>
          <w:sz w:val="28"/>
          <w:szCs w:val="28"/>
          <w:lang w:val="en-US"/>
          <w14:ligatures w14:val="none"/>
        </w:rPr>
        <w:t>OF</w:t>
      </w:r>
      <w:r w:rsidRPr="005B584C">
        <w:rPr>
          <w:b/>
          <w:bCs/>
          <w:spacing w:val="-9"/>
          <w:kern w:val="0"/>
          <w:sz w:val="28"/>
          <w:szCs w:val="28"/>
          <w:lang w:val="en-US"/>
          <w14:ligatures w14:val="none"/>
        </w:rPr>
        <w:t xml:space="preserve"> </w:t>
      </w:r>
      <w:r w:rsidRPr="005B584C">
        <w:rPr>
          <w:b/>
          <w:bCs/>
          <w:kern w:val="0"/>
          <w:sz w:val="28"/>
          <w:szCs w:val="28"/>
          <w:lang w:val="en-US"/>
          <w14:ligatures w14:val="none"/>
        </w:rPr>
        <w:t>TECHNOLOGY</w:t>
      </w:r>
    </w:p>
    <w:p w14:paraId="54C8E857" w14:textId="77777777" w:rsidR="00685355" w:rsidRPr="005B584C" w:rsidRDefault="00685355" w:rsidP="00685355">
      <w:pPr>
        <w:widowControl w:val="0"/>
        <w:autoSpaceDE w:val="0"/>
        <w:autoSpaceDN w:val="0"/>
        <w:spacing w:before="161" w:after="0" w:line="240" w:lineRule="auto"/>
        <w:ind w:left="277" w:right="105"/>
        <w:jc w:val="center"/>
        <w:rPr>
          <w:kern w:val="0"/>
          <w:lang w:val="en-US"/>
          <w14:ligatures w14:val="none"/>
        </w:rPr>
      </w:pPr>
      <w:r w:rsidRPr="005B584C">
        <w:rPr>
          <w:kern w:val="0"/>
          <w:lang w:val="en-US"/>
          <w14:ligatures w14:val="none"/>
        </w:rPr>
        <w:t>in</w:t>
      </w:r>
    </w:p>
    <w:p w14:paraId="3A86376F" w14:textId="77777777" w:rsidR="00685355" w:rsidRPr="005B584C" w:rsidRDefault="00685355" w:rsidP="00685355">
      <w:pPr>
        <w:widowControl w:val="0"/>
        <w:autoSpaceDE w:val="0"/>
        <w:autoSpaceDN w:val="0"/>
        <w:spacing w:before="128" w:after="0" w:line="240" w:lineRule="auto"/>
        <w:ind w:left="284" w:right="105"/>
        <w:jc w:val="center"/>
        <w:outlineLvl w:val="2"/>
        <w:rPr>
          <w:b/>
          <w:bCs/>
          <w:kern w:val="0"/>
          <w:sz w:val="28"/>
          <w:szCs w:val="28"/>
          <w:lang w:val="en-US"/>
          <w14:ligatures w14:val="none"/>
        </w:rPr>
      </w:pPr>
      <w:r w:rsidRPr="005B584C">
        <w:rPr>
          <w:b/>
          <w:bCs/>
          <w:kern w:val="0"/>
          <w:sz w:val="28"/>
          <w:szCs w:val="28"/>
          <w:lang w:val="en-US"/>
          <w14:ligatures w14:val="none"/>
        </w:rPr>
        <w:t>COMPUTER</w:t>
      </w:r>
      <w:r w:rsidRPr="005B584C">
        <w:rPr>
          <w:b/>
          <w:bCs/>
          <w:spacing w:val="-8"/>
          <w:kern w:val="0"/>
          <w:sz w:val="28"/>
          <w:szCs w:val="28"/>
          <w:lang w:val="en-US"/>
          <w14:ligatures w14:val="none"/>
        </w:rPr>
        <w:t xml:space="preserve"> </w:t>
      </w:r>
      <w:r w:rsidRPr="005B584C">
        <w:rPr>
          <w:b/>
          <w:bCs/>
          <w:kern w:val="0"/>
          <w:sz w:val="28"/>
          <w:szCs w:val="28"/>
          <w:lang w:val="en-US"/>
          <w14:ligatures w14:val="none"/>
        </w:rPr>
        <w:t>SCIENCE</w:t>
      </w:r>
      <w:r w:rsidRPr="005B584C">
        <w:rPr>
          <w:b/>
          <w:bCs/>
          <w:spacing w:val="-8"/>
          <w:kern w:val="0"/>
          <w:sz w:val="28"/>
          <w:szCs w:val="28"/>
          <w:lang w:val="en-US"/>
          <w14:ligatures w14:val="none"/>
        </w:rPr>
        <w:t xml:space="preserve"> </w:t>
      </w:r>
      <w:r w:rsidRPr="005B584C">
        <w:rPr>
          <w:b/>
          <w:bCs/>
          <w:kern w:val="0"/>
          <w:sz w:val="28"/>
          <w:szCs w:val="28"/>
          <w:lang w:val="en-US"/>
          <w14:ligatures w14:val="none"/>
        </w:rPr>
        <w:t>AND</w:t>
      </w:r>
      <w:r w:rsidRPr="005B584C">
        <w:rPr>
          <w:b/>
          <w:bCs/>
          <w:spacing w:val="-8"/>
          <w:kern w:val="0"/>
          <w:sz w:val="28"/>
          <w:szCs w:val="28"/>
          <w:lang w:val="en-US"/>
          <w14:ligatures w14:val="none"/>
        </w:rPr>
        <w:t xml:space="preserve"> </w:t>
      </w:r>
      <w:r w:rsidRPr="005B584C">
        <w:rPr>
          <w:b/>
          <w:bCs/>
          <w:kern w:val="0"/>
          <w:sz w:val="28"/>
          <w:szCs w:val="28"/>
          <w:lang w:val="en-US"/>
          <w14:ligatures w14:val="none"/>
        </w:rPr>
        <w:t>ENGINEERING</w:t>
      </w:r>
    </w:p>
    <w:p w14:paraId="4A097165" w14:textId="77777777" w:rsidR="00685355" w:rsidRPr="00A061F7" w:rsidRDefault="00685355" w:rsidP="00685355">
      <w:pPr>
        <w:widowControl w:val="0"/>
        <w:autoSpaceDE w:val="0"/>
        <w:autoSpaceDN w:val="0"/>
        <w:spacing w:before="161" w:after="0" w:line="240" w:lineRule="auto"/>
        <w:ind w:left="225" w:right="105"/>
        <w:jc w:val="center"/>
        <w:rPr>
          <w:iCs/>
          <w:kern w:val="0"/>
          <w:lang w:val="en-US"/>
          <w14:ligatures w14:val="none"/>
        </w:rPr>
      </w:pPr>
      <w:r w:rsidRPr="00A061F7">
        <w:rPr>
          <w:iCs/>
          <w:kern w:val="0"/>
          <w:lang w:val="en-US"/>
          <w14:ligatures w14:val="none"/>
        </w:rPr>
        <w:t>by</w:t>
      </w:r>
    </w:p>
    <w:tbl>
      <w:tblPr>
        <w:tblpPr w:leftFromText="180" w:rightFromText="180" w:vertAnchor="text" w:horzAnchor="page" w:tblpX="3183" w:tblpY="88"/>
        <w:tblW w:w="6838" w:type="dxa"/>
        <w:tblLook w:val="04A0" w:firstRow="1" w:lastRow="0" w:firstColumn="1" w:lastColumn="0" w:noHBand="0" w:noVBand="1"/>
      </w:tblPr>
      <w:tblGrid>
        <w:gridCol w:w="4140"/>
        <w:gridCol w:w="2698"/>
      </w:tblGrid>
      <w:tr w:rsidR="00685355" w:rsidRPr="005B584C" w14:paraId="5F1F3FCE" w14:textId="77777777" w:rsidTr="00A2725C">
        <w:trPr>
          <w:trHeight w:val="449"/>
        </w:trPr>
        <w:tc>
          <w:tcPr>
            <w:tcW w:w="4140" w:type="dxa"/>
            <w:noWrap/>
            <w:vAlign w:val="bottom"/>
            <w:hideMark/>
          </w:tcPr>
          <w:p w14:paraId="675001E3" w14:textId="77777777" w:rsidR="00685355" w:rsidRPr="005B584C" w:rsidRDefault="00685355" w:rsidP="00A2725C">
            <w:pPr>
              <w:spacing w:after="0" w:line="240" w:lineRule="auto"/>
              <w:rPr>
                <w:b/>
                <w:bCs/>
                <w:kern w:val="0"/>
                <w14:ligatures w14:val="none"/>
              </w:rPr>
            </w:pPr>
            <w:r>
              <w:rPr>
                <w:b/>
                <w:bCs/>
                <w:kern w:val="0"/>
                <w14:ligatures w14:val="none"/>
              </w:rPr>
              <w:t xml:space="preserve">R. AKSHITHA </w:t>
            </w:r>
          </w:p>
        </w:tc>
        <w:tc>
          <w:tcPr>
            <w:tcW w:w="2698" w:type="dxa"/>
            <w:noWrap/>
            <w:vAlign w:val="bottom"/>
            <w:hideMark/>
          </w:tcPr>
          <w:p w14:paraId="03654546" w14:textId="77777777" w:rsidR="00685355" w:rsidRPr="005B584C" w:rsidRDefault="00685355" w:rsidP="00A2725C">
            <w:pPr>
              <w:spacing w:after="0" w:line="240" w:lineRule="auto"/>
              <w:rPr>
                <w:b/>
                <w:bCs/>
                <w:kern w:val="0"/>
                <w14:ligatures w14:val="none"/>
              </w:rPr>
            </w:pPr>
            <w:r w:rsidRPr="005B584C">
              <w:rPr>
                <w:b/>
                <w:bCs/>
                <w:kern w:val="0"/>
                <w14:ligatures w14:val="none"/>
              </w:rPr>
              <w:t>(2</w:t>
            </w:r>
            <w:r>
              <w:rPr>
                <w:b/>
                <w:bCs/>
                <w:kern w:val="0"/>
                <w14:ligatures w14:val="none"/>
              </w:rPr>
              <w:t>2S41A05A8</w:t>
            </w:r>
            <w:r w:rsidRPr="005B584C">
              <w:rPr>
                <w:b/>
                <w:bCs/>
                <w:kern w:val="0"/>
                <w14:ligatures w14:val="none"/>
              </w:rPr>
              <w:t>)</w:t>
            </w:r>
          </w:p>
        </w:tc>
      </w:tr>
      <w:tr w:rsidR="00685355" w:rsidRPr="005B584C" w14:paraId="7325FF73" w14:textId="77777777" w:rsidTr="00A2725C">
        <w:trPr>
          <w:trHeight w:val="449"/>
        </w:trPr>
        <w:tc>
          <w:tcPr>
            <w:tcW w:w="4140" w:type="dxa"/>
            <w:noWrap/>
            <w:vAlign w:val="bottom"/>
            <w:hideMark/>
          </w:tcPr>
          <w:p w14:paraId="4CDFB693" w14:textId="77777777" w:rsidR="00685355" w:rsidRPr="005B584C" w:rsidRDefault="00685355" w:rsidP="00A2725C">
            <w:pPr>
              <w:spacing w:after="0" w:line="240" w:lineRule="auto"/>
              <w:rPr>
                <w:b/>
                <w:bCs/>
                <w:kern w:val="0"/>
                <w14:ligatures w14:val="none"/>
              </w:rPr>
            </w:pPr>
            <w:r>
              <w:rPr>
                <w:b/>
                <w:bCs/>
                <w:kern w:val="0"/>
                <w14:ligatures w14:val="none"/>
              </w:rPr>
              <w:t>R. AKSHAYA</w:t>
            </w:r>
          </w:p>
        </w:tc>
        <w:tc>
          <w:tcPr>
            <w:tcW w:w="2698" w:type="dxa"/>
            <w:noWrap/>
            <w:vAlign w:val="bottom"/>
            <w:hideMark/>
          </w:tcPr>
          <w:p w14:paraId="3D6BFF18" w14:textId="77777777" w:rsidR="00685355" w:rsidRPr="005B584C" w:rsidRDefault="00685355" w:rsidP="00A2725C">
            <w:pPr>
              <w:spacing w:after="0" w:line="240" w:lineRule="auto"/>
              <w:rPr>
                <w:b/>
                <w:bCs/>
                <w:kern w:val="0"/>
                <w14:ligatures w14:val="none"/>
              </w:rPr>
            </w:pPr>
            <w:r w:rsidRPr="005B584C">
              <w:rPr>
                <w:b/>
                <w:bCs/>
                <w:kern w:val="0"/>
                <w14:ligatures w14:val="none"/>
              </w:rPr>
              <w:t>(2</w:t>
            </w:r>
            <w:r>
              <w:rPr>
                <w:b/>
                <w:bCs/>
                <w:kern w:val="0"/>
                <w14:ligatures w14:val="none"/>
              </w:rPr>
              <w:t>3S45A0508</w:t>
            </w:r>
            <w:r w:rsidRPr="005B584C">
              <w:rPr>
                <w:b/>
                <w:bCs/>
                <w:kern w:val="0"/>
                <w14:ligatures w14:val="none"/>
              </w:rPr>
              <w:t>)</w:t>
            </w:r>
          </w:p>
        </w:tc>
      </w:tr>
      <w:tr w:rsidR="00685355" w:rsidRPr="005B584C" w14:paraId="02B2D374" w14:textId="77777777" w:rsidTr="00A2725C">
        <w:trPr>
          <w:trHeight w:val="449"/>
        </w:trPr>
        <w:tc>
          <w:tcPr>
            <w:tcW w:w="4140" w:type="dxa"/>
            <w:noWrap/>
            <w:vAlign w:val="bottom"/>
            <w:hideMark/>
          </w:tcPr>
          <w:p w14:paraId="13C5E6C6" w14:textId="77777777" w:rsidR="00685355" w:rsidRPr="005B584C" w:rsidRDefault="00685355" w:rsidP="00A2725C">
            <w:pPr>
              <w:spacing w:after="0" w:line="240" w:lineRule="auto"/>
              <w:rPr>
                <w:b/>
                <w:bCs/>
                <w:kern w:val="0"/>
                <w14:ligatures w14:val="none"/>
              </w:rPr>
            </w:pPr>
            <w:r>
              <w:rPr>
                <w:b/>
                <w:bCs/>
                <w:kern w:val="0"/>
                <w14:ligatures w14:val="none"/>
              </w:rPr>
              <w:t>V. CHARAN</w:t>
            </w:r>
          </w:p>
        </w:tc>
        <w:tc>
          <w:tcPr>
            <w:tcW w:w="2698" w:type="dxa"/>
            <w:noWrap/>
            <w:vAlign w:val="bottom"/>
            <w:hideMark/>
          </w:tcPr>
          <w:p w14:paraId="2A33077B" w14:textId="77777777" w:rsidR="00685355" w:rsidRPr="005B584C" w:rsidRDefault="00685355" w:rsidP="00A2725C">
            <w:pPr>
              <w:spacing w:after="0" w:line="240" w:lineRule="auto"/>
              <w:rPr>
                <w:b/>
                <w:bCs/>
                <w:kern w:val="0"/>
                <w14:ligatures w14:val="none"/>
              </w:rPr>
            </w:pPr>
            <w:r w:rsidRPr="005B584C">
              <w:rPr>
                <w:b/>
                <w:bCs/>
                <w:kern w:val="0"/>
                <w14:ligatures w14:val="none"/>
              </w:rPr>
              <w:t>(2</w:t>
            </w:r>
            <w:r>
              <w:rPr>
                <w:b/>
                <w:bCs/>
                <w:kern w:val="0"/>
                <w14:ligatures w14:val="none"/>
              </w:rPr>
              <w:t>2S41A05C6</w:t>
            </w:r>
            <w:r w:rsidRPr="005B584C">
              <w:rPr>
                <w:b/>
                <w:bCs/>
                <w:kern w:val="0"/>
                <w14:ligatures w14:val="none"/>
              </w:rPr>
              <w:t>)</w:t>
            </w:r>
          </w:p>
        </w:tc>
      </w:tr>
      <w:tr w:rsidR="00685355" w:rsidRPr="005B584C" w14:paraId="3511D405" w14:textId="77777777" w:rsidTr="00A2725C">
        <w:trPr>
          <w:trHeight w:val="449"/>
        </w:trPr>
        <w:tc>
          <w:tcPr>
            <w:tcW w:w="4140" w:type="dxa"/>
            <w:noWrap/>
            <w:vAlign w:val="bottom"/>
            <w:hideMark/>
          </w:tcPr>
          <w:p w14:paraId="2166AD7C" w14:textId="77777777" w:rsidR="00685355" w:rsidRPr="005B584C" w:rsidRDefault="00685355" w:rsidP="00A2725C">
            <w:pPr>
              <w:spacing w:after="0" w:line="240" w:lineRule="auto"/>
              <w:rPr>
                <w:b/>
                <w:bCs/>
                <w:kern w:val="0"/>
                <w14:ligatures w14:val="none"/>
              </w:rPr>
            </w:pPr>
            <w:r>
              <w:rPr>
                <w:b/>
                <w:bCs/>
                <w:kern w:val="0"/>
                <w14:ligatures w14:val="none"/>
              </w:rPr>
              <w:t>P. VENUGOPALA KRISHNA</w:t>
            </w:r>
          </w:p>
        </w:tc>
        <w:tc>
          <w:tcPr>
            <w:tcW w:w="2698" w:type="dxa"/>
            <w:noWrap/>
            <w:vAlign w:val="bottom"/>
            <w:hideMark/>
          </w:tcPr>
          <w:p w14:paraId="7B1A2531" w14:textId="77777777" w:rsidR="00685355" w:rsidRPr="005B584C" w:rsidRDefault="00685355" w:rsidP="00A2725C">
            <w:pPr>
              <w:spacing w:after="0" w:line="240" w:lineRule="auto"/>
              <w:rPr>
                <w:b/>
                <w:bCs/>
                <w:kern w:val="0"/>
                <w14:ligatures w14:val="none"/>
              </w:rPr>
            </w:pPr>
            <w:r>
              <w:rPr>
                <w:b/>
                <w:bCs/>
                <w:kern w:val="0"/>
                <w14:ligatures w14:val="none"/>
              </w:rPr>
              <w:t>(</w:t>
            </w:r>
            <w:r w:rsidRPr="005B584C">
              <w:rPr>
                <w:b/>
                <w:bCs/>
                <w:kern w:val="0"/>
                <w14:ligatures w14:val="none"/>
              </w:rPr>
              <w:t>22</w:t>
            </w:r>
            <w:r>
              <w:rPr>
                <w:b/>
                <w:bCs/>
                <w:kern w:val="0"/>
                <w14:ligatures w14:val="none"/>
              </w:rPr>
              <w:t>S41A05A2</w:t>
            </w:r>
            <w:r w:rsidRPr="005B584C">
              <w:rPr>
                <w:b/>
                <w:bCs/>
                <w:kern w:val="0"/>
                <w14:ligatures w14:val="none"/>
              </w:rPr>
              <w:t>)</w:t>
            </w:r>
          </w:p>
        </w:tc>
      </w:tr>
    </w:tbl>
    <w:p w14:paraId="07FF8A2E" w14:textId="77777777" w:rsidR="00685355" w:rsidRPr="005B584C" w:rsidRDefault="00685355" w:rsidP="00685355">
      <w:pPr>
        <w:widowControl w:val="0"/>
        <w:autoSpaceDE w:val="0"/>
        <w:autoSpaceDN w:val="0"/>
        <w:spacing w:after="0" w:line="240" w:lineRule="auto"/>
        <w:rPr>
          <w:i/>
          <w:kern w:val="0"/>
          <w:lang w:val="en-US"/>
          <w14:ligatures w14:val="none"/>
        </w:rPr>
      </w:pPr>
    </w:p>
    <w:p w14:paraId="7164A953" w14:textId="77777777" w:rsidR="00685355" w:rsidRPr="005B584C" w:rsidRDefault="00685355" w:rsidP="00685355">
      <w:pPr>
        <w:widowControl w:val="0"/>
        <w:autoSpaceDE w:val="0"/>
        <w:autoSpaceDN w:val="0"/>
        <w:spacing w:before="10" w:after="0" w:line="240" w:lineRule="auto"/>
        <w:rPr>
          <w:i/>
          <w:kern w:val="0"/>
          <w:sz w:val="35"/>
          <w:lang w:val="en-US"/>
          <w14:ligatures w14:val="none"/>
        </w:rPr>
      </w:pPr>
    </w:p>
    <w:p w14:paraId="3DC0D235" w14:textId="77777777" w:rsidR="00685355" w:rsidRPr="005B584C" w:rsidRDefault="00685355" w:rsidP="00685355">
      <w:pPr>
        <w:widowControl w:val="0"/>
        <w:autoSpaceDE w:val="0"/>
        <w:autoSpaceDN w:val="0"/>
        <w:spacing w:after="0" w:line="240" w:lineRule="auto"/>
        <w:rPr>
          <w:b/>
          <w:kern w:val="0"/>
          <w:sz w:val="26"/>
          <w:lang w:val="en-US"/>
          <w14:ligatures w14:val="none"/>
        </w:rPr>
      </w:pPr>
    </w:p>
    <w:p w14:paraId="294D1B3D" w14:textId="77777777" w:rsidR="00685355" w:rsidRPr="005B584C" w:rsidRDefault="00685355" w:rsidP="00685355">
      <w:pPr>
        <w:widowControl w:val="0"/>
        <w:autoSpaceDE w:val="0"/>
        <w:autoSpaceDN w:val="0"/>
        <w:spacing w:after="0" w:line="240" w:lineRule="auto"/>
        <w:rPr>
          <w:b/>
          <w:kern w:val="0"/>
          <w:lang w:val="en-US"/>
          <w14:ligatures w14:val="none"/>
        </w:rPr>
      </w:pPr>
    </w:p>
    <w:p w14:paraId="0E1AC0CA"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p>
    <w:p w14:paraId="3362BFC1"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p>
    <w:p w14:paraId="6E6315B1"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p>
    <w:p w14:paraId="6A442B8C"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p>
    <w:p w14:paraId="54478AA0"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r>
        <w:rPr>
          <w:b/>
          <w:kern w:val="0"/>
          <w:lang w:val="en-US"/>
          <w14:ligatures w14:val="none"/>
        </w:rPr>
        <w:t>Under the Guidance of</w:t>
      </w:r>
    </w:p>
    <w:p w14:paraId="579E0420" w14:textId="77777777" w:rsidR="00685355" w:rsidRPr="00A061F7" w:rsidRDefault="00685355" w:rsidP="00685355">
      <w:pPr>
        <w:widowControl w:val="0"/>
        <w:autoSpaceDE w:val="0"/>
        <w:autoSpaceDN w:val="0"/>
        <w:spacing w:after="0" w:line="240" w:lineRule="auto"/>
        <w:ind w:left="507" w:right="105"/>
        <w:jc w:val="center"/>
        <w:rPr>
          <w:b/>
          <w:kern w:val="0"/>
          <w:sz w:val="28"/>
          <w:lang w:val="en-US"/>
          <w14:ligatures w14:val="none"/>
        </w:rPr>
      </w:pPr>
      <w:r w:rsidRPr="00A061F7">
        <w:rPr>
          <w:b/>
          <w:kern w:val="0"/>
          <w:sz w:val="28"/>
          <w:lang w:val="en-US"/>
          <w14:ligatures w14:val="none"/>
        </w:rPr>
        <w:t>Mrs. A. SARADA</w:t>
      </w:r>
    </w:p>
    <w:p w14:paraId="64111DF5"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r>
        <w:rPr>
          <w:b/>
          <w:kern w:val="0"/>
          <w:lang w:val="en-US"/>
          <w14:ligatures w14:val="none"/>
        </w:rPr>
        <w:t>Assistant Professor</w:t>
      </w:r>
    </w:p>
    <w:p w14:paraId="7FB73424" w14:textId="77777777" w:rsidR="00685355" w:rsidRDefault="00685355" w:rsidP="00685355">
      <w:pPr>
        <w:widowControl w:val="0"/>
        <w:autoSpaceDE w:val="0"/>
        <w:autoSpaceDN w:val="0"/>
        <w:spacing w:after="0" w:line="240" w:lineRule="auto"/>
        <w:ind w:left="507" w:right="105"/>
        <w:jc w:val="center"/>
        <w:rPr>
          <w:b/>
          <w:kern w:val="0"/>
          <w:lang w:val="en-US"/>
          <w14:ligatures w14:val="none"/>
        </w:rPr>
      </w:pPr>
    </w:p>
    <w:p w14:paraId="325837C0" w14:textId="77777777" w:rsidR="00685355" w:rsidRPr="005B584C" w:rsidRDefault="00685355" w:rsidP="00685355">
      <w:pPr>
        <w:widowControl w:val="0"/>
        <w:autoSpaceDE w:val="0"/>
        <w:autoSpaceDN w:val="0"/>
        <w:spacing w:after="0" w:line="240" w:lineRule="auto"/>
        <w:ind w:left="507" w:right="105"/>
        <w:jc w:val="center"/>
        <w:rPr>
          <w:b/>
          <w:kern w:val="0"/>
          <w:lang w:val="en-US"/>
          <w14:ligatures w14:val="none"/>
        </w:rPr>
      </w:pPr>
    </w:p>
    <w:p w14:paraId="7D5F7F29" w14:textId="77777777" w:rsidR="00685355" w:rsidRPr="005B584C" w:rsidRDefault="00685355" w:rsidP="00685355">
      <w:pPr>
        <w:widowControl w:val="0"/>
        <w:autoSpaceDE w:val="0"/>
        <w:autoSpaceDN w:val="0"/>
        <w:spacing w:before="6" w:after="0" w:line="240" w:lineRule="auto"/>
        <w:rPr>
          <w:b/>
          <w:kern w:val="0"/>
          <w:sz w:val="12"/>
          <w:lang w:val="en-US"/>
          <w14:ligatures w14:val="none"/>
        </w:rPr>
      </w:pPr>
      <w:r w:rsidRPr="005B584C">
        <w:rPr>
          <w:noProof/>
          <w:kern w:val="0"/>
          <w:lang w:val="en-US"/>
          <w14:ligatures w14:val="none"/>
        </w:rPr>
        <w:drawing>
          <wp:anchor distT="0" distB="0" distL="0" distR="0" simplePos="0" relativeHeight="251658242" behindDoc="0" locked="0" layoutInCell="1" allowOverlap="1" wp14:anchorId="2AE1A838" wp14:editId="2DFF47D5">
            <wp:simplePos x="0" y="0"/>
            <wp:positionH relativeFrom="page">
              <wp:posOffset>3090545</wp:posOffset>
            </wp:positionH>
            <wp:positionV relativeFrom="paragraph">
              <wp:posOffset>116424</wp:posOffset>
            </wp:positionV>
            <wp:extent cx="1831642" cy="1775364"/>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31642" cy="1775364"/>
                    </a:xfrm>
                    <a:prstGeom prst="rect">
                      <a:avLst/>
                    </a:prstGeom>
                  </pic:spPr>
                </pic:pic>
              </a:graphicData>
            </a:graphic>
          </wp:anchor>
        </w:drawing>
      </w:r>
    </w:p>
    <w:p w14:paraId="539E53DC" w14:textId="77777777" w:rsidR="00685355" w:rsidRPr="005B584C" w:rsidRDefault="00685355" w:rsidP="00685355">
      <w:pPr>
        <w:widowControl w:val="0"/>
        <w:autoSpaceDE w:val="0"/>
        <w:autoSpaceDN w:val="0"/>
        <w:spacing w:before="7" w:after="0" w:line="240" w:lineRule="auto"/>
        <w:rPr>
          <w:b/>
          <w:kern w:val="0"/>
          <w:sz w:val="35"/>
          <w:lang w:val="en-US"/>
          <w14:ligatures w14:val="none"/>
        </w:rPr>
      </w:pPr>
    </w:p>
    <w:p w14:paraId="7C040472" w14:textId="77777777" w:rsidR="00685355" w:rsidRPr="00804ED3" w:rsidRDefault="00685355" w:rsidP="00685355">
      <w:pPr>
        <w:spacing w:after="0" w:line="240" w:lineRule="auto"/>
        <w:ind w:left="233" w:right="15"/>
        <w:jc w:val="center"/>
      </w:pPr>
      <w:r w:rsidRPr="00804ED3">
        <w:rPr>
          <w:b/>
          <w:sz w:val="28"/>
        </w:rPr>
        <w:t>Department of Computer Science &amp; Engineering</w:t>
      </w:r>
    </w:p>
    <w:p w14:paraId="412B8E56" w14:textId="77777777" w:rsidR="00685355" w:rsidRPr="00804ED3" w:rsidRDefault="00685355" w:rsidP="00685355">
      <w:pPr>
        <w:pStyle w:val="Heading1"/>
        <w:spacing w:after="0" w:line="240" w:lineRule="auto"/>
        <w:rPr>
          <w:b w:val="0"/>
          <w:bCs/>
          <w:color w:val="FF0000"/>
          <w:sz w:val="28"/>
          <w:szCs w:val="28"/>
        </w:rPr>
      </w:pPr>
      <w:r w:rsidRPr="00804ED3">
        <w:rPr>
          <w:bCs/>
          <w:color w:val="FF0000"/>
          <w:sz w:val="28"/>
          <w:szCs w:val="28"/>
        </w:rPr>
        <w:t>VAAGESWARI COLLEGE OF ENGINEERING</w:t>
      </w:r>
    </w:p>
    <w:p w14:paraId="3F005C13" w14:textId="77777777" w:rsidR="00685355" w:rsidRPr="00804ED3" w:rsidRDefault="00685355" w:rsidP="00685355">
      <w:pPr>
        <w:spacing w:after="0" w:line="240" w:lineRule="auto"/>
        <w:ind w:left="232"/>
        <w:jc w:val="center"/>
      </w:pPr>
      <w:r w:rsidRPr="00804ED3">
        <w:rPr>
          <w:b/>
        </w:rPr>
        <w:t>Accredited by NAAC with A+ Grade</w:t>
      </w:r>
    </w:p>
    <w:p w14:paraId="0BD90EC9" w14:textId="11E3CA0E" w:rsidR="00685355" w:rsidRPr="00804ED3" w:rsidRDefault="00685355" w:rsidP="00685355">
      <w:pPr>
        <w:pStyle w:val="Heading2"/>
        <w:spacing w:after="0" w:line="240" w:lineRule="auto"/>
        <w:ind w:right="120"/>
        <w:rPr>
          <w:b w:val="0"/>
          <w:bCs/>
          <w:color w:val="auto"/>
          <w:sz w:val="22"/>
          <w:szCs w:val="22"/>
        </w:rPr>
      </w:pPr>
      <w:r>
        <w:rPr>
          <w:bCs/>
          <w:color w:val="auto"/>
          <w:sz w:val="22"/>
          <w:szCs w:val="22"/>
        </w:rPr>
        <w:t xml:space="preserve">                        </w:t>
      </w:r>
      <w:r w:rsidR="002C4F11">
        <w:rPr>
          <w:bCs/>
          <w:color w:val="auto"/>
          <w:sz w:val="22"/>
          <w:szCs w:val="22"/>
        </w:rPr>
        <w:t xml:space="preserve">             </w:t>
      </w:r>
      <w:r>
        <w:rPr>
          <w:bCs/>
          <w:color w:val="auto"/>
          <w:sz w:val="22"/>
          <w:szCs w:val="22"/>
        </w:rPr>
        <w:t xml:space="preserve"> </w:t>
      </w:r>
      <w:r w:rsidRPr="00804ED3">
        <w:rPr>
          <w:bCs/>
          <w:color w:val="auto"/>
          <w:sz w:val="22"/>
          <w:szCs w:val="22"/>
        </w:rPr>
        <w:t>(Affiliated to JNTU Hyderabad &amp; Approved by AICTE, New Delhi)</w:t>
      </w:r>
    </w:p>
    <w:p w14:paraId="2118EC3E" w14:textId="77777777" w:rsidR="00685355" w:rsidRPr="00804ED3" w:rsidRDefault="00685355" w:rsidP="00685355">
      <w:pPr>
        <w:spacing w:after="0" w:line="240" w:lineRule="auto"/>
        <w:ind w:left="232" w:right="2"/>
        <w:jc w:val="center"/>
      </w:pPr>
      <w:r w:rsidRPr="00804ED3">
        <w:rPr>
          <w:b/>
        </w:rPr>
        <w:t>Ramakrishna colony, Karimnagar-505527.</w:t>
      </w:r>
    </w:p>
    <w:p w14:paraId="542BDB57" w14:textId="77777777" w:rsidR="00685355" w:rsidRPr="00804ED3" w:rsidRDefault="00685355" w:rsidP="00685355">
      <w:pPr>
        <w:spacing w:after="3"/>
        <w:ind w:left="232" w:right="11"/>
        <w:jc w:val="center"/>
      </w:pPr>
      <w:r w:rsidRPr="00804ED3">
        <w:rPr>
          <w:b/>
        </w:rPr>
        <w:t>May-2025</w:t>
      </w:r>
    </w:p>
    <w:p w14:paraId="318A8A1F" w14:textId="77777777" w:rsidR="00685355" w:rsidRDefault="00685355" w:rsidP="00685355">
      <w:pPr>
        <w:rPr>
          <w:b/>
          <w:kern w:val="0"/>
          <w:lang w:val="en-US"/>
          <w14:ligatures w14:val="none"/>
        </w:rPr>
      </w:pPr>
      <w:r>
        <w:rPr>
          <w:b/>
          <w:kern w:val="0"/>
          <w:lang w:val="en-US"/>
          <w14:ligatures w14:val="none"/>
        </w:rPr>
        <w:br w:type="page"/>
      </w:r>
    </w:p>
    <w:p w14:paraId="2309E542" w14:textId="77777777" w:rsidR="00A2725C" w:rsidRDefault="00A2725C" w:rsidP="00685355">
      <w:pPr>
        <w:spacing w:after="0" w:line="240" w:lineRule="auto"/>
        <w:ind w:left="233" w:right="15"/>
        <w:jc w:val="center"/>
        <w:rPr>
          <w:b/>
          <w:sz w:val="28"/>
        </w:rPr>
      </w:pPr>
    </w:p>
    <w:p w14:paraId="6BB18789" w14:textId="2EE85B78" w:rsidR="00685355" w:rsidRPr="00804ED3" w:rsidRDefault="00685355" w:rsidP="00685355">
      <w:pPr>
        <w:spacing w:after="0" w:line="240" w:lineRule="auto"/>
        <w:ind w:left="233" w:right="15"/>
        <w:jc w:val="center"/>
      </w:pPr>
      <w:r w:rsidRPr="00804ED3">
        <w:rPr>
          <w:b/>
          <w:sz w:val="28"/>
        </w:rPr>
        <w:t xml:space="preserve">Department of Computer Science &amp; Engineering </w:t>
      </w:r>
    </w:p>
    <w:p w14:paraId="14A979F3" w14:textId="77777777" w:rsidR="00685355" w:rsidRPr="00804ED3" w:rsidRDefault="00685355" w:rsidP="00685355">
      <w:pPr>
        <w:pStyle w:val="Heading1"/>
        <w:spacing w:after="0" w:line="240" w:lineRule="auto"/>
        <w:rPr>
          <w:b w:val="0"/>
          <w:bCs/>
          <w:color w:val="FF0000"/>
          <w:sz w:val="28"/>
          <w:szCs w:val="28"/>
        </w:rPr>
      </w:pPr>
      <w:r w:rsidRPr="00804ED3">
        <w:rPr>
          <w:bCs/>
          <w:color w:val="FF0000"/>
          <w:sz w:val="28"/>
          <w:szCs w:val="28"/>
        </w:rPr>
        <w:t xml:space="preserve">VAAGESWARI COLLEGE OF ENGINEERING </w:t>
      </w:r>
    </w:p>
    <w:p w14:paraId="44B81766" w14:textId="77777777" w:rsidR="00685355" w:rsidRPr="00804ED3" w:rsidRDefault="00685355" w:rsidP="00685355">
      <w:pPr>
        <w:spacing w:after="0" w:line="240" w:lineRule="auto"/>
        <w:ind w:left="232"/>
        <w:jc w:val="center"/>
      </w:pPr>
      <w:r w:rsidRPr="00804ED3">
        <w:rPr>
          <w:b/>
        </w:rPr>
        <w:t xml:space="preserve">Accredited by NAAC with A+ Grade </w:t>
      </w:r>
    </w:p>
    <w:p w14:paraId="65667FC4" w14:textId="0E7209ED" w:rsidR="00685355" w:rsidRPr="00804ED3" w:rsidRDefault="00685355" w:rsidP="00685355">
      <w:pPr>
        <w:pStyle w:val="Heading2"/>
        <w:spacing w:after="0" w:line="240" w:lineRule="auto"/>
        <w:ind w:right="120"/>
        <w:rPr>
          <w:b w:val="0"/>
          <w:bCs/>
          <w:color w:val="auto"/>
          <w:sz w:val="22"/>
          <w:szCs w:val="22"/>
        </w:rPr>
      </w:pPr>
      <w:r>
        <w:rPr>
          <w:bCs/>
          <w:color w:val="auto"/>
          <w:sz w:val="22"/>
          <w:szCs w:val="22"/>
        </w:rPr>
        <w:t xml:space="preserve">                       </w:t>
      </w:r>
      <w:r w:rsidR="002C4F11">
        <w:rPr>
          <w:bCs/>
          <w:color w:val="auto"/>
          <w:sz w:val="22"/>
          <w:szCs w:val="22"/>
        </w:rPr>
        <w:t xml:space="preserve">             </w:t>
      </w:r>
      <w:r>
        <w:rPr>
          <w:bCs/>
          <w:color w:val="auto"/>
          <w:sz w:val="22"/>
          <w:szCs w:val="22"/>
        </w:rPr>
        <w:t xml:space="preserve"> </w:t>
      </w:r>
      <w:r w:rsidRPr="00804ED3">
        <w:rPr>
          <w:bCs/>
          <w:color w:val="auto"/>
          <w:sz w:val="22"/>
          <w:szCs w:val="22"/>
        </w:rPr>
        <w:t xml:space="preserve">(Affiliated to JNTU Hyderabad &amp; Approved by AICTE, New Delhi) </w:t>
      </w:r>
    </w:p>
    <w:p w14:paraId="284068A2" w14:textId="77777777" w:rsidR="00685355" w:rsidRPr="00804ED3" w:rsidRDefault="00685355" w:rsidP="00685355">
      <w:pPr>
        <w:spacing w:after="0" w:line="240" w:lineRule="auto"/>
        <w:ind w:left="232" w:right="2"/>
        <w:jc w:val="center"/>
      </w:pPr>
      <w:r w:rsidRPr="00804ED3">
        <w:rPr>
          <w:b/>
        </w:rPr>
        <w:t xml:space="preserve">Ramakrishna colony, Karimnagar-505527. </w:t>
      </w:r>
    </w:p>
    <w:p w14:paraId="49FACDF1" w14:textId="77777777" w:rsidR="00685355" w:rsidRPr="00804ED3" w:rsidRDefault="00685355" w:rsidP="00685355">
      <w:pPr>
        <w:spacing w:after="3"/>
        <w:ind w:left="232" w:right="11"/>
        <w:jc w:val="center"/>
      </w:pPr>
    </w:p>
    <w:p w14:paraId="35BB6E25" w14:textId="77777777" w:rsidR="00685355" w:rsidRDefault="00685355" w:rsidP="00685355">
      <w:pPr>
        <w:spacing w:after="3"/>
        <w:ind w:left="232" w:right="11"/>
      </w:pPr>
    </w:p>
    <w:p w14:paraId="727D41E1" w14:textId="77777777" w:rsidR="00685355" w:rsidRPr="0041778D" w:rsidRDefault="00685355" w:rsidP="00685355">
      <w:pPr>
        <w:widowControl w:val="0"/>
        <w:autoSpaceDE w:val="0"/>
        <w:autoSpaceDN w:val="0"/>
        <w:spacing w:before="10" w:after="0" w:line="240" w:lineRule="auto"/>
        <w:rPr>
          <w:b/>
          <w:kern w:val="0"/>
          <w:sz w:val="18"/>
          <w:lang w:val="en-US"/>
          <w14:ligatures w14:val="none"/>
        </w:rPr>
      </w:pPr>
      <w:r w:rsidRPr="0041778D">
        <w:rPr>
          <w:noProof/>
          <w:kern w:val="0"/>
          <w:lang w:val="en-US"/>
          <w14:ligatures w14:val="none"/>
        </w:rPr>
        <w:drawing>
          <wp:anchor distT="0" distB="0" distL="0" distR="0" simplePos="0" relativeHeight="251658243" behindDoc="0" locked="0" layoutInCell="1" allowOverlap="1" wp14:anchorId="66F82630" wp14:editId="58DDE6FD">
            <wp:simplePos x="0" y="0"/>
            <wp:positionH relativeFrom="page">
              <wp:posOffset>3169920</wp:posOffset>
            </wp:positionH>
            <wp:positionV relativeFrom="paragraph">
              <wp:posOffset>162584</wp:posOffset>
            </wp:positionV>
            <wp:extent cx="1689106" cy="1588484"/>
            <wp:effectExtent l="0" t="0" r="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8" cstate="print"/>
                    <a:stretch>
                      <a:fillRect/>
                    </a:stretch>
                  </pic:blipFill>
                  <pic:spPr>
                    <a:xfrm>
                      <a:off x="0" y="0"/>
                      <a:ext cx="1689106" cy="1588484"/>
                    </a:xfrm>
                    <a:prstGeom prst="rect">
                      <a:avLst/>
                    </a:prstGeom>
                  </pic:spPr>
                </pic:pic>
              </a:graphicData>
            </a:graphic>
          </wp:anchor>
        </w:drawing>
      </w:r>
    </w:p>
    <w:p w14:paraId="4A5536AB" w14:textId="77777777" w:rsidR="00685355" w:rsidRPr="0041778D" w:rsidRDefault="00685355" w:rsidP="00685355">
      <w:pPr>
        <w:widowControl w:val="0"/>
        <w:autoSpaceDE w:val="0"/>
        <w:autoSpaceDN w:val="0"/>
        <w:spacing w:after="0" w:line="240" w:lineRule="auto"/>
        <w:rPr>
          <w:b/>
          <w:kern w:val="0"/>
          <w:lang w:val="en-US"/>
          <w14:ligatures w14:val="none"/>
        </w:rPr>
      </w:pPr>
    </w:p>
    <w:p w14:paraId="421F278C" w14:textId="77777777" w:rsidR="00685355" w:rsidRPr="0041778D" w:rsidRDefault="00685355" w:rsidP="00685355">
      <w:pPr>
        <w:widowControl w:val="0"/>
        <w:autoSpaceDE w:val="0"/>
        <w:autoSpaceDN w:val="0"/>
        <w:spacing w:before="1" w:after="0" w:line="240" w:lineRule="auto"/>
        <w:rPr>
          <w:b/>
          <w:kern w:val="0"/>
          <w:sz w:val="20"/>
          <w:lang w:val="en-US"/>
          <w14:ligatures w14:val="none"/>
        </w:rPr>
      </w:pPr>
    </w:p>
    <w:p w14:paraId="403CEF24" w14:textId="77777777" w:rsidR="00685355" w:rsidRPr="00517D07" w:rsidRDefault="00685355" w:rsidP="00685355">
      <w:pPr>
        <w:widowControl w:val="0"/>
        <w:autoSpaceDE w:val="0"/>
        <w:autoSpaceDN w:val="0"/>
        <w:spacing w:after="0" w:line="240" w:lineRule="auto"/>
        <w:ind w:left="271" w:right="105"/>
        <w:jc w:val="center"/>
        <w:rPr>
          <w:b/>
          <w:kern w:val="0"/>
          <w:sz w:val="28"/>
          <w:u w:val="single"/>
          <w:lang w:val="en-US"/>
          <w14:ligatures w14:val="none"/>
        </w:rPr>
      </w:pPr>
      <w:r w:rsidRPr="00517D07">
        <w:rPr>
          <w:b/>
          <w:kern w:val="0"/>
          <w:sz w:val="28"/>
          <w:u w:val="single"/>
          <w:lang w:val="en-US"/>
          <w14:ligatures w14:val="none"/>
        </w:rPr>
        <w:t>CERTIFICATE</w:t>
      </w:r>
    </w:p>
    <w:p w14:paraId="7CAF0447" w14:textId="77777777" w:rsidR="00685355" w:rsidRPr="0041778D" w:rsidRDefault="00685355" w:rsidP="00685355">
      <w:pPr>
        <w:widowControl w:val="0"/>
        <w:autoSpaceDE w:val="0"/>
        <w:autoSpaceDN w:val="0"/>
        <w:spacing w:after="0" w:line="240" w:lineRule="auto"/>
        <w:ind w:left="271" w:right="105"/>
        <w:jc w:val="center"/>
        <w:rPr>
          <w:b/>
          <w:kern w:val="0"/>
          <w:sz w:val="28"/>
          <w:lang w:val="en-US"/>
          <w14:ligatures w14:val="none"/>
        </w:rPr>
      </w:pPr>
    </w:p>
    <w:p w14:paraId="61440D94" w14:textId="77777777" w:rsidR="00685355" w:rsidRPr="0041778D" w:rsidRDefault="00685355" w:rsidP="00685355">
      <w:pPr>
        <w:widowControl w:val="0"/>
        <w:autoSpaceDE w:val="0"/>
        <w:autoSpaceDN w:val="0"/>
        <w:spacing w:before="67" w:after="0" w:line="360" w:lineRule="auto"/>
        <w:ind w:left="272" w:right="108" w:firstLine="448"/>
        <w:outlineLvl w:val="1"/>
        <w:rPr>
          <w:b/>
          <w:bCs/>
          <w:kern w:val="0"/>
          <w:sz w:val="32"/>
          <w:szCs w:val="32"/>
          <w:lang w:val="en-US"/>
          <w14:ligatures w14:val="none"/>
        </w:rPr>
      </w:pPr>
      <w:r w:rsidRPr="0041778D">
        <w:rPr>
          <w:kern w:val="0"/>
          <w:lang w:val="en-US"/>
          <w14:ligatures w14:val="none"/>
        </w:rPr>
        <w:t>This</w:t>
      </w:r>
      <w:r w:rsidRPr="0041778D">
        <w:rPr>
          <w:spacing w:val="1"/>
          <w:kern w:val="0"/>
          <w:lang w:val="en-US"/>
          <w14:ligatures w14:val="none"/>
        </w:rPr>
        <w:t xml:space="preserve"> </w:t>
      </w:r>
      <w:r w:rsidRPr="0041778D">
        <w:rPr>
          <w:kern w:val="0"/>
          <w:lang w:val="en-US"/>
          <w14:ligatures w14:val="none"/>
        </w:rPr>
        <w:t>is</w:t>
      </w:r>
      <w:r w:rsidRPr="0041778D">
        <w:rPr>
          <w:spacing w:val="1"/>
          <w:kern w:val="0"/>
          <w:lang w:val="en-US"/>
          <w14:ligatures w14:val="none"/>
        </w:rPr>
        <w:t xml:space="preserve"> </w:t>
      </w:r>
      <w:r w:rsidRPr="0041778D">
        <w:rPr>
          <w:kern w:val="0"/>
          <w:lang w:val="en-US"/>
          <w14:ligatures w14:val="none"/>
        </w:rPr>
        <w:t>to</w:t>
      </w:r>
      <w:r w:rsidRPr="0041778D">
        <w:rPr>
          <w:spacing w:val="1"/>
          <w:kern w:val="0"/>
          <w:lang w:val="en-US"/>
          <w14:ligatures w14:val="none"/>
        </w:rPr>
        <w:t xml:space="preserve"> </w:t>
      </w:r>
      <w:r w:rsidRPr="0041778D">
        <w:rPr>
          <w:kern w:val="0"/>
          <w:lang w:val="en-US"/>
          <w14:ligatures w14:val="none"/>
        </w:rPr>
        <w:t>certify</w:t>
      </w:r>
      <w:r w:rsidRPr="0041778D">
        <w:rPr>
          <w:spacing w:val="1"/>
          <w:kern w:val="0"/>
          <w:lang w:val="en-US"/>
          <w14:ligatures w14:val="none"/>
        </w:rPr>
        <w:t xml:space="preserve"> </w:t>
      </w:r>
      <w:r w:rsidRPr="0041778D">
        <w:rPr>
          <w:kern w:val="0"/>
          <w:lang w:val="en-US"/>
          <w14:ligatures w14:val="none"/>
        </w:rPr>
        <w:t>that</w:t>
      </w:r>
      <w:r w:rsidRPr="0041778D">
        <w:rPr>
          <w:spacing w:val="1"/>
          <w:kern w:val="0"/>
          <w:lang w:val="en-US"/>
          <w14:ligatures w14:val="none"/>
        </w:rPr>
        <w:t xml:space="preserve"> </w:t>
      </w:r>
      <w:r w:rsidRPr="0041778D">
        <w:rPr>
          <w:kern w:val="0"/>
          <w:lang w:val="en-US"/>
          <w14:ligatures w14:val="none"/>
        </w:rPr>
        <w:t>the</w:t>
      </w:r>
      <w:r w:rsidRPr="0041778D">
        <w:rPr>
          <w:spacing w:val="1"/>
          <w:kern w:val="0"/>
          <w:lang w:val="en-US"/>
          <w14:ligatures w14:val="none"/>
        </w:rPr>
        <w:t xml:space="preserve"> </w:t>
      </w:r>
      <w:r w:rsidRPr="0041778D">
        <w:rPr>
          <w:kern w:val="0"/>
          <w:lang w:val="en-US"/>
          <w14:ligatures w14:val="none"/>
        </w:rPr>
        <w:t>project</w:t>
      </w:r>
      <w:r w:rsidRPr="0041778D">
        <w:rPr>
          <w:spacing w:val="1"/>
          <w:kern w:val="0"/>
          <w:lang w:val="en-US"/>
          <w14:ligatures w14:val="none"/>
        </w:rPr>
        <w:t xml:space="preserve"> </w:t>
      </w:r>
      <w:r w:rsidRPr="0041778D">
        <w:rPr>
          <w:kern w:val="0"/>
          <w:lang w:val="en-US"/>
          <w14:ligatures w14:val="none"/>
        </w:rPr>
        <w:t>report</w:t>
      </w:r>
      <w:r w:rsidRPr="0041778D">
        <w:rPr>
          <w:spacing w:val="1"/>
          <w:kern w:val="0"/>
          <w:lang w:val="en-US"/>
          <w14:ligatures w14:val="none"/>
        </w:rPr>
        <w:t xml:space="preserve"> </w:t>
      </w:r>
      <w:r w:rsidRPr="0041778D">
        <w:rPr>
          <w:kern w:val="0"/>
          <w:lang w:val="en-US"/>
          <w14:ligatures w14:val="none"/>
        </w:rPr>
        <w:t>entitled</w:t>
      </w:r>
      <w:r w:rsidRPr="0041778D">
        <w:rPr>
          <w:spacing w:val="1"/>
          <w:kern w:val="0"/>
          <w:lang w:val="en-US"/>
          <w14:ligatures w14:val="none"/>
        </w:rPr>
        <w:t xml:space="preserve"> </w:t>
      </w:r>
      <w:r w:rsidRPr="0041778D">
        <w:rPr>
          <w:b/>
          <w:kern w:val="0"/>
          <w:lang w:val="en-US"/>
          <w14:ligatures w14:val="none"/>
        </w:rPr>
        <w:t>“</w:t>
      </w:r>
      <w:r>
        <w:rPr>
          <w:b/>
          <w:bCs/>
          <w:kern w:val="0"/>
          <w:lang w:val="en-US"/>
          <w14:ligatures w14:val="none"/>
        </w:rPr>
        <w:t>THE INFLUENCE OF ARTIFICIAL INTELLIGENCE ON E-GOVERANCE AND CYBER SECURITY IN SMART CITIES</w:t>
      </w:r>
      <w:r w:rsidRPr="0041778D">
        <w:rPr>
          <w:b/>
          <w:kern w:val="0"/>
          <w:lang w:val="en-US"/>
          <w14:ligatures w14:val="none"/>
        </w:rPr>
        <w:t>”</w:t>
      </w:r>
      <w:r w:rsidRPr="0041778D">
        <w:rPr>
          <w:b/>
          <w:spacing w:val="-5"/>
          <w:kern w:val="0"/>
          <w:lang w:val="en-US"/>
          <w14:ligatures w14:val="none"/>
        </w:rPr>
        <w:t xml:space="preserve"> </w:t>
      </w:r>
      <w:r w:rsidRPr="0041778D">
        <w:rPr>
          <w:kern w:val="0"/>
          <w:lang w:val="en-US"/>
          <w14:ligatures w14:val="none"/>
        </w:rPr>
        <w:t>submitted</w:t>
      </w:r>
      <w:r w:rsidRPr="0041778D">
        <w:rPr>
          <w:spacing w:val="-4"/>
          <w:kern w:val="0"/>
          <w:lang w:val="en-US"/>
          <w14:ligatures w14:val="none"/>
        </w:rPr>
        <w:t xml:space="preserve"> </w:t>
      </w:r>
      <w:r w:rsidRPr="0041778D">
        <w:rPr>
          <w:kern w:val="0"/>
          <w:lang w:val="en-US"/>
          <w14:ligatures w14:val="none"/>
        </w:rPr>
        <w:t>by</w:t>
      </w:r>
      <w:r w:rsidRPr="0041778D">
        <w:rPr>
          <w:spacing w:val="-4"/>
          <w:kern w:val="0"/>
          <w:lang w:val="en-US"/>
          <w14:ligatures w14:val="none"/>
        </w:rPr>
        <w:t xml:space="preserve"> </w:t>
      </w:r>
      <w:r w:rsidRPr="0041778D">
        <w:rPr>
          <w:kern w:val="0"/>
          <w:lang w:val="en-US"/>
          <w14:ligatures w14:val="none"/>
        </w:rPr>
        <w:t>the</w:t>
      </w:r>
      <w:r w:rsidRPr="0041778D">
        <w:rPr>
          <w:spacing w:val="-5"/>
          <w:kern w:val="0"/>
          <w:lang w:val="en-US"/>
          <w14:ligatures w14:val="none"/>
        </w:rPr>
        <w:t xml:space="preserve"> </w:t>
      </w:r>
      <w:r w:rsidRPr="0041778D">
        <w:rPr>
          <w:kern w:val="0"/>
          <w:lang w:val="en-US"/>
          <w14:ligatures w14:val="none"/>
        </w:rPr>
        <w:t>following</w:t>
      </w:r>
      <w:r w:rsidRPr="0041778D">
        <w:rPr>
          <w:spacing w:val="-4"/>
          <w:kern w:val="0"/>
          <w:lang w:val="en-US"/>
          <w14:ligatures w14:val="none"/>
        </w:rPr>
        <w:t xml:space="preserve"> </w:t>
      </w:r>
      <w:r w:rsidRPr="0041778D">
        <w:rPr>
          <w:kern w:val="0"/>
          <w:lang w:val="en-US"/>
          <w14:ligatures w14:val="none"/>
        </w:rPr>
        <w:t>students</w:t>
      </w:r>
      <w:r w:rsidRPr="0041778D">
        <w:rPr>
          <w:spacing w:val="-3"/>
          <w:kern w:val="0"/>
          <w:lang w:val="en-US"/>
          <w14:ligatures w14:val="none"/>
        </w:rPr>
        <w:t xml:space="preserve"> </w:t>
      </w:r>
      <w:r w:rsidRPr="0041778D">
        <w:rPr>
          <w:kern w:val="0"/>
          <w:lang w:val="en-US"/>
          <w14:ligatures w14:val="none"/>
        </w:rPr>
        <w:t>in</w:t>
      </w:r>
      <w:r w:rsidRPr="0041778D">
        <w:rPr>
          <w:spacing w:val="-6"/>
          <w:kern w:val="0"/>
          <w:lang w:val="en-US"/>
          <w14:ligatures w14:val="none"/>
        </w:rPr>
        <w:t xml:space="preserve"> </w:t>
      </w:r>
      <w:r w:rsidRPr="0041778D">
        <w:rPr>
          <w:kern w:val="0"/>
          <w:lang w:val="en-US"/>
          <w14:ligatures w14:val="none"/>
        </w:rPr>
        <w:t>partial</w:t>
      </w:r>
      <w:r w:rsidRPr="0041778D">
        <w:rPr>
          <w:spacing w:val="-3"/>
          <w:kern w:val="0"/>
          <w:lang w:val="en-US"/>
          <w14:ligatures w14:val="none"/>
        </w:rPr>
        <w:t xml:space="preserve"> </w:t>
      </w:r>
      <w:r w:rsidRPr="0041778D">
        <w:rPr>
          <w:kern w:val="0"/>
          <w:lang w:val="en-US"/>
          <w14:ligatures w14:val="none"/>
        </w:rPr>
        <w:t>fulfillment</w:t>
      </w:r>
      <w:r w:rsidRPr="0041778D">
        <w:rPr>
          <w:spacing w:val="-3"/>
          <w:kern w:val="0"/>
          <w:lang w:val="en-US"/>
          <w14:ligatures w14:val="none"/>
        </w:rPr>
        <w:t xml:space="preserve"> </w:t>
      </w:r>
      <w:r w:rsidRPr="0041778D">
        <w:rPr>
          <w:kern w:val="0"/>
          <w:lang w:val="en-US"/>
          <w14:ligatures w14:val="none"/>
        </w:rPr>
        <w:t>of</w:t>
      </w:r>
      <w:r w:rsidRPr="0041778D">
        <w:rPr>
          <w:spacing w:val="-5"/>
          <w:kern w:val="0"/>
          <w:lang w:val="en-US"/>
          <w14:ligatures w14:val="none"/>
        </w:rPr>
        <w:t xml:space="preserve"> </w:t>
      </w:r>
      <w:r w:rsidRPr="0041778D">
        <w:rPr>
          <w:kern w:val="0"/>
          <w:lang w:val="en-US"/>
          <w14:ligatures w14:val="none"/>
        </w:rPr>
        <w:t>the</w:t>
      </w:r>
      <w:r w:rsidRPr="0041778D">
        <w:rPr>
          <w:spacing w:val="-1"/>
          <w:kern w:val="0"/>
          <w:lang w:val="en-US"/>
          <w14:ligatures w14:val="none"/>
        </w:rPr>
        <w:t xml:space="preserve"> </w:t>
      </w:r>
      <w:r w:rsidRPr="0041778D">
        <w:rPr>
          <w:kern w:val="0"/>
          <w:lang w:val="en-US"/>
          <w14:ligatures w14:val="none"/>
        </w:rPr>
        <w:t>requirements</w:t>
      </w:r>
      <w:r w:rsidRPr="0041778D">
        <w:rPr>
          <w:spacing w:val="-4"/>
          <w:kern w:val="0"/>
          <w:lang w:val="en-US"/>
          <w14:ligatures w14:val="none"/>
        </w:rPr>
        <w:t xml:space="preserve"> </w:t>
      </w:r>
      <w:r w:rsidRPr="0041778D">
        <w:rPr>
          <w:kern w:val="0"/>
          <w:lang w:val="en-US"/>
          <w14:ligatures w14:val="none"/>
        </w:rPr>
        <w:t>for</w:t>
      </w:r>
      <w:r w:rsidRPr="0041778D">
        <w:rPr>
          <w:spacing w:val="-58"/>
          <w:kern w:val="0"/>
          <w:lang w:val="en-US"/>
          <w14:ligatures w14:val="none"/>
        </w:rPr>
        <w:t xml:space="preserve"> </w:t>
      </w:r>
      <w:r w:rsidRPr="0041778D">
        <w:rPr>
          <w:kern w:val="0"/>
          <w:lang w:val="en-US"/>
          <w14:ligatures w14:val="none"/>
        </w:rPr>
        <w:t>the award of the Degree of Bachelor of Technology in CSE and is a Bonafide record of the</w:t>
      </w:r>
      <w:r w:rsidRPr="0041778D">
        <w:rPr>
          <w:spacing w:val="-57"/>
          <w:kern w:val="0"/>
          <w:lang w:val="en-US"/>
          <w14:ligatures w14:val="none"/>
        </w:rPr>
        <w:t xml:space="preserve"> </w:t>
      </w:r>
      <w:r w:rsidRPr="0041778D">
        <w:rPr>
          <w:kern w:val="0"/>
          <w:lang w:val="en-US"/>
          <w14:ligatures w14:val="none"/>
        </w:rPr>
        <w:t>work</w:t>
      </w:r>
      <w:r w:rsidRPr="0041778D">
        <w:rPr>
          <w:spacing w:val="-2"/>
          <w:kern w:val="0"/>
          <w:lang w:val="en-US"/>
          <w14:ligatures w14:val="none"/>
        </w:rPr>
        <w:t xml:space="preserve"> </w:t>
      </w:r>
      <w:r w:rsidRPr="0041778D">
        <w:rPr>
          <w:kern w:val="0"/>
          <w:lang w:val="en-US"/>
          <w14:ligatures w14:val="none"/>
        </w:rPr>
        <w:t>performed by.</w:t>
      </w:r>
    </w:p>
    <w:tbl>
      <w:tblPr>
        <w:tblpPr w:leftFromText="180" w:rightFromText="180" w:vertAnchor="text" w:horzAnchor="margin" w:tblpXSpec="center" w:tblpY="207"/>
        <w:tblW w:w="6430" w:type="dxa"/>
        <w:tblLook w:val="04A0" w:firstRow="1" w:lastRow="0" w:firstColumn="1" w:lastColumn="0" w:noHBand="0" w:noVBand="1"/>
      </w:tblPr>
      <w:tblGrid>
        <w:gridCol w:w="3759"/>
        <w:gridCol w:w="2671"/>
      </w:tblGrid>
      <w:tr w:rsidR="00685355" w:rsidRPr="0041778D" w14:paraId="721697EE" w14:textId="77777777" w:rsidTr="00685355">
        <w:trPr>
          <w:trHeight w:val="297"/>
        </w:trPr>
        <w:tc>
          <w:tcPr>
            <w:tcW w:w="3759" w:type="dxa"/>
            <w:noWrap/>
            <w:vAlign w:val="bottom"/>
            <w:hideMark/>
          </w:tcPr>
          <w:p w14:paraId="0DD1F079" w14:textId="77777777" w:rsidR="00685355" w:rsidRPr="0041778D" w:rsidRDefault="00685355" w:rsidP="00685355">
            <w:pPr>
              <w:spacing w:after="0" w:line="240" w:lineRule="auto"/>
              <w:rPr>
                <w:b/>
                <w:bCs/>
                <w:kern w:val="0"/>
                <w14:ligatures w14:val="none"/>
              </w:rPr>
            </w:pPr>
            <w:bookmarkStart w:id="1" w:name="_Hlk185006938"/>
            <w:r>
              <w:rPr>
                <w:b/>
                <w:bCs/>
                <w:kern w:val="0"/>
                <w14:ligatures w14:val="none"/>
              </w:rPr>
              <w:t>R. AKSHITHA</w:t>
            </w:r>
          </w:p>
        </w:tc>
        <w:tc>
          <w:tcPr>
            <w:tcW w:w="2671" w:type="dxa"/>
            <w:noWrap/>
            <w:vAlign w:val="bottom"/>
            <w:hideMark/>
          </w:tcPr>
          <w:p w14:paraId="4A030D00" w14:textId="77777777" w:rsidR="00685355" w:rsidRPr="0041778D" w:rsidRDefault="00685355" w:rsidP="00685355">
            <w:pPr>
              <w:spacing w:after="0" w:line="240" w:lineRule="auto"/>
              <w:rPr>
                <w:b/>
                <w:bCs/>
                <w:kern w:val="0"/>
                <w14:ligatures w14:val="none"/>
              </w:rPr>
            </w:pPr>
            <w:r w:rsidRPr="0041778D">
              <w:rPr>
                <w:b/>
                <w:bCs/>
                <w:kern w:val="0"/>
                <w14:ligatures w14:val="none"/>
              </w:rPr>
              <w:t>(2</w:t>
            </w:r>
            <w:r>
              <w:rPr>
                <w:b/>
                <w:bCs/>
                <w:kern w:val="0"/>
                <w14:ligatures w14:val="none"/>
              </w:rPr>
              <w:t>2S41A05A8</w:t>
            </w:r>
            <w:r w:rsidRPr="0041778D">
              <w:rPr>
                <w:b/>
                <w:bCs/>
                <w:kern w:val="0"/>
                <w14:ligatures w14:val="none"/>
              </w:rPr>
              <w:t>)</w:t>
            </w:r>
          </w:p>
        </w:tc>
      </w:tr>
      <w:tr w:rsidR="00685355" w:rsidRPr="0041778D" w14:paraId="2ED61F55" w14:textId="77777777" w:rsidTr="00685355">
        <w:trPr>
          <w:trHeight w:val="297"/>
        </w:trPr>
        <w:tc>
          <w:tcPr>
            <w:tcW w:w="3759" w:type="dxa"/>
            <w:noWrap/>
            <w:vAlign w:val="bottom"/>
            <w:hideMark/>
          </w:tcPr>
          <w:p w14:paraId="67CF8AFB" w14:textId="77777777" w:rsidR="00685355" w:rsidRPr="0041778D" w:rsidRDefault="00685355" w:rsidP="00685355">
            <w:pPr>
              <w:spacing w:after="0" w:line="240" w:lineRule="auto"/>
              <w:rPr>
                <w:b/>
                <w:bCs/>
                <w:kern w:val="0"/>
                <w14:ligatures w14:val="none"/>
              </w:rPr>
            </w:pPr>
            <w:r>
              <w:rPr>
                <w:b/>
                <w:bCs/>
                <w:kern w:val="0"/>
                <w14:ligatures w14:val="none"/>
              </w:rPr>
              <w:t>R. AKSHAYA</w:t>
            </w:r>
          </w:p>
        </w:tc>
        <w:tc>
          <w:tcPr>
            <w:tcW w:w="2671" w:type="dxa"/>
            <w:noWrap/>
            <w:vAlign w:val="bottom"/>
            <w:hideMark/>
          </w:tcPr>
          <w:p w14:paraId="2013B366" w14:textId="77777777" w:rsidR="00685355" w:rsidRPr="0041778D" w:rsidRDefault="00685355" w:rsidP="00685355">
            <w:pPr>
              <w:spacing w:after="0" w:line="240" w:lineRule="auto"/>
              <w:rPr>
                <w:b/>
                <w:bCs/>
                <w:kern w:val="0"/>
                <w14:ligatures w14:val="none"/>
              </w:rPr>
            </w:pPr>
            <w:r w:rsidRPr="0041778D">
              <w:rPr>
                <w:b/>
                <w:bCs/>
                <w:kern w:val="0"/>
                <w14:ligatures w14:val="none"/>
              </w:rPr>
              <w:t>(2</w:t>
            </w:r>
            <w:r>
              <w:rPr>
                <w:b/>
                <w:bCs/>
                <w:kern w:val="0"/>
                <w14:ligatures w14:val="none"/>
              </w:rPr>
              <w:t>3S45A0508</w:t>
            </w:r>
            <w:r w:rsidRPr="0041778D">
              <w:rPr>
                <w:b/>
                <w:bCs/>
                <w:kern w:val="0"/>
                <w14:ligatures w14:val="none"/>
              </w:rPr>
              <w:t>)</w:t>
            </w:r>
          </w:p>
        </w:tc>
      </w:tr>
      <w:tr w:rsidR="00685355" w:rsidRPr="0041778D" w14:paraId="03CDC87D" w14:textId="77777777" w:rsidTr="00685355">
        <w:trPr>
          <w:trHeight w:val="297"/>
        </w:trPr>
        <w:tc>
          <w:tcPr>
            <w:tcW w:w="3759" w:type="dxa"/>
            <w:noWrap/>
            <w:vAlign w:val="bottom"/>
            <w:hideMark/>
          </w:tcPr>
          <w:p w14:paraId="677CBA19" w14:textId="77777777" w:rsidR="00685355" w:rsidRPr="0041778D" w:rsidRDefault="00685355" w:rsidP="00685355">
            <w:pPr>
              <w:spacing w:after="0" w:line="240" w:lineRule="auto"/>
              <w:rPr>
                <w:b/>
                <w:bCs/>
                <w:kern w:val="0"/>
                <w14:ligatures w14:val="none"/>
              </w:rPr>
            </w:pPr>
            <w:r>
              <w:rPr>
                <w:b/>
                <w:bCs/>
                <w:kern w:val="0"/>
                <w14:ligatures w14:val="none"/>
              </w:rPr>
              <w:t>V. CHARAN</w:t>
            </w:r>
          </w:p>
        </w:tc>
        <w:tc>
          <w:tcPr>
            <w:tcW w:w="2671" w:type="dxa"/>
            <w:noWrap/>
            <w:vAlign w:val="bottom"/>
            <w:hideMark/>
          </w:tcPr>
          <w:p w14:paraId="36FC3018" w14:textId="77777777" w:rsidR="00685355" w:rsidRPr="0041778D" w:rsidRDefault="00685355" w:rsidP="00685355">
            <w:pPr>
              <w:spacing w:after="0" w:line="240" w:lineRule="auto"/>
              <w:rPr>
                <w:b/>
                <w:bCs/>
                <w:kern w:val="0"/>
                <w14:ligatures w14:val="none"/>
              </w:rPr>
            </w:pPr>
            <w:r w:rsidRPr="0041778D">
              <w:rPr>
                <w:b/>
                <w:bCs/>
                <w:kern w:val="0"/>
                <w14:ligatures w14:val="none"/>
              </w:rPr>
              <w:t>(2</w:t>
            </w:r>
            <w:r>
              <w:rPr>
                <w:b/>
                <w:bCs/>
                <w:kern w:val="0"/>
                <w14:ligatures w14:val="none"/>
              </w:rPr>
              <w:t>2S41A05C6</w:t>
            </w:r>
            <w:r w:rsidRPr="0041778D">
              <w:rPr>
                <w:b/>
                <w:bCs/>
                <w:kern w:val="0"/>
                <w14:ligatures w14:val="none"/>
              </w:rPr>
              <w:t>)</w:t>
            </w:r>
          </w:p>
        </w:tc>
      </w:tr>
      <w:tr w:rsidR="00685355" w:rsidRPr="0041778D" w14:paraId="365259D5" w14:textId="77777777" w:rsidTr="00685355">
        <w:trPr>
          <w:trHeight w:val="297"/>
        </w:trPr>
        <w:tc>
          <w:tcPr>
            <w:tcW w:w="3759" w:type="dxa"/>
            <w:noWrap/>
            <w:vAlign w:val="bottom"/>
            <w:hideMark/>
          </w:tcPr>
          <w:p w14:paraId="089106A1" w14:textId="77777777" w:rsidR="00685355" w:rsidRPr="0041778D" w:rsidRDefault="00685355" w:rsidP="00685355">
            <w:pPr>
              <w:spacing w:after="0" w:line="240" w:lineRule="auto"/>
              <w:rPr>
                <w:b/>
                <w:bCs/>
                <w:kern w:val="0"/>
                <w14:ligatures w14:val="none"/>
              </w:rPr>
            </w:pPr>
            <w:r>
              <w:rPr>
                <w:b/>
                <w:bCs/>
                <w:kern w:val="0"/>
                <w14:ligatures w14:val="none"/>
              </w:rPr>
              <w:t>P. VENUGOPALA KRISHNA</w:t>
            </w:r>
          </w:p>
        </w:tc>
        <w:tc>
          <w:tcPr>
            <w:tcW w:w="2671" w:type="dxa"/>
            <w:noWrap/>
            <w:vAlign w:val="bottom"/>
            <w:hideMark/>
          </w:tcPr>
          <w:p w14:paraId="3EB81033" w14:textId="77777777" w:rsidR="00685355" w:rsidRPr="0041778D" w:rsidRDefault="00685355" w:rsidP="00685355">
            <w:pPr>
              <w:spacing w:after="0" w:line="240" w:lineRule="auto"/>
              <w:rPr>
                <w:b/>
                <w:bCs/>
                <w:kern w:val="0"/>
                <w14:ligatures w14:val="none"/>
              </w:rPr>
            </w:pPr>
            <w:r w:rsidRPr="0041778D">
              <w:rPr>
                <w:b/>
                <w:bCs/>
                <w:kern w:val="0"/>
                <w14:ligatures w14:val="none"/>
              </w:rPr>
              <w:t>(22S4</w:t>
            </w:r>
            <w:r>
              <w:rPr>
                <w:b/>
                <w:bCs/>
                <w:kern w:val="0"/>
                <w14:ligatures w14:val="none"/>
              </w:rPr>
              <w:t>1A05A2</w:t>
            </w:r>
            <w:r w:rsidRPr="0041778D">
              <w:rPr>
                <w:b/>
                <w:bCs/>
                <w:kern w:val="0"/>
                <w14:ligatures w14:val="none"/>
              </w:rPr>
              <w:t>)</w:t>
            </w:r>
          </w:p>
        </w:tc>
      </w:tr>
      <w:bookmarkEnd w:id="1"/>
    </w:tbl>
    <w:p w14:paraId="1E2389A3" w14:textId="77777777" w:rsidR="00685355" w:rsidRPr="0041778D" w:rsidRDefault="00685355" w:rsidP="00685355">
      <w:pPr>
        <w:widowControl w:val="0"/>
        <w:autoSpaceDE w:val="0"/>
        <w:autoSpaceDN w:val="0"/>
        <w:spacing w:beforeLines="122" w:before="292" w:after="0" w:line="360" w:lineRule="auto"/>
        <w:rPr>
          <w:kern w:val="0"/>
          <w:sz w:val="21"/>
          <w:lang w:val="en-US"/>
          <w14:ligatures w14:val="none"/>
        </w:rPr>
      </w:pPr>
    </w:p>
    <w:p w14:paraId="5463EF81" w14:textId="77777777" w:rsidR="00685355" w:rsidRPr="0041778D" w:rsidRDefault="00685355" w:rsidP="00685355">
      <w:pPr>
        <w:widowControl w:val="0"/>
        <w:autoSpaceDE w:val="0"/>
        <w:autoSpaceDN w:val="0"/>
        <w:spacing w:after="0" w:line="240" w:lineRule="auto"/>
        <w:rPr>
          <w:b/>
          <w:kern w:val="0"/>
          <w:sz w:val="26"/>
          <w:lang w:val="en-US"/>
          <w14:ligatures w14:val="none"/>
        </w:rPr>
      </w:pPr>
    </w:p>
    <w:p w14:paraId="18E81809" w14:textId="77777777" w:rsidR="00685355" w:rsidRPr="0041778D" w:rsidRDefault="00685355" w:rsidP="00685355">
      <w:pPr>
        <w:widowControl w:val="0"/>
        <w:autoSpaceDE w:val="0"/>
        <w:autoSpaceDN w:val="0"/>
        <w:spacing w:after="0" w:line="240" w:lineRule="auto"/>
        <w:rPr>
          <w:b/>
          <w:kern w:val="0"/>
          <w:sz w:val="26"/>
          <w:lang w:val="en-US"/>
          <w14:ligatures w14:val="none"/>
        </w:rPr>
      </w:pPr>
    </w:p>
    <w:p w14:paraId="1AEEC187" w14:textId="77777777" w:rsidR="00685355" w:rsidRDefault="00685355" w:rsidP="00685355">
      <w:pPr>
        <w:widowControl w:val="0"/>
        <w:tabs>
          <w:tab w:val="left" w:pos="6600"/>
        </w:tabs>
        <w:autoSpaceDE w:val="0"/>
        <w:autoSpaceDN w:val="0"/>
        <w:spacing w:after="0" w:line="240" w:lineRule="auto"/>
        <w:jc w:val="center"/>
        <w:rPr>
          <w:b/>
          <w:kern w:val="0"/>
          <w:lang w:val="en-US"/>
          <w14:ligatures w14:val="none"/>
        </w:rPr>
      </w:pPr>
    </w:p>
    <w:p w14:paraId="54830A9E" w14:textId="77777777" w:rsidR="00685355" w:rsidRDefault="00685355" w:rsidP="00685355">
      <w:pPr>
        <w:widowControl w:val="0"/>
        <w:tabs>
          <w:tab w:val="left" w:pos="6600"/>
        </w:tabs>
        <w:autoSpaceDE w:val="0"/>
        <w:autoSpaceDN w:val="0"/>
        <w:spacing w:after="0" w:line="240" w:lineRule="auto"/>
        <w:jc w:val="center"/>
        <w:rPr>
          <w:b/>
          <w:kern w:val="0"/>
          <w:lang w:val="en-US"/>
          <w14:ligatures w14:val="none"/>
        </w:rPr>
      </w:pPr>
    </w:p>
    <w:p w14:paraId="423B408A" w14:textId="77777777" w:rsidR="00685355" w:rsidRDefault="00685355" w:rsidP="00685355">
      <w:pPr>
        <w:widowControl w:val="0"/>
        <w:tabs>
          <w:tab w:val="left" w:pos="6600"/>
        </w:tabs>
        <w:autoSpaceDE w:val="0"/>
        <w:autoSpaceDN w:val="0"/>
        <w:spacing w:after="0" w:line="240" w:lineRule="auto"/>
        <w:jc w:val="center"/>
        <w:rPr>
          <w:b/>
          <w:kern w:val="0"/>
          <w:lang w:val="en-US"/>
          <w14:ligatures w14:val="none"/>
        </w:rPr>
      </w:pPr>
    </w:p>
    <w:p w14:paraId="7627D29C" w14:textId="77777777" w:rsidR="00685355" w:rsidRDefault="00685355" w:rsidP="00685355">
      <w:pPr>
        <w:widowControl w:val="0"/>
        <w:tabs>
          <w:tab w:val="left" w:pos="6600"/>
        </w:tabs>
        <w:autoSpaceDE w:val="0"/>
        <w:autoSpaceDN w:val="0"/>
        <w:spacing w:after="0" w:line="240" w:lineRule="auto"/>
        <w:jc w:val="center"/>
        <w:rPr>
          <w:b/>
          <w:kern w:val="0"/>
          <w:lang w:val="en-US"/>
          <w14:ligatures w14:val="none"/>
        </w:rPr>
      </w:pPr>
    </w:p>
    <w:p w14:paraId="70C79AC3" w14:textId="77777777" w:rsidR="00685355" w:rsidRDefault="00685355" w:rsidP="00685355">
      <w:pPr>
        <w:widowControl w:val="0"/>
        <w:tabs>
          <w:tab w:val="left" w:pos="6600"/>
        </w:tabs>
        <w:autoSpaceDE w:val="0"/>
        <w:autoSpaceDN w:val="0"/>
        <w:spacing w:after="0" w:line="240" w:lineRule="auto"/>
        <w:jc w:val="center"/>
        <w:rPr>
          <w:b/>
          <w:kern w:val="0"/>
          <w:lang w:val="en-US"/>
          <w14:ligatures w14:val="none"/>
        </w:rPr>
      </w:pPr>
    </w:p>
    <w:p w14:paraId="348920DA" w14:textId="77777777" w:rsidR="00685355" w:rsidRPr="00517D07" w:rsidRDefault="00685355" w:rsidP="00685355">
      <w:pPr>
        <w:widowControl w:val="0"/>
        <w:tabs>
          <w:tab w:val="left" w:pos="6600"/>
        </w:tabs>
        <w:autoSpaceDE w:val="0"/>
        <w:autoSpaceDN w:val="0"/>
        <w:spacing w:after="0" w:line="240" w:lineRule="auto"/>
        <w:rPr>
          <w:b/>
          <w:kern w:val="0"/>
          <w:lang w:val="en-US"/>
          <w14:ligatures w14:val="none"/>
        </w:rPr>
      </w:pPr>
      <w:r w:rsidRPr="00517D07">
        <w:rPr>
          <w:b/>
          <w:kern w:val="0"/>
          <w:lang w:val="en-US"/>
          <w14:ligatures w14:val="none"/>
        </w:rPr>
        <w:t>Internal</w:t>
      </w:r>
      <w:r w:rsidRPr="00517D07">
        <w:rPr>
          <w:b/>
          <w:spacing w:val="-2"/>
          <w:kern w:val="0"/>
          <w:lang w:val="en-US"/>
          <w14:ligatures w14:val="none"/>
        </w:rPr>
        <w:t xml:space="preserve"> </w:t>
      </w:r>
      <w:r w:rsidRPr="00517D07">
        <w:rPr>
          <w:b/>
          <w:kern w:val="0"/>
          <w:lang w:val="en-US"/>
          <w14:ligatures w14:val="none"/>
        </w:rPr>
        <w:t xml:space="preserve">Guide                                                                  </w:t>
      </w:r>
      <w:r>
        <w:rPr>
          <w:b/>
          <w:kern w:val="0"/>
          <w:lang w:val="en-US"/>
          <w14:ligatures w14:val="none"/>
        </w:rPr>
        <w:t xml:space="preserve">       </w:t>
      </w:r>
      <w:r w:rsidRPr="00517D07">
        <w:rPr>
          <w:b/>
          <w:kern w:val="0"/>
          <w:lang w:val="en-US"/>
          <w14:ligatures w14:val="none"/>
        </w:rPr>
        <w:t xml:space="preserve"> Head</w:t>
      </w:r>
      <w:r w:rsidRPr="00517D07">
        <w:rPr>
          <w:b/>
          <w:spacing w:val="-2"/>
          <w:kern w:val="0"/>
          <w:lang w:val="en-US"/>
          <w14:ligatures w14:val="none"/>
        </w:rPr>
        <w:t xml:space="preserve"> </w:t>
      </w:r>
      <w:r w:rsidRPr="00517D07">
        <w:rPr>
          <w:b/>
          <w:kern w:val="0"/>
          <w:lang w:val="en-US"/>
          <w14:ligatures w14:val="none"/>
        </w:rPr>
        <w:t>of the</w:t>
      </w:r>
      <w:r w:rsidRPr="00517D07">
        <w:rPr>
          <w:b/>
          <w:spacing w:val="-1"/>
          <w:kern w:val="0"/>
          <w:lang w:val="en-US"/>
          <w14:ligatures w14:val="none"/>
        </w:rPr>
        <w:t xml:space="preserve"> </w:t>
      </w:r>
      <w:r w:rsidRPr="00517D07">
        <w:rPr>
          <w:b/>
          <w:kern w:val="0"/>
          <w:lang w:val="en-US"/>
          <w14:ligatures w14:val="none"/>
        </w:rPr>
        <w:t>department</w:t>
      </w:r>
    </w:p>
    <w:p w14:paraId="0BBE2856" w14:textId="77777777" w:rsidR="00685355" w:rsidRPr="00517D07" w:rsidRDefault="00685355" w:rsidP="00685355">
      <w:pPr>
        <w:widowControl w:val="0"/>
        <w:tabs>
          <w:tab w:val="left" w:pos="6600"/>
        </w:tabs>
        <w:autoSpaceDE w:val="0"/>
        <w:autoSpaceDN w:val="0"/>
        <w:spacing w:after="0" w:line="240" w:lineRule="auto"/>
        <w:ind w:left="118"/>
        <w:jc w:val="center"/>
        <w:rPr>
          <w:b/>
          <w:kern w:val="0"/>
          <w:lang w:val="en-US"/>
          <w14:ligatures w14:val="none"/>
        </w:rPr>
      </w:pPr>
    </w:p>
    <w:p w14:paraId="0F76E877" w14:textId="77777777" w:rsidR="002C4F11" w:rsidRDefault="002C4F11" w:rsidP="00685355">
      <w:pPr>
        <w:widowControl w:val="0"/>
        <w:tabs>
          <w:tab w:val="left" w:pos="6600"/>
        </w:tabs>
        <w:autoSpaceDE w:val="0"/>
        <w:autoSpaceDN w:val="0"/>
        <w:spacing w:after="0" w:line="240" w:lineRule="auto"/>
        <w:rPr>
          <w:b/>
          <w:kern w:val="0"/>
          <w:lang w:val="en-US"/>
          <w14:ligatures w14:val="none"/>
        </w:rPr>
      </w:pPr>
      <w:r>
        <w:rPr>
          <w:b/>
          <w:kern w:val="0"/>
          <w:lang w:val="en-US"/>
          <w14:ligatures w14:val="none"/>
        </w:rPr>
        <w:t>Mrs. A</w:t>
      </w:r>
      <w:r w:rsidR="00685355">
        <w:rPr>
          <w:b/>
          <w:kern w:val="0"/>
          <w:lang w:val="en-US"/>
          <w14:ligatures w14:val="none"/>
        </w:rPr>
        <w:t xml:space="preserve">. SARADA           </w:t>
      </w:r>
      <w:r w:rsidR="00685355" w:rsidRPr="00517D07">
        <w:rPr>
          <w:b/>
          <w:kern w:val="0"/>
          <w:lang w:val="en-US"/>
          <w14:ligatures w14:val="none"/>
        </w:rPr>
        <w:t xml:space="preserve">                                          </w:t>
      </w:r>
      <w:r w:rsidR="00685355">
        <w:rPr>
          <w:b/>
          <w:kern w:val="0"/>
          <w:lang w:val="en-US"/>
          <w14:ligatures w14:val="none"/>
        </w:rPr>
        <w:t xml:space="preserve">                 </w:t>
      </w:r>
      <w:r w:rsidR="00685355" w:rsidRPr="00517D07">
        <w:rPr>
          <w:b/>
          <w:kern w:val="0"/>
          <w:lang w:val="en-US"/>
          <w14:ligatures w14:val="none"/>
        </w:rPr>
        <w:t xml:space="preserve">Dr. </w:t>
      </w:r>
      <w:r w:rsidR="00685355">
        <w:rPr>
          <w:b/>
          <w:kern w:val="0"/>
          <w:lang w:val="en-US"/>
          <w14:ligatures w14:val="none"/>
        </w:rPr>
        <w:t>N</w:t>
      </w:r>
      <w:r w:rsidR="00685355" w:rsidRPr="00517D07">
        <w:rPr>
          <w:b/>
          <w:kern w:val="0"/>
          <w:lang w:val="en-US"/>
          <w14:ligatures w14:val="none"/>
        </w:rPr>
        <w:t xml:space="preserve">. </w:t>
      </w:r>
      <w:r w:rsidR="00685355">
        <w:rPr>
          <w:b/>
          <w:kern w:val="0"/>
          <w:lang w:val="en-US"/>
          <w14:ligatures w14:val="none"/>
        </w:rPr>
        <w:t>CHANDRAMUOLI</w:t>
      </w:r>
    </w:p>
    <w:p w14:paraId="191E1641" w14:textId="0F92F5B3" w:rsidR="00685355" w:rsidRPr="00517D07" w:rsidRDefault="00685355" w:rsidP="00685355">
      <w:pPr>
        <w:widowControl w:val="0"/>
        <w:tabs>
          <w:tab w:val="left" w:pos="6600"/>
        </w:tabs>
        <w:autoSpaceDE w:val="0"/>
        <w:autoSpaceDN w:val="0"/>
        <w:spacing w:after="0" w:line="240" w:lineRule="auto"/>
        <w:rPr>
          <w:b/>
          <w:kern w:val="0"/>
          <w:lang w:val="en-US"/>
          <w14:ligatures w14:val="none"/>
        </w:rPr>
      </w:pPr>
      <w:r>
        <w:rPr>
          <w:b/>
          <w:spacing w:val="-1"/>
          <w:kern w:val="0"/>
          <w:lang w:val="en-US"/>
          <w14:ligatures w14:val="none"/>
        </w:rPr>
        <w:t>Ass</w:t>
      </w:r>
      <w:r w:rsidR="002C4F11">
        <w:rPr>
          <w:b/>
          <w:spacing w:val="-1"/>
          <w:kern w:val="0"/>
          <w:lang w:val="en-US"/>
          <w14:ligatures w14:val="none"/>
        </w:rPr>
        <w:t>istant</w:t>
      </w:r>
      <w:r w:rsidRPr="00517D07">
        <w:rPr>
          <w:b/>
          <w:spacing w:val="-1"/>
          <w:kern w:val="0"/>
          <w:lang w:val="en-US"/>
          <w14:ligatures w14:val="none"/>
        </w:rPr>
        <w:t xml:space="preserve"> </w:t>
      </w:r>
      <w:r w:rsidRPr="00517D07">
        <w:rPr>
          <w:b/>
          <w:kern w:val="0"/>
          <w:lang w:val="en-US"/>
          <w14:ligatures w14:val="none"/>
        </w:rPr>
        <w:t xml:space="preserve">Professor                                                            </w:t>
      </w:r>
      <w:r>
        <w:rPr>
          <w:b/>
          <w:kern w:val="0"/>
          <w:lang w:val="en-US"/>
          <w14:ligatures w14:val="none"/>
        </w:rPr>
        <w:t xml:space="preserve">     </w:t>
      </w:r>
      <w:r w:rsidR="002C4F11">
        <w:rPr>
          <w:b/>
          <w:kern w:val="0"/>
          <w:lang w:val="en-US"/>
          <w14:ligatures w14:val="none"/>
        </w:rPr>
        <w:t xml:space="preserve">  </w:t>
      </w:r>
      <w:r>
        <w:rPr>
          <w:b/>
          <w:kern w:val="0"/>
          <w:lang w:val="en-US"/>
          <w14:ligatures w14:val="none"/>
        </w:rPr>
        <w:t xml:space="preserve"> </w:t>
      </w:r>
      <w:r w:rsidRPr="00517D07">
        <w:rPr>
          <w:b/>
          <w:kern w:val="0"/>
          <w:lang w:val="en-US"/>
          <w14:ligatures w14:val="none"/>
        </w:rPr>
        <w:t xml:space="preserve">Professor  </w:t>
      </w:r>
    </w:p>
    <w:p w14:paraId="32487921" w14:textId="77777777" w:rsidR="00685355" w:rsidRPr="00517D07" w:rsidRDefault="00685355" w:rsidP="00685355">
      <w:pPr>
        <w:widowControl w:val="0"/>
        <w:autoSpaceDE w:val="0"/>
        <w:autoSpaceDN w:val="0"/>
        <w:spacing w:after="0" w:line="240" w:lineRule="auto"/>
        <w:rPr>
          <w:b/>
          <w:kern w:val="0"/>
          <w:lang w:val="en-US"/>
          <w14:ligatures w14:val="none"/>
        </w:rPr>
      </w:pPr>
    </w:p>
    <w:p w14:paraId="215BC5B3" w14:textId="77777777" w:rsidR="00685355" w:rsidRDefault="00685355" w:rsidP="00685355">
      <w:pPr>
        <w:widowControl w:val="0"/>
        <w:autoSpaceDE w:val="0"/>
        <w:autoSpaceDN w:val="0"/>
        <w:spacing w:after="0" w:line="240" w:lineRule="auto"/>
        <w:rPr>
          <w:b/>
          <w:kern w:val="0"/>
          <w:lang w:val="en-US"/>
          <w14:ligatures w14:val="none"/>
        </w:rPr>
      </w:pPr>
    </w:p>
    <w:p w14:paraId="58BC2E48" w14:textId="77777777" w:rsidR="00685355" w:rsidRPr="00517D07" w:rsidRDefault="00685355" w:rsidP="00685355">
      <w:pPr>
        <w:widowControl w:val="0"/>
        <w:autoSpaceDE w:val="0"/>
        <w:autoSpaceDN w:val="0"/>
        <w:spacing w:after="0" w:line="240" w:lineRule="auto"/>
        <w:rPr>
          <w:b/>
          <w:kern w:val="0"/>
          <w:lang w:val="en-US"/>
          <w14:ligatures w14:val="none"/>
        </w:rPr>
      </w:pPr>
    </w:p>
    <w:p w14:paraId="46485A38" w14:textId="77777777" w:rsidR="00685355" w:rsidRPr="00517D07" w:rsidRDefault="00685355" w:rsidP="00685355">
      <w:pPr>
        <w:widowControl w:val="0"/>
        <w:autoSpaceDE w:val="0"/>
        <w:autoSpaceDN w:val="0"/>
        <w:spacing w:before="8" w:after="0" w:line="240" w:lineRule="auto"/>
        <w:rPr>
          <w:b/>
          <w:kern w:val="0"/>
          <w:lang w:val="en-US"/>
          <w14:ligatures w14:val="none"/>
        </w:rPr>
      </w:pPr>
    </w:p>
    <w:p w14:paraId="4A8FE5F3" w14:textId="77777777" w:rsidR="002C4F11" w:rsidRDefault="002C4F11" w:rsidP="00685355">
      <w:pPr>
        <w:widowControl w:val="0"/>
        <w:autoSpaceDE w:val="0"/>
        <w:autoSpaceDN w:val="0"/>
        <w:spacing w:after="0" w:line="240" w:lineRule="auto"/>
        <w:ind w:left="118"/>
        <w:outlineLvl w:val="3"/>
        <w:rPr>
          <w:b/>
          <w:bCs/>
          <w:kern w:val="0"/>
          <w:lang w:val="en-US"/>
          <w14:ligatures w14:val="none"/>
        </w:rPr>
      </w:pPr>
    </w:p>
    <w:p w14:paraId="60B9FCEB" w14:textId="2AB3B0BC" w:rsidR="00685355" w:rsidRPr="00517D07" w:rsidRDefault="00685355" w:rsidP="00685355">
      <w:pPr>
        <w:widowControl w:val="0"/>
        <w:autoSpaceDE w:val="0"/>
        <w:autoSpaceDN w:val="0"/>
        <w:spacing w:after="0" w:line="240" w:lineRule="auto"/>
        <w:ind w:left="118"/>
        <w:outlineLvl w:val="3"/>
        <w:rPr>
          <w:b/>
          <w:bCs/>
          <w:kern w:val="0"/>
          <w:lang w:val="en-US"/>
          <w14:ligatures w14:val="none"/>
        </w:rPr>
      </w:pPr>
      <w:r w:rsidRPr="00517D07">
        <w:rPr>
          <w:b/>
          <w:bCs/>
          <w:kern w:val="0"/>
          <w:lang w:val="en-US"/>
          <w14:ligatures w14:val="none"/>
        </w:rPr>
        <w:t>Principal</w:t>
      </w:r>
    </w:p>
    <w:p w14:paraId="5A28B6C2" w14:textId="77777777" w:rsidR="00685355" w:rsidRPr="0041778D" w:rsidRDefault="00685355" w:rsidP="00685355">
      <w:pPr>
        <w:widowControl w:val="0"/>
        <w:tabs>
          <w:tab w:val="left" w:pos="6527"/>
        </w:tabs>
        <w:autoSpaceDE w:val="0"/>
        <w:autoSpaceDN w:val="0"/>
        <w:spacing w:before="231" w:after="0" w:line="240" w:lineRule="auto"/>
        <w:ind w:left="178"/>
        <w:rPr>
          <w:b/>
          <w:kern w:val="0"/>
          <w:lang w:val="en-US"/>
          <w14:ligatures w14:val="none"/>
        </w:rPr>
      </w:pPr>
      <w:r w:rsidRPr="00517D07">
        <w:rPr>
          <w:b/>
          <w:kern w:val="0"/>
          <w:lang w:val="en-US"/>
          <w14:ligatures w14:val="none"/>
        </w:rPr>
        <w:t>Dr.</w:t>
      </w:r>
      <w:r w:rsidRPr="00517D07">
        <w:rPr>
          <w:b/>
          <w:spacing w:val="-2"/>
          <w:kern w:val="0"/>
          <w:lang w:val="en-US"/>
          <w14:ligatures w14:val="none"/>
        </w:rPr>
        <w:t xml:space="preserve"> </w:t>
      </w:r>
      <w:r w:rsidRPr="00517D07">
        <w:rPr>
          <w:b/>
          <w:kern w:val="0"/>
          <w:lang w:val="en-US"/>
          <w14:ligatures w14:val="none"/>
        </w:rPr>
        <w:t>CH.</w:t>
      </w:r>
      <w:r w:rsidRPr="00517D07">
        <w:rPr>
          <w:b/>
          <w:spacing w:val="-1"/>
          <w:kern w:val="0"/>
          <w:lang w:val="en-US"/>
          <w14:ligatures w14:val="none"/>
        </w:rPr>
        <w:t xml:space="preserve"> </w:t>
      </w:r>
      <w:r w:rsidRPr="00517D07">
        <w:rPr>
          <w:b/>
          <w:kern w:val="0"/>
          <w:lang w:val="en-US"/>
          <w14:ligatures w14:val="none"/>
        </w:rPr>
        <w:t>SRINIVAS</w:t>
      </w:r>
      <w:r w:rsidRPr="00517D07">
        <w:rPr>
          <w:b/>
          <w:kern w:val="0"/>
          <w:lang w:val="en-US"/>
          <w14:ligatures w14:val="none"/>
        </w:rPr>
        <w:tab/>
        <w:t>External</w:t>
      </w:r>
      <w:r w:rsidRPr="00517D07">
        <w:rPr>
          <w:b/>
          <w:spacing w:val="-2"/>
          <w:kern w:val="0"/>
          <w:lang w:val="en-US"/>
          <w14:ligatures w14:val="none"/>
        </w:rPr>
        <w:t xml:space="preserve"> </w:t>
      </w:r>
      <w:r w:rsidRPr="00517D07">
        <w:rPr>
          <w:b/>
          <w:kern w:val="0"/>
          <w:lang w:val="en-US"/>
          <w14:ligatures w14:val="none"/>
        </w:rPr>
        <w:t>Examiner</w:t>
      </w:r>
    </w:p>
    <w:p w14:paraId="45E7C96C" w14:textId="77777777" w:rsidR="00685355" w:rsidRDefault="00685355">
      <w:pPr>
        <w:spacing w:after="0" w:line="259" w:lineRule="auto"/>
        <w:ind w:right="1"/>
        <w:jc w:val="center"/>
        <w:rPr>
          <w:b/>
          <w:sz w:val="36"/>
        </w:rPr>
      </w:pPr>
    </w:p>
    <w:p w14:paraId="3C680B2E" w14:textId="77777777" w:rsidR="00685355" w:rsidRDefault="00685355">
      <w:pPr>
        <w:spacing w:after="160" w:line="278" w:lineRule="auto"/>
        <w:ind w:left="0" w:firstLine="0"/>
        <w:jc w:val="left"/>
        <w:rPr>
          <w:b/>
          <w:sz w:val="36"/>
        </w:rPr>
      </w:pPr>
      <w:r>
        <w:rPr>
          <w:b/>
          <w:sz w:val="36"/>
        </w:rPr>
        <w:br w:type="page"/>
      </w:r>
    </w:p>
    <w:p w14:paraId="39667038" w14:textId="77777777" w:rsidR="00A2725C" w:rsidRDefault="00A2725C" w:rsidP="00A2725C">
      <w:pPr>
        <w:widowControl w:val="0"/>
        <w:autoSpaceDE w:val="0"/>
        <w:autoSpaceDN w:val="0"/>
        <w:spacing w:before="90" w:after="0" w:line="360" w:lineRule="auto"/>
        <w:ind w:left="970" w:right="795" w:firstLine="950"/>
        <w:rPr>
          <w:b/>
          <w:bCs/>
          <w:kern w:val="0"/>
          <w:sz w:val="32"/>
          <w:szCs w:val="32"/>
          <w:lang w:val="en-US"/>
          <w14:ligatures w14:val="none"/>
        </w:rPr>
      </w:pPr>
      <w:r>
        <w:rPr>
          <w:b/>
          <w:bCs/>
          <w:kern w:val="0"/>
          <w:sz w:val="32"/>
          <w:szCs w:val="32"/>
          <w:lang w:val="en-US"/>
          <w14:ligatures w14:val="none"/>
        </w:rPr>
        <w:lastRenderedPageBreak/>
        <w:t xml:space="preserve">                        </w:t>
      </w:r>
    </w:p>
    <w:p w14:paraId="0E8F5E7F" w14:textId="15B80CC4" w:rsidR="00685355" w:rsidRPr="00ED34E6" w:rsidRDefault="00A2725C" w:rsidP="00A2725C">
      <w:pPr>
        <w:widowControl w:val="0"/>
        <w:autoSpaceDE w:val="0"/>
        <w:autoSpaceDN w:val="0"/>
        <w:spacing w:before="90" w:after="0" w:line="360" w:lineRule="auto"/>
        <w:ind w:left="970" w:right="795" w:firstLine="950"/>
        <w:rPr>
          <w:b/>
          <w:bCs/>
          <w:kern w:val="0"/>
          <w:sz w:val="32"/>
          <w:szCs w:val="32"/>
          <w:lang w:val="en-US"/>
          <w14:ligatures w14:val="none"/>
        </w:rPr>
      </w:pPr>
      <w:r>
        <w:rPr>
          <w:b/>
          <w:bCs/>
          <w:kern w:val="0"/>
          <w:sz w:val="32"/>
          <w:szCs w:val="32"/>
          <w:lang w:val="en-US"/>
          <w14:ligatures w14:val="none"/>
        </w:rPr>
        <w:t xml:space="preserve">                   </w:t>
      </w:r>
      <w:r w:rsidR="00685355" w:rsidRPr="00ED34E6">
        <w:rPr>
          <w:b/>
          <w:bCs/>
          <w:kern w:val="0"/>
          <w:sz w:val="32"/>
          <w:szCs w:val="32"/>
          <w:lang w:val="en-US"/>
          <w14:ligatures w14:val="none"/>
        </w:rPr>
        <w:t>DECLARATION</w:t>
      </w:r>
    </w:p>
    <w:p w14:paraId="2D28E2F6" w14:textId="77777777" w:rsidR="00685355" w:rsidRPr="00ED34E6" w:rsidRDefault="00685355" w:rsidP="00685355">
      <w:pPr>
        <w:widowControl w:val="0"/>
        <w:autoSpaceDE w:val="0"/>
        <w:autoSpaceDN w:val="0"/>
        <w:spacing w:before="1" w:after="0" w:line="240" w:lineRule="auto"/>
        <w:ind w:left="720"/>
        <w:rPr>
          <w:kern w:val="0"/>
          <w:sz w:val="36"/>
          <w:lang w:val="en-US"/>
          <w14:ligatures w14:val="none"/>
        </w:rPr>
      </w:pPr>
    </w:p>
    <w:p w14:paraId="1497D362" w14:textId="77777777" w:rsidR="00685355" w:rsidRPr="00ED34E6" w:rsidRDefault="00685355" w:rsidP="00685355">
      <w:pPr>
        <w:spacing w:after="0" w:line="360" w:lineRule="auto"/>
        <w:ind w:firstLine="720"/>
      </w:pPr>
      <w:r w:rsidRPr="00ED34E6">
        <w:t>We hereby declare that the project titled “</w:t>
      </w:r>
      <w:r>
        <w:rPr>
          <w:b/>
          <w:bCs/>
        </w:rPr>
        <w:t>THE INFLUENCE OF ARTIFICIAL INTELLIGENCE ON E-GOVERANCE AND CYBER SECURITY IN SMART CITIES</w:t>
      </w:r>
      <w:r w:rsidRPr="00ED34E6">
        <w:t>” submitted to Vaageswari College of Engineering, affiliated to Jawaharlal Nehru Technological University Hyderabad (JNTUH) for the award of the Degree of Bachelor of technology in CSE</w:t>
      </w:r>
      <w:r>
        <w:t xml:space="preserve"> </w:t>
      </w:r>
      <w:r w:rsidRPr="00ED34E6">
        <w:t>is a result of original research carried-out in this work. It is further declared that the report or any part thereof has not been previously submitted to any University or Institute for the award of degree or diploma.</w:t>
      </w:r>
    </w:p>
    <w:p w14:paraId="1F950C2D" w14:textId="77777777" w:rsidR="00685355" w:rsidRPr="00ED34E6" w:rsidRDefault="00685355" w:rsidP="00685355"/>
    <w:p w14:paraId="3400EF51" w14:textId="77777777" w:rsidR="00685355" w:rsidRPr="00804ED3" w:rsidRDefault="00685355" w:rsidP="00685355">
      <w:pPr>
        <w:pStyle w:val="ListParagraph"/>
        <w:numPr>
          <w:ilvl w:val="0"/>
          <w:numId w:val="42"/>
        </w:numPr>
        <w:spacing w:after="160" w:line="259" w:lineRule="auto"/>
      </w:pPr>
      <w:r w:rsidRPr="00804ED3">
        <w:t xml:space="preserve">Name of the Student: </w:t>
      </w:r>
      <w:r>
        <w:t xml:space="preserve">R. AKSHITHA </w:t>
      </w:r>
    </w:p>
    <w:p w14:paraId="22E9CF85" w14:textId="77777777" w:rsidR="00685355" w:rsidRPr="00ED34E6" w:rsidRDefault="00685355" w:rsidP="00685355">
      <w:r w:rsidRPr="00ED34E6">
        <w:t xml:space="preserve">   </w:t>
      </w:r>
      <w:r>
        <w:t xml:space="preserve">         </w:t>
      </w:r>
      <w:r w:rsidRPr="00ED34E6">
        <w:t>Hall Ticket Number:2</w:t>
      </w:r>
      <w:r>
        <w:t>2S41A05A8</w:t>
      </w:r>
    </w:p>
    <w:p w14:paraId="7ECAD3AA" w14:textId="77777777" w:rsidR="00685355" w:rsidRPr="00ED34E6" w:rsidRDefault="00685355" w:rsidP="00685355"/>
    <w:p w14:paraId="4627235C" w14:textId="77777777" w:rsidR="00685355" w:rsidRPr="00804ED3" w:rsidRDefault="00685355" w:rsidP="00685355">
      <w:pPr>
        <w:pStyle w:val="ListParagraph"/>
        <w:numPr>
          <w:ilvl w:val="0"/>
          <w:numId w:val="42"/>
        </w:numPr>
        <w:spacing w:after="160" w:line="259" w:lineRule="auto"/>
      </w:pPr>
      <w:r w:rsidRPr="00804ED3">
        <w:t xml:space="preserve">Name of the Student: </w:t>
      </w:r>
      <w:r>
        <w:t>R. AKSHAYA</w:t>
      </w:r>
    </w:p>
    <w:p w14:paraId="66844AF9" w14:textId="77777777" w:rsidR="00685355" w:rsidRPr="00ED34E6" w:rsidRDefault="00685355" w:rsidP="00685355">
      <w:r w:rsidRPr="00ED34E6">
        <w:t xml:space="preserve">   </w:t>
      </w:r>
      <w:r>
        <w:t xml:space="preserve">         </w:t>
      </w:r>
      <w:r w:rsidRPr="00ED34E6">
        <w:t>Hall Ticket Number:2</w:t>
      </w:r>
      <w:r>
        <w:t>3S45A0508</w:t>
      </w:r>
    </w:p>
    <w:p w14:paraId="7C3D2864" w14:textId="77777777" w:rsidR="00685355" w:rsidRPr="00ED34E6" w:rsidRDefault="00685355" w:rsidP="00685355"/>
    <w:p w14:paraId="514380C9" w14:textId="77777777" w:rsidR="00685355" w:rsidRPr="00804ED3" w:rsidRDefault="00685355" w:rsidP="00685355">
      <w:pPr>
        <w:pStyle w:val="ListParagraph"/>
        <w:numPr>
          <w:ilvl w:val="0"/>
          <w:numId w:val="42"/>
        </w:numPr>
        <w:spacing w:after="160" w:line="259" w:lineRule="auto"/>
      </w:pPr>
      <w:r w:rsidRPr="00804ED3">
        <w:t xml:space="preserve">Name of the Student: </w:t>
      </w:r>
      <w:r>
        <w:t>V. CHARAN</w:t>
      </w:r>
    </w:p>
    <w:p w14:paraId="25B06D9F" w14:textId="77777777" w:rsidR="00685355" w:rsidRPr="00ED34E6" w:rsidRDefault="00685355" w:rsidP="00685355">
      <w:r w:rsidRPr="00ED34E6">
        <w:t xml:space="preserve">   </w:t>
      </w:r>
      <w:r>
        <w:t xml:space="preserve">         </w:t>
      </w:r>
      <w:r w:rsidRPr="00ED34E6">
        <w:t>Hall Ticket Number:</w:t>
      </w:r>
      <w:r>
        <w:t>22S41A05C6</w:t>
      </w:r>
    </w:p>
    <w:p w14:paraId="7C6A34FD" w14:textId="77777777" w:rsidR="00685355" w:rsidRPr="00ED34E6" w:rsidRDefault="00685355" w:rsidP="00685355"/>
    <w:p w14:paraId="117FD203" w14:textId="77777777" w:rsidR="00685355" w:rsidRPr="00804ED3" w:rsidRDefault="00685355" w:rsidP="00685355">
      <w:pPr>
        <w:pStyle w:val="ListParagraph"/>
        <w:numPr>
          <w:ilvl w:val="0"/>
          <w:numId w:val="42"/>
        </w:numPr>
        <w:spacing w:after="160" w:line="259" w:lineRule="auto"/>
      </w:pPr>
      <w:r w:rsidRPr="00804ED3">
        <w:t xml:space="preserve">Name of the student: </w:t>
      </w:r>
      <w:r>
        <w:t>P. VENUGOPALA KRISHNA</w:t>
      </w:r>
    </w:p>
    <w:p w14:paraId="6FA8798E" w14:textId="77777777" w:rsidR="00685355" w:rsidRPr="00ED34E6" w:rsidRDefault="00685355" w:rsidP="00685355">
      <w:r w:rsidRPr="00ED34E6">
        <w:t xml:space="preserve">   </w:t>
      </w:r>
      <w:r>
        <w:t xml:space="preserve">        </w:t>
      </w:r>
      <w:r w:rsidRPr="00ED34E6">
        <w:t>Hall Ticket Number:22S4</w:t>
      </w:r>
      <w:r>
        <w:t>1A05A2</w:t>
      </w:r>
    </w:p>
    <w:p w14:paraId="2D4C2CD4" w14:textId="77777777" w:rsidR="00685355" w:rsidRPr="00ED34E6" w:rsidRDefault="00685355" w:rsidP="00685355"/>
    <w:p w14:paraId="5E609EC0" w14:textId="77777777" w:rsidR="00685355" w:rsidRPr="00ED34E6" w:rsidRDefault="00685355" w:rsidP="00685355"/>
    <w:p w14:paraId="3BB70E82" w14:textId="77777777" w:rsidR="00685355" w:rsidRPr="00ED34E6" w:rsidRDefault="00685355" w:rsidP="00685355"/>
    <w:p w14:paraId="78B45422" w14:textId="77777777" w:rsidR="00685355" w:rsidRPr="00ED34E6" w:rsidRDefault="00685355" w:rsidP="00685355"/>
    <w:p w14:paraId="390CA46C" w14:textId="7A616E10" w:rsidR="00685355" w:rsidRPr="005B584C" w:rsidRDefault="00685355" w:rsidP="00685355">
      <w:pPr>
        <w:widowControl w:val="0"/>
        <w:autoSpaceDE w:val="0"/>
        <w:autoSpaceDN w:val="0"/>
        <w:spacing w:after="0" w:line="240" w:lineRule="auto"/>
        <w:rPr>
          <w:b/>
          <w:kern w:val="0"/>
          <w:sz w:val="26"/>
          <w:lang w:val="en-US"/>
          <w14:ligatures w14:val="none"/>
        </w:rPr>
      </w:pPr>
      <w:r>
        <w:t xml:space="preserve">          </w:t>
      </w:r>
      <w:r w:rsidRPr="00ED34E6">
        <w:t>Date</w:t>
      </w:r>
      <w:r>
        <w:t>:</w:t>
      </w:r>
    </w:p>
    <w:p w14:paraId="350C97AE" w14:textId="77777777" w:rsidR="00685355" w:rsidRPr="005B584C" w:rsidRDefault="00685355" w:rsidP="00685355">
      <w:pPr>
        <w:widowControl w:val="0"/>
        <w:autoSpaceDE w:val="0"/>
        <w:autoSpaceDN w:val="0"/>
        <w:spacing w:after="0" w:line="240" w:lineRule="auto"/>
        <w:rPr>
          <w:b/>
          <w:kern w:val="0"/>
          <w:sz w:val="26"/>
          <w:lang w:val="en-US"/>
          <w14:ligatures w14:val="none"/>
        </w:rPr>
      </w:pPr>
    </w:p>
    <w:p w14:paraId="3F23BCE3" w14:textId="77777777" w:rsidR="00685355" w:rsidRPr="005B584C" w:rsidRDefault="00685355" w:rsidP="00685355">
      <w:pPr>
        <w:widowControl w:val="0"/>
        <w:autoSpaceDE w:val="0"/>
        <w:autoSpaceDN w:val="0"/>
        <w:spacing w:before="2" w:after="0" w:line="240" w:lineRule="auto"/>
        <w:rPr>
          <w:b/>
          <w:kern w:val="0"/>
          <w:lang w:val="en-US"/>
          <w14:ligatures w14:val="none"/>
        </w:rPr>
      </w:pPr>
    </w:p>
    <w:p w14:paraId="59121FAA" w14:textId="77777777" w:rsidR="00685355" w:rsidRDefault="00685355" w:rsidP="00685355">
      <w:pPr>
        <w:widowControl w:val="0"/>
        <w:tabs>
          <w:tab w:val="left" w:pos="6527"/>
        </w:tabs>
        <w:autoSpaceDE w:val="0"/>
        <w:autoSpaceDN w:val="0"/>
        <w:spacing w:before="231" w:after="0" w:line="240" w:lineRule="auto"/>
        <w:ind w:left="178"/>
        <w:rPr>
          <w:b/>
          <w:kern w:val="0"/>
          <w:lang w:val="en-US"/>
          <w14:ligatures w14:val="none"/>
        </w:rPr>
      </w:pPr>
    </w:p>
    <w:p w14:paraId="27559660" w14:textId="77777777" w:rsidR="00685355" w:rsidRDefault="00685355" w:rsidP="00685355">
      <w:pPr>
        <w:rPr>
          <w:b/>
          <w:kern w:val="0"/>
          <w:lang w:val="en-US"/>
          <w14:ligatures w14:val="none"/>
        </w:rPr>
      </w:pPr>
      <w:r>
        <w:rPr>
          <w:b/>
          <w:kern w:val="0"/>
          <w:lang w:val="en-US"/>
          <w14:ligatures w14:val="none"/>
        </w:rPr>
        <w:br w:type="page"/>
      </w:r>
    </w:p>
    <w:p w14:paraId="7D1667D2" w14:textId="77777777" w:rsidR="00A2725C" w:rsidRDefault="00A2725C" w:rsidP="00685355">
      <w:pPr>
        <w:widowControl w:val="0"/>
        <w:autoSpaceDE w:val="0"/>
        <w:autoSpaceDN w:val="0"/>
        <w:spacing w:before="71" w:after="0" w:line="240" w:lineRule="auto"/>
        <w:ind w:left="522" w:right="638"/>
        <w:jc w:val="center"/>
        <w:outlineLvl w:val="1"/>
        <w:rPr>
          <w:b/>
          <w:bCs/>
          <w:kern w:val="0"/>
          <w:sz w:val="32"/>
          <w:szCs w:val="32"/>
          <w:lang w:val="en-US"/>
          <w14:ligatures w14:val="none"/>
        </w:rPr>
      </w:pPr>
    </w:p>
    <w:p w14:paraId="25C665FB" w14:textId="4DACE693" w:rsidR="00685355" w:rsidRPr="00ED34E6" w:rsidRDefault="00685355" w:rsidP="00685355">
      <w:pPr>
        <w:widowControl w:val="0"/>
        <w:autoSpaceDE w:val="0"/>
        <w:autoSpaceDN w:val="0"/>
        <w:spacing w:before="71" w:after="0" w:line="240" w:lineRule="auto"/>
        <w:ind w:left="522" w:right="638"/>
        <w:jc w:val="center"/>
        <w:outlineLvl w:val="1"/>
        <w:rPr>
          <w:b/>
          <w:bCs/>
          <w:kern w:val="0"/>
          <w:sz w:val="32"/>
          <w:szCs w:val="32"/>
          <w:lang w:val="en-US"/>
          <w14:ligatures w14:val="none"/>
        </w:rPr>
      </w:pPr>
      <w:r w:rsidRPr="00ED34E6">
        <w:rPr>
          <w:b/>
          <w:bCs/>
          <w:kern w:val="0"/>
          <w:sz w:val="32"/>
          <w:szCs w:val="32"/>
          <w:lang w:val="en-US"/>
          <w14:ligatures w14:val="none"/>
        </w:rPr>
        <w:t>ACKNOWLEDGEMENT</w:t>
      </w:r>
    </w:p>
    <w:p w14:paraId="47431F42" w14:textId="77777777" w:rsidR="00685355" w:rsidRDefault="00685355" w:rsidP="00685355">
      <w:pPr>
        <w:widowControl w:val="0"/>
        <w:autoSpaceDE w:val="0"/>
        <w:autoSpaceDN w:val="0"/>
        <w:spacing w:before="304" w:after="0" w:line="360" w:lineRule="auto"/>
        <w:ind w:right="798"/>
        <w:rPr>
          <w:kern w:val="0"/>
          <w:lang w:val="en-US"/>
          <w14:ligatures w14:val="none"/>
        </w:rPr>
      </w:pPr>
      <w:r w:rsidRPr="00ED34E6">
        <w:rPr>
          <w:kern w:val="0"/>
          <w:lang w:val="en-US"/>
          <w14:ligatures w14:val="none"/>
        </w:rPr>
        <w:t xml:space="preserve">We wish to pay our sincere thanks to </w:t>
      </w:r>
      <w:r w:rsidRPr="00ED34E6">
        <w:rPr>
          <w:b/>
          <w:kern w:val="0"/>
          <w:lang w:val="en-US"/>
          <w14:ligatures w14:val="none"/>
        </w:rPr>
        <w:t>Dr. CH. SRINIVAS</w:t>
      </w:r>
      <w:r w:rsidRPr="00ED34E6">
        <w:rPr>
          <w:kern w:val="0"/>
          <w:lang w:val="en-US"/>
          <w14:ligatures w14:val="none"/>
        </w:rPr>
        <w:t>, Principal,</w:t>
      </w:r>
      <w:r w:rsidRPr="00ED34E6">
        <w:rPr>
          <w:spacing w:val="1"/>
          <w:kern w:val="0"/>
          <w:lang w:val="en-US"/>
          <w14:ligatures w14:val="none"/>
        </w:rPr>
        <w:t xml:space="preserve"> </w:t>
      </w:r>
      <w:r w:rsidRPr="00ED34E6">
        <w:rPr>
          <w:kern w:val="0"/>
          <w:lang w:val="en-US"/>
          <w14:ligatures w14:val="none"/>
        </w:rPr>
        <w:t>Vaageswari</w:t>
      </w:r>
      <w:r w:rsidRPr="00ED34E6">
        <w:rPr>
          <w:spacing w:val="1"/>
          <w:kern w:val="0"/>
          <w:lang w:val="en-US"/>
          <w14:ligatures w14:val="none"/>
        </w:rPr>
        <w:t xml:space="preserve"> </w:t>
      </w:r>
      <w:r w:rsidRPr="00ED34E6">
        <w:rPr>
          <w:kern w:val="0"/>
          <w:lang w:val="en-US"/>
          <w14:ligatures w14:val="none"/>
        </w:rPr>
        <w:t>College</w:t>
      </w:r>
      <w:r w:rsidRPr="00ED34E6">
        <w:rPr>
          <w:spacing w:val="1"/>
          <w:kern w:val="0"/>
          <w:lang w:val="en-US"/>
          <w14:ligatures w14:val="none"/>
        </w:rPr>
        <w:t xml:space="preserve"> </w:t>
      </w:r>
      <w:r w:rsidRPr="00ED34E6">
        <w:rPr>
          <w:kern w:val="0"/>
          <w:lang w:val="en-US"/>
          <w14:ligatures w14:val="none"/>
        </w:rPr>
        <w:t>of</w:t>
      </w:r>
      <w:r w:rsidRPr="00ED34E6">
        <w:rPr>
          <w:spacing w:val="1"/>
          <w:kern w:val="0"/>
          <w:lang w:val="en-US"/>
          <w14:ligatures w14:val="none"/>
        </w:rPr>
        <w:t xml:space="preserve"> </w:t>
      </w:r>
      <w:r w:rsidRPr="00ED34E6">
        <w:rPr>
          <w:kern w:val="0"/>
          <w:lang w:val="en-US"/>
          <w14:ligatures w14:val="none"/>
        </w:rPr>
        <w:t>Engineering,</w:t>
      </w:r>
      <w:r w:rsidRPr="00ED34E6">
        <w:rPr>
          <w:spacing w:val="1"/>
          <w:kern w:val="0"/>
          <w:lang w:val="en-US"/>
          <w14:ligatures w14:val="none"/>
        </w:rPr>
        <w:t xml:space="preserve"> </w:t>
      </w:r>
      <w:r w:rsidRPr="00ED34E6">
        <w:rPr>
          <w:kern w:val="0"/>
          <w:lang w:val="en-US"/>
          <w14:ligatures w14:val="none"/>
        </w:rPr>
        <w:t>Karimnagar,</w:t>
      </w:r>
      <w:r w:rsidRPr="00ED34E6">
        <w:rPr>
          <w:spacing w:val="1"/>
          <w:kern w:val="0"/>
          <w:lang w:val="en-US"/>
          <w14:ligatures w14:val="none"/>
        </w:rPr>
        <w:t xml:space="preserve"> </w:t>
      </w:r>
      <w:r w:rsidRPr="00ED34E6">
        <w:rPr>
          <w:kern w:val="0"/>
          <w:lang w:val="en-US"/>
          <w14:ligatures w14:val="none"/>
        </w:rPr>
        <w:t>for</w:t>
      </w:r>
      <w:r w:rsidRPr="00ED34E6">
        <w:rPr>
          <w:spacing w:val="1"/>
          <w:kern w:val="0"/>
          <w:lang w:val="en-US"/>
          <w14:ligatures w14:val="none"/>
        </w:rPr>
        <w:t xml:space="preserve"> </w:t>
      </w:r>
      <w:r w:rsidRPr="00ED34E6">
        <w:rPr>
          <w:kern w:val="0"/>
          <w:lang w:val="en-US"/>
          <w14:ligatures w14:val="none"/>
        </w:rPr>
        <w:t>providing</w:t>
      </w:r>
      <w:r w:rsidRPr="00ED34E6">
        <w:rPr>
          <w:spacing w:val="1"/>
          <w:kern w:val="0"/>
          <w:lang w:val="en-US"/>
          <w14:ligatures w14:val="none"/>
        </w:rPr>
        <w:t xml:space="preserve"> </w:t>
      </w:r>
      <w:r w:rsidRPr="00ED34E6">
        <w:rPr>
          <w:kern w:val="0"/>
          <w:lang w:val="en-US"/>
          <w14:ligatures w14:val="none"/>
        </w:rPr>
        <w:t>all</w:t>
      </w:r>
      <w:r w:rsidRPr="00ED34E6">
        <w:rPr>
          <w:spacing w:val="1"/>
          <w:kern w:val="0"/>
          <w:lang w:val="en-US"/>
          <w14:ligatures w14:val="none"/>
        </w:rPr>
        <w:t xml:space="preserve"> </w:t>
      </w:r>
      <w:r w:rsidRPr="00ED34E6">
        <w:rPr>
          <w:kern w:val="0"/>
          <w:lang w:val="en-US"/>
          <w14:ligatures w14:val="none"/>
        </w:rPr>
        <w:t>required</w:t>
      </w:r>
      <w:r w:rsidRPr="00ED34E6">
        <w:rPr>
          <w:spacing w:val="1"/>
          <w:kern w:val="0"/>
          <w:lang w:val="en-US"/>
          <w14:ligatures w14:val="none"/>
        </w:rPr>
        <w:t xml:space="preserve"> </w:t>
      </w:r>
      <w:r w:rsidRPr="00ED34E6">
        <w:rPr>
          <w:kern w:val="0"/>
          <w:lang w:val="en-US"/>
          <w14:ligatures w14:val="none"/>
        </w:rPr>
        <w:t>facilities</w:t>
      </w:r>
      <w:r w:rsidRPr="00ED34E6">
        <w:rPr>
          <w:spacing w:val="-1"/>
          <w:kern w:val="0"/>
          <w:lang w:val="en-US"/>
          <w14:ligatures w14:val="none"/>
        </w:rPr>
        <w:t xml:space="preserve"> </w:t>
      </w:r>
      <w:r w:rsidRPr="00ED34E6">
        <w:rPr>
          <w:kern w:val="0"/>
          <w:lang w:val="en-US"/>
          <w14:ligatures w14:val="none"/>
        </w:rPr>
        <w:t>and his support during the Project Work.</w:t>
      </w:r>
    </w:p>
    <w:p w14:paraId="7512EEFB" w14:textId="77777777" w:rsidR="00685355" w:rsidRDefault="00685355" w:rsidP="00685355">
      <w:pPr>
        <w:widowControl w:val="0"/>
        <w:autoSpaceDE w:val="0"/>
        <w:autoSpaceDN w:val="0"/>
        <w:spacing w:before="304" w:after="0" w:line="360" w:lineRule="auto"/>
        <w:ind w:right="798"/>
      </w:pPr>
      <w:r w:rsidRPr="00ED34E6">
        <w:t xml:space="preserve">We would like to thank </w:t>
      </w:r>
      <w:r w:rsidRPr="00ED34E6">
        <w:rPr>
          <w:b/>
        </w:rPr>
        <w:t xml:space="preserve">Dr. </w:t>
      </w:r>
      <w:r>
        <w:rPr>
          <w:b/>
        </w:rPr>
        <w:t>N</w:t>
      </w:r>
      <w:r w:rsidRPr="00ED34E6">
        <w:rPr>
          <w:b/>
        </w:rPr>
        <w:t xml:space="preserve">. </w:t>
      </w:r>
      <w:r>
        <w:rPr>
          <w:b/>
        </w:rPr>
        <w:t>CHANDRAMOULI</w:t>
      </w:r>
      <w:r w:rsidRPr="00ED34E6">
        <w:rPr>
          <w:b/>
        </w:rPr>
        <w:t>,</w:t>
      </w:r>
      <w:r w:rsidRPr="00ED34E6">
        <w:rPr>
          <w:b/>
          <w:spacing w:val="1"/>
        </w:rPr>
        <w:t xml:space="preserve"> </w:t>
      </w:r>
      <w:r w:rsidRPr="00ED34E6">
        <w:t>Professor and HOD of the</w:t>
      </w:r>
      <w:r w:rsidRPr="00ED34E6">
        <w:rPr>
          <w:spacing w:val="1"/>
        </w:rPr>
        <w:t xml:space="preserve"> </w:t>
      </w:r>
      <w:r w:rsidRPr="00ED34E6">
        <w:t>C</w:t>
      </w:r>
      <w:r>
        <w:t>omputer Science and Engineering</w:t>
      </w:r>
      <w:r w:rsidRPr="00ED34E6">
        <w:t xml:space="preserve"> Department for his valuable suggestions during the</w:t>
      </w:r>
      <w:r w:rsidRPr="00ED34E6">
        <w:rPr>
          <w:spacing w:val="1"/>
        </w:rPr>
        <w:t xml:space="preserve"> </w:t>
      </w:r>
      <w:r w:rsidRPr="00ED34E6">
        <w:t>Project</w:t>
      </w:r>
      <w:r w:rsidRPr="00ED34E6">
        <w:rPr>
          <w:spacing w:val="-1"/>
        </w:rPr>
        <w:t xml:space="preserve"> </w:t>
      </w:r>
      <w:r w:rsidRPr="00ED34E6">
        <w:t>Work.</w:t>
      </w:r>
    </w:p>
    <w:p w14:paraId="72670260" w14:textId="7A4B91F5" w:rsidR="00685355" w:rsidRDefault="00685355" w:rsidP="00685355">
      <w:pPr>
        <w:widowControl w:val="0"/>
        <w:autoSpaceDE w:val="0"/>
        <w:autoSpaceDN w:val="0"/>
        <w:spacing w:before="304" w:after="0" w:line="360" w:lineRule="auto"/>
        <w:ind w:right="798"/>
      </w:pPr>
      <w:r w:rsidRPr="00ED34E6">
        <w:t xml:space="preserve">We sincerely extend our thanks to the mini project guide </w:t>
      </w:r>
      <w:r>
        <w:rPr>
          <w:b/>
        </w:rPr>
        <w:t>Mrs.</w:t>
      </w:r>
      <w:r w:rsidR="002C4F11">
        <w:rPr>
          <w:b/>
        </w:rPr>
        <w:t xml:space="preserve"> </w:t>
      </w:r>
      <w:r>
        <w:rPr>
          <w:b/>
        </w:rPr>
        <w:t xml:space="preserve">A. SARADA </w:t>
      </w:r>
      <w:r w:rsidRPr="00AE0D5B">
        <w:rPr>
          <w:bCs/>
          <w:spacing w:val="1"/>
        </w:rPr>
        <w:t>Ass</w:t>
      </w:r>
      <w:r w:rsidR="002C4F11">
        <w:rPr>
          <w:bCs/>
          <w:spacing w:val="1"/>
        </w:rPr>
        <w:t>istant</w:t>
      </w:r>
      <w:r w:rsidRPr="00AE0D5B">
        <w:rPr>
          <w:bCs/>
          <w:spacing w:val="1"/>
        </w:rPr>
        <w:t xml:space="preserve"> </w:t>
      </w:r>
      <w:r w:rsidRPr="00ED34E6">
        <w:t>Professor of C</w:t>
      </w:r>
      <w:r>
        <w:t>omputer Science and Engineering</w:t>
      </w:r>
      <w:r w:rsidRPr="00ED34E6">
        <w:t xml:space="preserve"> Department, for sparing his</w:t>
      </w:r>
      <w:r w:rsidRPr="00ED34E6">
        <w:rPr>
          <w:spacing w:val="1"/>
        </w:rPr>
        <w:t xml:space="preserve"> </w:t>
      </w:r>
      <w:r w:rsidRPr="00ED34E6">
        <w:t>valuable</w:t>
      </w:r>
      <w:r w:rsidRPr="00ED34E6">
        <w:rPr>
          <w:spacing w:val="1"/>
        </w:rPr>
        <w:t xml:space="preserve"> </w:t>
      </w:r>
      <w:r w:rsidRPr="00ED34E6">
        <w:t>in</w:t>
      </w:r>
      <w:r w:rsidRPr="00ED34E6">
        <w:rPr>
          <w:spacing w:val="1"/>
        </w:rPr>
        <w:t xml:space="preserve"> </w:t>
      </w:r>
      <w:r w:rsidRPr="00ED34E6">
        <w:t>guiding</w:t>
      </w:r>
      <w:r w:rsidRPr="00ED34E6">
        <w:rPr>
          <w:spacing w:val="1"/>
        </w:rPr>
        <w:t xml:space="preserve"> </w:t>
      </w:r>
      <w:r w:rsidRPr="00ED34E6">
        <w:t>the</w:t>
      </w:r>
      <w:r w:rsidRPr="00ED34E6">
        <w:rPr>
          <w:spacing w:val="1"/>
        </w:rPr>
        <w:t xml:space="preserve"> </w:t>
      </w:r>
      <w:r w:rsidRPr="00ED34E6">
        <w:t>Minor</w:t>
      </w:r>
      <w:r w:rsidRPr="00ED34E6">
        <w:rPr>
          <w:spacing w:val="1"/>
        </w:rPr>
        <w:t xml:space="preserve"> </w:t>
      </w:r>
      <w:r w:rsidRPr="00ED34E6">
        <w:t>project</w:t>
      </w:r>
      <w:r w:rsidRPr="00ED34E6">
        <w:rPr>
          <w:spacing w:val="1"/>
        </w:rPr>
        <w:t xml:space="preserve"> </w:t>
      </w:r>
      <w:r w:rsidRPr="00ED34E6">
        <w:t>work</w:t>
      </w:r>
      <w:r w:rsidRPr="00ED34E6">
        <w:rPr>
          <w:spacing w:val="1"/>
        </w:rPr>
        <w:t xml:space="preserve"> </w:t>
      </w:r>
      <w:r w:rsidRPr="00ED34E6">
        <w:t>and</w:t>
      </w:r>
      <w:r w:rsidRPr="00ED34E6">
        <w:rPr>
          <w:spacing w:val="1"/>
        </w:rPr>
        <w:t xml:space="preserve"> </w:t>
      </w:r>
      <w:r w:rsidRPr="00ED34E6">
        <w:t>giving</w:t>
      </w:r>
      <w:r w:rsidRPr="00ED34E6">
        <w:rPr>
          <w:spacing w:val="1"/>
        </w:rPr>
        <w:t xml:space="preserve"> </w:t>
      </w:r>
      <w:r w:rsidRPr="00ED34E6">
        <w:t>feedback</w:t>
      </w:r>
      <w:r w:rsidRPr="00ED34E6">
        <w:rPr>
          <w:spacing w:val="1"/>
        </w:rPr>
        <w:t xml:space="preserve"> </w:t>
      </w:r>
      <w:r w:rsidRPr="00ED34E6">
        <w:t>with</w:t>
      </w:r>
      <w:r w:rsidRPr="00ED34E6">
        <w:rPr>
          <w:spacing w:val="1"/>
        </w:rPr>
        <w:t xml:space="preserve"> </w:t>
      </w:r>
      <w:r w:rsidRPr="00ED34E6">
        <w:t>many</w:t>
      </w:r>
      <w:r w:rsidRPr="00ED34E6">
        <w:rPr>
          <w:spacing w:val="1"/>
        </w:rPr>
        <w:t xml:space="preserve"> </w:t>
      </w:r>
      <w:r w:rsidRPr="00ED34E6">
        <w:t>useful</w:t>
      </w:r>
      <w:r w:rsidRPr="00ED34E6">
        <w:rPr>
          <w:spacing w:val="1"/>
        </w:rPr>
        <w:t xml:space="preserve"> </w:t>
      </w:r>
      <w:r w:rsidRPr="00ED34E6">
        <w:t>suggestions</w:t>
      </w:r>
      <w:r w:rsidRPr="00ED34E6">
        <w:rPr>
          <w:spacing w:val="-1"/>
        </w:rPr>
        <w:t xml:space="preserve"> </w:t>
      </w:r>
      <w:r w:rsidRPr="00ED34E6">
        <w:t>during</w:t>
      </w:r>
      <w:r w:rsidRPr="00ED34E6">
        <w:rPr>
          <w:spacing w:val="-3"/>
        </w:rPr>
        <w:t xml:space="preserve"> </w:t>
      </w:r>
      <w:r w:rsidRPr="00ED34E6">
        <w:t>the</w:t>
      </w:r>
      <w:r w:rsidRPr="00ED34E6">
        <w:rPr>
          <w:spacing w:val="-2"/>
        </w:rPr>
        <w:t xml:space="preserve"> </w:t>
      </w:r>
      <w:r w:rsidRPr="00ED34E6">
        <w:t>minor project</w:t>
      </w:r>
      <w:r w:rsidRPr="00ED34E6">
        <w:rPr>
          <w:spacing w:val="1"/>
        </w:rPr>
        <w:t xml:space="preserve"> </w:t>
      </w:r>
      <w:r w:rsidRPr="00ED34E6">
        <w:t>work.</w:t>
      </w:r>
    </w:p>
    <w:p w14:paraId="74D30BFE" w14:textId="77777777" w:rsidR="00685355" w:rsidRPr="00ED34E6" w:rsidRDefault="00685355" w:rsidP="00685355">
      <w:pPr>
        <w:widowControl w:val="0"/>
        <w:autoSpaceDE w:val="0"/>
        <w:autoSpaceDN w:val="0"/>
        <w:spacing w:before="304" w:after="0" w:line="360" w:lineRule="auto"/>
        <w:ind w:right="798"/>
      </w:pPr>
      <w:r w:rsidRPr="00ED34E6">
        <w:t>We are also conveying our heartfelt thanks to the Institute authority, Department,</w:t>
      </w:r>
      <w:r w:rsidRPr="00ED34E6">
        <w:rPr>
          <w:spacing w:val="1"/>
        </w:rPr>
        <w:t xml:space="preserve"> </w:t>
      </w:r>
      <w:r w:rsidRPr="00ED34E6">
        <w:t>Library, and Laboratory staff of Vaageswari College of Engineering for their co-operation</w:t>
      </w:r>
      <w:r w:rsidRPr="00ED34E6">
        <w:rPr>
          <w:spacing w:val="-52"/>
        </w:rPr>
        <w:t xml:space="preserve"> </w:t>
      </w:r>
      <w:r w:rsidRPr="00ED34E6">
        <w:t>during our Project Work. We thank our beloved friends for their help and encouragement</w:t>
      </w:r>
      <w:r w:rsidRPr="00ED34E6">
        <w:rPr>
          <w:spacing w:val="1"/>
        </w:rPr>
        <w:t xml:space="preserve"> </w:t>
      </w:r>
      <w:r w:rsidRPr="00ED34E6">
        <w:t>regarding</w:t>
      </w:r>
      <w:r w:rsidRPr="00ED34E6">
        <w:rPr>
          <w:spacing w:val="-1"/>
        </w:rPr>
        <w:t xml:space="preserve"> </w:t>
      </w:r>
      <w:r w:rsidRPr="00ED34E6">
        <w:t>the concepts and</w:t>
      </w:r>
      <w:r w:rsidRPr="00ED34E6">
        <w:rPr>
          <w:spacing w:val="-2"/>
        </w:rPr>
        <w:t xml:space="preserve"> </w:t>
      </w:r>
      <w:r w:rsidRPr="00ED34E6">
        <w:t>presentation.</w:t>
      </w:r>
    </w:p>
    <w:p w14:paraId="5F7FF77F" w14:textId="77777777" w:rsidR="00685355" w:rsidRPr="00ED34E6" w:rsidRDefault="00685355" w:rsidP="00685355">
      <w:pPr>
        <w:widowControl w:val="0"/>
        <w:autoSpaceDE w:val="0"/>
        <w:autoSpaceDN w:val="0"/>
        <w:spacing w:after="0" w:line="240" w:lineRule="auto"/>
        <w:rPr>
          <w:kern w:val="0"/>
          <w:lang w:val="en-US"/>
          <w14:ligatures w14:val="none"/>
        </w:rPr>
      </w:pPr>
    </w:p>
    <w:p w14:paraId="4B46B673" w14:textId="77777777" w:rsidR="00685355" w:rsidRPr="00ED34E6" w:rsidRDefault="00685355" w:rsidP="00685355">
      <w:pPr>
        <w:widowControl w:val="0"/>
        <w:autoSpaceDE w:val="0"/>
        <w:autoSpaceDN w:val="0"/>
        <w:spacing w:after="0" w:line="240" w:lineRule="auto"/>
        <w:rPr>
          <w:kern w:val="0"/>
          <w:lang w:val="en-US"/>
          <w14:ligatures w14:val="none"/>
        </w:rPr>
      </w:pPr>
    </w:p>
    <w:tbl>
      <w:tblPr>
        <w:tblpPr w:leftFromText="180" w:rightFromText="180" w:vertAnchor="text" w:horzAnchor="margin" w:tblpXSpec="right" w:tblpY="592"/>
        <w:tblW w:w="6430" w:type="dxa"/>
        <w:tblLook w:val="04A0" w:firstRow="1" w:lastRow="0" w:firstColumn="1" w:lastColumn="0" w:noHBand="0" w:noVBand="1"/>
      </w:tblPr>
      <w:tblGrid>
        <w:gridCol w:w="3759"/>
        <w:gridCol w:w="2671"/>
      </w:tblGrid>
      <w:tr w:rsidR="00685355" w:rsidRPr="00ED34E6" w14:paraId="749A217F" w14:textId="77777777" w:rsidTr="00A2725C">
        <w:trPr>
          <w:trHeight w:val="297"/>
        </w:trPr>
        <w:tc>
          <w:tcPr>
            <w:tcW w:w="3759" w:type="dxa"/>
            <w:noWrap/>
            <w:vAlign w:val="bottom"/>
            <w:hideMark/>
          </w:tcPr>
          <w:p w14:paraId="72D24885" w14:textId="77777777" w:rsidR="00685355" w:rsidRPr="00ED34E6" w:rsidRDefault="00685355" w:rsidP="00A2725C">
            <w:pPr>
              <w:spacing w:after="0" w:line="240" w:lineRule="auto"/>
              <w:rPr>
                <w:b/>
                <w:bCs/>
                <w:kern w:val="0"/>
                <w14:ligatures w14:val="none"/>
              </w:rPr>
            </w:pPr>
            <w:r>
              <w:rPr>
                <w:b/>
                <w:bCs/>
                <w:kern w:val="0"/>
                <w14:ligatures w14:val="none"/>
              </w:rPr>
              <w:t>R. AKSHITHA</w:t>
            </w:r>
          </w:p>
        </w:tc>
        <w:tc>
          <w:tcPr>
            <w:tcW w:w="2671" w:type="dxa"/>
            <w:noWrap/>
            <w:vAlign w:val="bottom"/>
            <w:hideMark/>
          </w:tcPr>
          <w:p w14:paraId="083501FE" w14:textId="77777777" w:rsidR="00685355" w:rsidRPr="00ED34E6" w:rsidRDefault="00685355" w:rsidP="00A2725C">
            <w:pPr>
              <w:spacing w:after="0" w:line="240" w:lineRule="auto"/>
              <w:rPr>
                <w:b/>
                <w:bCs/>
                <w:kern w:val="0"/>
                <w14:ligatures w14:val="none"/>
              </w:rPr>
            </w:pPr>
            <w:r w:rsidRPr="00ED34E6">
              <w:rPr>
                <w:b/>
                <w:bCs/>
                <w:kern w:val="0"/>
                <w14:ligatures w14:val="none"/>
              </w:rPr>
              <w:t>(2</w:t>
            </w:r>
            <w:r>
              <w:rPr>
                <w:b/>
                <w:bCs/>
                <w:kern w:val="0"/>
                <w14:ligatures w14:val="none"/>
              </w:rPr>
              <w:t>2S41A05A8</w:t>
            </w:r>
            <w:r w:rsidRPr="00ED34E6">
              <w:rPr>
                <w:b/>
                <w:bCs/>
                <w:kern w:val="0"/>
                <w14:ligatures w14:val="none"/>
              </w:rPr>
              <w:t>)</w:t>
            </w:r>
          </w:p>
        </w:tc>
      </w:tr>
      <w:tr w:rsidR="00685355" w:rsidRPr="00ED34E6" w14:paraId="26010161" w14:textId="77777777" w:rsidTr="00A2725C">
        <w:trPr>
          <w:trHeight w:val="297"/>
        </w:trPr>
        <w:tc>
          <w:tcPr>
            <w:tcW w:w="3759" w:type="dxa"/>
            <w:noWrap/>
            <w:vAlign w:val="bottom"/>
            <w:hideMark/>
          </w:tcPr>
          <w:p w14:paraId="5803F621" w14:textId="77777777" w:rsidR="00685355" w:rsidRPr="00ED34E6" w:rsidRDefault="00685355" w:rsidP="00A2725C">
            <w:pPr>
              <w:spacing w:after="0" w:line="240" w:lineRule="auto"/>
              <w:rPr>
                <w:b/>
                <w:bCs/>
                <w:kern w:val="0"/>
                <w14:ligatures w14:val="none"/>
              </w:rPr>
            </w:pPr>
            <w:r>
              <w:rPr>
                <w:b/>
                <w:bCs/>
                <w:kern w:val="0"/>
                <w14:ligatures w14:val="none"/>
              </w:rPr>
              <w:t>R. AKSHAYA</w:t>
            </w:r>
          </w:p>
        </w:tc>
        <w:tc>
          <w:tcPr>
            <w:tcW w:w="2671" w:type="dxa"/>
            <w:noWrap/>
            <w:vAlign w:val="bottom"/>
            <w:hideMark/>
          </w:tcPr>
          <w:p w14:paraId="2B062688" w14:textId="77777777" w:rsidR="00685355" w:rsidRPr="00ED34E6" w:rsidRDefault="00685355" w:rsidP="00A2725C">
            <w:pPr>
              <w:spacing w:after="0" w:line="240" w:lineRule="auto"/>
              <w:rPr>
                <w:b/>
                <w:bCs/>
                <w:kern w:val="0"/>
                <w14:ligatures w14:val="none"/>
              </w:rPr>
            </w:pPr>
            <w:r w:rsidRPr="00ED34E6">
              <w:rPr>
                <w:b/>
                <w:bCs/>
                <w:kern w:val="0"/>
                <w14:ligatures w14:val="none"/>
              </w:rPr>
              <w:t>(2</w:t>
            </w:r>
            <w:r>
              <w:rPr>
                <w:b/>
                <w:bCs/>
                <w:kern w:val="0"/>
                <w14:ligatures w14:val="none"/>
              </w:rPr>
              <w:t>3S45A0508</w:t>
            </w:r>
            <w:r w:rsidRPr="00ED34E6">
              <w:rPr>
                <w:b/>
                <w:bCs/>
                <w:kern w:val="0"/>
                <w14:ligatures w14:val="none"/>
              </w:rPr>
              <w:t>)</w:t>
            </w:r>
          </w:p>
        </w:tc>
      </w:tr>
      <w:tr w:rsidR="00685355" w:rsidRPr="00ED34E6" w14:paraId="1C0BBC8B" w14:textId="77777777" w:rsidTr="00A2725C">
        <w:trPr>
          <w:trHeight w:val="297"/>
        </w:trPr>
        <w:tc>
          <w:tcPr>
            <w:tcW w:w="3759" w:type="dxa"/>
            <w:noWrap/>
            <w:vAlign w:val="bottom"/>
            <w:hideMark/>
          </w:tcPr>
          <w:p w14:paraId="0F9EB524" w14:textId="77777777" w:rsidR="00685355" w:rsidRPr="00ED34E6" w:rsidRDefault="00685355" w:rsidP="00A2725C">
            <w:pPr>
              <w:spacing w:after="0" w:line="240" w:lineRule="auto"/>
              <w:rPr>
                <w:b/>
                <w:bCs/>
                <w:kern w:val="0"/>
                <w14:ligatures w14:val="none"/>
              </w:rPr>
            </w:pPr>
            <w:r>
              <w:rPr>
                <w:b/>
                <w:bCs/>
                <w:kern w:val="0"/>
                <w14:ligatures w14:val="none"/>
              </w:rPr>
              <w:t>V. CHARAN</w:t>
            </w:r>
          </w:p>
        </w:tc>
        <w:tc>
          <w:tcPr>
            <w:tcW w:w="2671" w:type="dxa"/>
            <w:noWrap/>
            <w:vAlign w:val="bottom"/>
            <w:hideMark/>
          </w:tcPr>
          <w:p w14:paraId="5697E3D1" w14:textId="77777777" w:rsidR="00685355" w:rsidRPr="00ED34E6" w:rsidRDefault="00685355" w:rsidP="00A2725C">
            <w:pPr>
              <w:spacing w:after="0" w:line="240" w:lineRule="auto"/>
              <w:rPr>
                <w:b/>
                <w:bCs/>
                <w:kern w:val="0"/>
                <w14:ligatures w14:val="none"/>
              </w:rPr>
            </w:pPr>
            <w:r w:rsidRPr="00ED34E6">
              <w:rPr>
                <w:b/>
                <w:bCs/>
                <w:kern w:val="0"/>
                <w14:ligatures w14:val="none"/>
              </w:rPr>
              <w:t>(2</w:t>
            </w:r>
            <w:r>
              <w:rPr>
                <w:b/>
                <w:bCs/>
                <w:kern w:val="0"/>
                <w14:ligatures w14:val="none"/>
              </w:rPr>
              <w:t>2S41A05C6</w:t>
            </w:r>
            <w:r w:rsidRPr="00ED34E6">
              <w:rPr>
                <w:b/>
                <w:bCs/>
                <w:kern w:val="0"/>
                <w14:ligatures w14:val="none"/>
              </w:rPr>
              <w:t>)</w:t>
            </w:r>
          </w:p>
        </w:tc>
      </w:tr>
      <w:tr w:rsidR="00685355" w:rsidRPr="00ED34E6" w14:paraId="3FA84F2E" w14:textId="77777777" w:rsidTr="00A2725C">
        <w:trPr>
          <w:trHeight w:val="297"/>
        </w:trPr>
        <w:tc>
          <w:tcPr>
            <w:tcW w:w="3759" w:type="dxa"/>
            <w:noWrap/>
            <w:vAlign w:val="bottom"/>
            <w:hideMark/>
          </w:tcPr>
          <w:p w14:paraId="094CDE64" w14:textId="77777777" w:rsidR="00685355" w:rsidRPr="00ED34E6" w:rsidRDefault="00685355" w:rsidP="00A2725C">
            <w:pPr>
              <w:spacing w:after="0" w:line="240" w:lineRule="auto"/>
              <w:rPr>
                <w:b/>
                <w:bCs/>
                <w:kern w:val="0"/>
                <w14:ligatures w14:val="none"/>
              </w:rPr>
            </w:pPr>
            <w:r>
              <w:rPr>
                <w:b/>
                <w:bCs/>
                <w:kern w:val="0"/>
                <w14:ligatures w14:val="none"/>
              </w:rPr>
              <w:t>P. VENUGOPALA KRISHNA</w:t>
            </w:r>
          </w:p>
        </w:tc>
        <w:tc>
          <w:tcPr>
            <w:tcW w:w="2671" w:type="dxa"/>
            <w:noWrap/>
            <w:vAlign w:val="bottom"/>
            <w:hideMark/>
          </w:tcPr>
          <w:p w14:paraId="64FC5727" w14:textId="77777777" w:rsidR="00685355" w:rsidRPr="00ED34E6" w:rsidRDefault="00685355" w:rsidP="00A2725C">
            <w:pPr>
              <w:spacing w:after="0" w:line="240" w:lineRule="auto"/>
              <w:rPr>
                <w:b/>
                <w:bCs/>
                <w:kern w:val="0"/>
                <w14:ligatures w14:val="none"/>
              </w:rPr>
            </w:pPr>
            <w:r w:rsidRPr="00ED34E6">
              <w:rPr>
                <w:b/>
                <w:bCs/>
                <w:kern w:val="0"/>
                <w14:ligatures w14:val="none"/>
              </w:rPr>
              <w:t>(22S4</w:t>
            </w:r>
            <w:r>
              <w:rPr>
                <w:b/>
                <w:bCs/>
                <w:kern w:val="0"/>
                <w14:ligatures w14:val="none"/>
              </w:rPr>
              <w:t>1A05A2</w:t>
            </w:r>
            <w:r w:rsidRPr="00ED34E6">
              <w:rPr>
                <w:b/>
                <w:bCs/>
                <w:kern w:val="0"/>
                <w14:ligatures w14:val="none"/>
              </w:rPr>
              <w:t>)</w:t>
            </w:r>
          </w:p>
        </w:tc>
      </w:tr>
    </w:tbl>
    <w:p w14:paraId="36F273A6" w14:textId="77777777" w:rsidR="00685355" w:rsidRDefault="00685355" w:rsidP="00685355"/>
    <w:p w14:paraId="2B084202" w14:textId="0E4B7C47" w:rsidR="00685355" w:rsidRDefault="00685355">
      <w:pPr>
        <w:spacing w:after="160" w:line="278" w:lineRule="auto"/>
        <w:ind w:left="0" w:firstLine="0"/>
        <w:jc w:val="left"/>
        <w:rPr>
          <w:b/>
          <w:sz w:val="36"/>
        </w:rPr>
      </w:pPr>
    </w:p>
    <w:p w14:paraId="028F6EAE" w14:textId="77777777" w:rsidR="00685355" w:rsidRDefault="00685355">
      <w:pPr>
        <w:spacing w:after="0" w:line="259" w:lineRule="auto"/>
        <w:ind w:right="1"/>
        <w:jc w:val="center"/>
        <w:rPr>
          <w:b/>
          <w:sz w:val="36"/>
        </w:rPr>
      </w:pPr>
    </w:p>
    <w:p w14:paraId="320182C9" w14:textId="77777777" w:rsidR="00685355" w:rsidRDefault="00685355">
      <w:pPr>
        <w:spacing w:after="160" w:line="278" w:lineRule="auto"/>
        <w:ind w:left="0" w:firstLine="0"/>
        <w:jc w:val="left"/>
        <w:rPr>
          <w:b/>
          <w:sz w:val="36"/>
        </w:rPr>
      </w:pPr>
      <w:r>
        <w:rPr>
          <w:b/>
          <w:sz w:val="36"/>
        </w:rPr>
        <w:br w:type="page"/>
      </w:r>
    </w:p>
    <w:p w14:paraId="49B97DCE" w14:textId="1D8FF187" w:rsidR="00685355" w:rsidRDefault="00685355">
      <w:pPr>
        <w:spacing w:after="160" w:line="278" w:lineRule="auto"/>
        <w:ind w:left="0" w:firstLine="0"/>
        <w:jc w:val="left"/>
        <w:rPr>
          <w:b/>
          <w:sz w:val="36"/>
        </w:rPr>
      </w:pPr>
    </w:p>
    <w:p w14:paraId="0DEE7F67" w14:textId="77777777" w:rsidR="00685355" w:rsidRDefault="00685355">
      <w:pPr>
        <w:spacing w:after="0" w:line="259" w:lineRule="auto"/>
        <w:ind w:right="1"/>
        <w:jc w:val="center"/>
        <w:rPr>
          <w:b/>
          <w:sz w:val="36"/>
        </w:rPr>
      </w:pPr>
    </w:p>
    <w:p w14:paraId="321F2ADE" w14:textId="77777777" w:rsidR="00685355" w:rsidRDefault="00685355" w:rsidP="00685355">
      <w:pPr>
        <w:spacing w:after="78" w:line="480" w:lineRule="auto"/>
        <w:ind w:right="6"/>
        <w:jc w:val="center"/>
      </w:pPr>
      <w:r>
        <w:rPr>
          <w:b/>
          <w:sz w:val="32"/>
        </w:rPr>
        <w:t xml:space="preserve">ABSTRACT </w:t>
      </w:r>
    </w:p>
    <w:p w14:paraId="70BC56F8" w14:textId="77777777" w:rsidR="00685355" w:rsidRDefault="00685355" w:rsidP="00685355">
      <w:pPr>
        <w:spacing w:line="360" w:lineRule="auto"/>
        <w:ind w:left="-5"/>
        <w:sectPr w:rsidR="00685355" w:rsidSect="00A2725C">
          <w:footerReference w:type="even" r:id="rId9"/>
          <w:footerReference w:type="default" r:id="rId10"/>
          <w:footerReference w:type="first" r:id="rId11"/>
          <w:pgSz w:w="11907" w:h="16840" w:code="9"/>
          <w:pgMar w:top="567" w:right="567" w:bottom="567" w:left="851" w:header="720" w:footer="720" w:gutter="0"/>
          <w:pgNumType w:fmt="lowerRoman"/>
          <w:cols w:space="720"/>
        </w:sectPr>
      </w:pPr>
      <w:r>
        <w:t xml:space="preserve">Artificial intelligence (AI) has been identified as a critical technology of Fourth Industrial Revolution (Industry 4.0) for protecting computer network systems against cyber-attacks, malware, phishing, damage, or illicit access. AI has potential in strengthening the cyber capabilities and safety of nationstates, local governments, and non-state entities through e-Governance. Existing research provides a mixedassociation between AI, e-Governance, and cybersecurity; however, this relationship is believed to be  context-specific. AI, e-Governance, and cybersecurity influence and are affected by various stakeholders possessing a variety of knowledge and expertise in respective areas. To fill this context specific gap, this study investigates the direct relationship between AI, eGovernance, and cybersecurity. Furthermore,this study examines the mediating role of e-Governance between AI and cybersecurity and moderating effect of stakeholders involvement on the relationship between AI, e-Governance, and cybersecurity. The results of PLS-SEM path modeling analysis revealed a partial mediating impact of e-Governance between AI and cybersecurity. Likewise, moderating influence of stakeholders involvement was discovered on the relationship between AI and e-Governance, as well as between e-Governance and cybersecurity. It implies that stakeholders involvement has vital significance in AI and e-Governance because all stakeholders have interest in vibrant, transparent, and secured cyberspace while using e-services. This study provides practical implications for governmental bodies of smart cities for strengthening their cybersecurity measures. </w:t>
      </w:r>
    </w:p>
    <w:p w14:paraId="02B6E9DF" w14:textId="77777777" w:rsidR="00A2725C" w:rsidRDefault="00A2725C" w:rsidP="00685355">
      <w:pPr>
        <w:spacing w:after="0" w:line="259" w:lineRule="auto"/>
        <w:ind w:left="0" w:right="3426" w:firstLine="0"/>
        <w:jc w:val="right"/>
        <w:rPr>
          <w:b/>
          <w:sz w:val="32"/>
          <w:u w:val="single" w:color="000000"/>
        </w:rPr>
      </w:pPr>
    </w:p>
    <w:p w14:paraId="5CF040DB" w14:textId="7B3A32AC" w:rsidR="00685355" w:rsidRDefault="00A2725C" w:rsidP="00685355">
      <w:pPr>
        <w:spacing w:after="0" w:line="259" w:lineRule="auto"/>
        <w:ind w:left="0" w:right="3426" w:firstLine="0"/>
        <w:jc w:val="right"/>
      </w:pPr>
      <w:r>
        <w:rPr>
          <w:b/>
          <w:sz w:val="32"/>
          <w:u w:val="single" w:color="000000"/>
        </w:rPr>
        <w:t>L</w:t>
      </w:r>
      <w:r w:rsidR="00685355">
        <w:rPr>
          <w:b/>
          <w:sz w:val="32"/>
          <w:u w:val="single" w:color="000000"/>
        </w:rPr>
        <w:t>IST OF FIGURES</w:t>
      </w:r>
      <w:r w:rsidR="00685355">
        <w:rPr>
          <w:b/>
          <w:sz w:val="32"/>
        </w:rPr>
        <w:t xml:space="preserve"> </w:t>
      </w:r>
    </w:p>
    <w:p w14:paraId="07F4FAE9" w14:textId="77777777" w:rsidR="00685355" w:rsidRDefault="00685355" w:rsidP="00685355">
      <w:pPr>
        <w:spacing w:after="0" w:line="259" w:lineRule="auto"/>
        <w:ind w:left="77" w:firstLine="0"/>
        <w:jc w:val="center"/>
      </w:pPr>
      <w:r>
        <w:rPr>
          <w:b/>
          <w:sz w:val="32"/>
        </w:rPr>
        <w:t xml:space="preserve"> </w:t>
      </w:r>
    </w:p>
    <w:p w14:paraId="5C4A7EF4" w14:textId="77777777" w:rsidR="00685355" w:rsidRDefault="00685355" w:rsidP="00685355">
      <w:pPr>
        <w:spacing w:after="0" w:line="259" w:lineRule="auto"/>
        <w:ind w:left="77" w:firstLine="0"/>
        <w:jc w:val="center"/>
      </w:pPr>
      <w:r>
        <w:rPr>
          <w:b/>
          <w:sz w:val="32"/>
        </w:rPr>
        <w:t xml:space="preserve"> </w:t>
      </w:r>
    </w:p>
    <w:p w14:paraId="30F54D54" w14:textId="77777777" w:rsidR="00685355" w:rsidRDefault="00685355" w:rsidP="00685355">
      <w:pPr>
        <w:spacing w:after="0" w:line="259" w:lineRule="auto"/>
        <w:ind w:left="77" w:firstLine="0"/>
        <w:jc w:val="center"/>
      </w:pPr>
      <w:r>
        <w:rPr>
          <w:b/>
          <w:sz w:val="32"/>
        </w:rPr>
        <w:t xml:space="preserve"> </w:t>
      </w:r>
    </w:p>
    <w:tbl>
      <w:tblPr>
        <w:tblStyle w:val="TableGrid"/>
        <w:tblW w:w="9904" w:type="dxa"/>
        <w:tblInd w:w="5" w:type="dxa"/>
        <w:tblCellMar>
          <w:top w:w="16" w:type="dxa"/>
          <w:left w:w="108" w:type="dxa"/>
          <w:right w:w="115" w:type="dxa"/>
        </w:tblCellMar>
        <w:tblLook w:val="04A0" w:firstRow="1" w:lastRow="0" w:firstColumn="1" w:lastColumn="0" w:noHBand="0" w:noVBand="1"/>
      </w:tblPr>
      <w:tblGrid>
        <w:gridCol w:w="1138"/>
        <w:gridCol w:w="5463"/>
        <w:gridCol w:w="3303"/>
      </w:tblGrid>
      <w:tr w:rsidR="00685355" w14:paraId="0BC6452F" w14:textId="77777777" w:rsidTr="00A2725C">
        <w:trPr>
          <w:trHeight w:val="571"/>
        </w:trPr>
        <w:tc>
          <w:tcPr>
            <w:tcW w:w="1138" w:type="dxa"/>
            <w:tcBorders>
              <w:top w:val="single" w:sz="4" w:space="0" w:color="000000"/>
              <w:left w:val="single" w:sz="4" w:space="0" w:color="000000"/>
              <w:bottom w:val="single" w:sz="4" w:space="0" w:color="000000"/>
              <w:right w:val="single" w:sz="4" w:space="0" w:color="000000"/>
            </w:tcBorders>
          </w:tcPr>
          <w:p w14:paraId="4DA45E91" w14:textId="77777777" w:rsidR="00685355" w:rsidRDefault="00685355" w:rsidP="00A2725C">
            <w:pPr>
              <w:spacing w:after="0" w:line="259" w:lineRule="auto"/>
              <w:ind w:left="0" w:firstLine="0"/>
              <w:jc w:val="left"/>
            </w:pPr>
            <w:r>
              <w:rPr>
                <w:b/>
                <w:sz w:val="28"/>
              </w:rPr>
              <w:t xml:space="preserve">S.NO </w:t>
            </w:r>
          </w:p>
        </w:tc>
        <w:tc>
          <w:tcPr>
            <w:tcW w:w="5463" w:type="dxa"/>
            <w:tcBorders>
              <w:top w:val="single" w:sz="4" w:space="0" w:color="000000"/>
              <w:left w:val="single" w:sz="4" w:space="0" w:color="000000"/>
              <w:bottom w:val="single" w:sz="4" w:space="0" w:color="000000"/>
              <w:right w:val="single" w:sz="4" w:space="0" w:color="000000"/>
            </w:tcBorders>
          </w:tcPr>
          <w:p w14:paraId="35CCAC5B" w14:textId="77777777" w:rsidR="00685355" w:rsidRDefault="00685355" w:rsidP="00A2725C">
            <w:pPr>
              <w:spacing w:after="0" w:line="259" w:lineRule="auto"/>
              <w:ind w:left="0" w:firstLine="0"/>
              <w:jc w:val="left"/>
            </w:pPr>
            <w:r>
              <w:rPr>
                <w:b/>
                <w:sz w:val="28"/>
              </w:rPr>
              <w:t xml:space="preserve">TABLES/FIGURES </w:t>
            </w:r>
          </w:p>
        </w:tc>
        <w:tc>
          <w:tcPr>
            <w:tcW w:w="3303" w:type="dxa"/>
            <w:tcBorders>
              <w:top w:val="single" w:sz="4" w:space="0" w:color="000000"/>
              <w:left w:val="single" w:sz="4" w:space="0" w:color="000000"/>
              <w:bottom w:val="single" w:sz="4" w:space="0" w:color="000000"/>
              <w:right w:val="single" w:sz="4" w:space="0" w:color="000000"/>
            </w:tcBorders>
          </w:tcPr>
          <w:p w14:paraId="07FCE412" w14:textId="77777777" w:rsidR="00685355" w:rsidRDefault="00685355" w:rsidP="00A2725C">
            <w:pPr>
              <w:spacing w:after="0" w:line="259" w:lineRule="auto"/>
              <w:ind w:left="0" w:firstLine="0"/>
              <w:jc w:val="left"/>
            </w:pPr>
            <w:r>
              <w:rPr>
                <w:b/>
                <w:sz w:val="28"/>
              </w:rPr>
              <w:t xml:space="preserve">PAGE NO’S </w:t>
            </w:r>
          </w:p>
        </w:tc>
      </w:tr>
      <w:tr w:rsidR="00685355" w14:paraId="7C9EA204" w14:textId="77777777" w:rsidTr="00A2725C">
        <w:trPr>
          <w:trHeight w:val="485"/>
        </w:trPr>
        <w:tc>
          <w:tcPr>
            <w:tcW w:w="1138" w:type="dxa"/>
            <w:tcBorders>
              <w:top w:val="single" w:sz="4" w:space="0" w:color="000000"/>
              <w:left w:val="single" w:sz="4" w:space="0" w:color="000000"/>
              <w:bottom w:val="single" w:sz="4" w:space="0" w:color="000000"/>
              <w:right w:val="single" w:sz="4" w:space="0" w:color="000000"/>
            </w:tcBorders>
          </w:tcPr>
          <w:p w14:paraId="5058C9DB" w14:textId="77777777" w:rsidR="00685355" w:rsidRDefault="00685355" w:rsidP="00A2725C">
            <w:pPr>
              <w:spacing w:after="0" w:line="259" w:lineRule="auto"/>
              <w:ind w:left="8" w:firstLine="0"/>
              <w:jc w:val="center"/>
            </w:pPr>
            <w:r>
              <w:rPr>
                <w:sz w:val="28"/>
              </w:rPr>
              <w:t xml:space="preserve">1 </w:t>
            </w:r>
          </w:p>
        </w:tc>
        <w:tc>
          <w:tcPr>
            <w:tcW w:w="5463" w:type="dxa"/>
            <w:tcBorders>
              <w:top w:val="single" w:sz="4" w:space="0" w:color="000000"/>
              <w:left w:val="single" w:sz="4" w:space="0" w:color="000000"/>
              <w:bottom w:val="single" w:sz="4" w:space="0" w:color="000000"/>
              <w:right w:val="single" w:sz="4" w:space="0" w:color="000000"/>
            </w:tcBorders>
          </w:tcPr>
          <w:p w14:paraId="7944AFB8" w14:textId="77777777" w:rsidR="00685355" w:rsidRDefault="00685355" w:rsidP="00A2725C">
            <w:pPr>
              <w:spacing w:after="0" w:line="259" w:lineRule="auto"/>
              <w:ind w:left="0" w:firstLine="0"/>
              <w:jc w:val="left"/>
            </w:pPr>
            <w:r>
              <w:rPr>
                <w:sz w:val="28"/>
              </w:rPr>
              <w:t xml:space="preserve">System Architecture </w:t>
            </w:r>
          </w:p>
        </w:tc>
        <w:tc>
          <w:tcPr>
            <w:tcW w:w="3303" w:type="dxa"/>
            <w:tcBorders>
              <w:top w:val="single" w:sz="4" w:space="0" w:color="000000"/>
              <w:left w:val="single" w:sz="4" w:space="0" w:color="000000"/>
              <w:bottom w:val="single" w:sz="4" w:space="0" w:color="000000"/>
              <w:right w:val="single" w:sz="4" w:space="0" w:color="000000"/>
            </w:tcBorders>
          </w:tcPr>
          <w:p w14:paraId="5B162BE4" w14:textId="37908A94" w:rsidR="00685355" w:rsidRDefault="00685355" w:rsidP="00A10D12">
            <w:pPr>
              <w:spacing w:after="0" w:line="259" w:lineRule="auto"/>
              <w:ind w:left="7" w:firstLine="0"/>
            </w:pPr>
            <w:r>
              <w:rPr>
                <w:sz w:val="28"/>
              </w:rPr>
              <w:t xml:space="preserve">15 </w:t>
            </w:r>
            <w:ins w:id="2" w:author="Microsoft Word" w:date="2026-03-29T19:04:00Z" w16du:dateUtc="2026-03-29T13:34:00Z">
              <w:r w:rsidR="00A10D12">
                <w:t xml:space="preserve">                   </w:t>
              </w:r>
              <w:r w:rsidR="000A51C3">
                <w:t xml:space="preserve">    </w:t>
              </w:r>
              <w:r w:rsidR="00A10D12">
                <w:t xml:space="preserve"> 10</w:t>
              </w:r>
            </w:ins>
          </w:p>
        </w:tc>
      </w:tr>
      <w:tr w:rsidR="00685355" w14:paraId="72C2180E" w14:textId="77777777" w:rsidTr="00A2725C">
        <w:trPr>
          <w:trHeight w:val="610"/>
        </w:trPr>
        <w:tc>
          <w:tcPr>
            <w:tcW w:w="1138" w:type="dxa"/>
            <w:tcBorders>
              <w:top w:val="single" w:sz="4" w:space="0" w:color="000000"/>
              <w:left w:val="single" w:sz="4" w:space="0" w:color="000000"/>
              <w:bottom w:val="single" w:sz="4" w:space="0" w:color="000000"/>
              <w:right w:val="single" w:sz="4" w:space="0" w:color="000000"/>
            </w:tcBorders>
          </w:tcPr>
          <w:p w14:paraId="6CBA6BA3" w14:textId="77777777" w:rsidR="00685355" w:rsidRDefault="00685355" w:rsidP="00A2725C">
            <w:pPr>
              <w:spacing w:after="0" w:line="259" w:lineRule="auto"/>
              <w:ind w:left="8" w:firstLine="0"/>
              <w:jc w:val="center"/>
            </w:pPr>
            <w:r>
              <w:rPr>
                <w:sz w:val="28"/>
              </w:rPr>
              <w:t xml:space="preserve">2 </w:t>
            </w:r>
          </w:p>
        </w:tc>
        <w:tc>
          <w:tcPr>
            <w:tcW w:w="5463" w:type="dxa"/>
            <w:tcBorders>
              <w:top w:val="single" w:sz="4" w:space="0" w:color="000000"/>
              <w:left w:val="single" w:sz="4" w:space="0" w:color="000000"/>
              <w:bottom w:val="single" w:sz="4" w:space="0" w:color="000000"/>
              <w:right w:val="single" w:sz="4" w:space="0" w:color="000000"/>
            </w:tcBorders>
          </w:tcPr>
          <w:p w14:paraId="46C0338A" w14:textId="229804AB" w:rsidR="00685355" w:rsidRDefault="00685355" w:rsidP="00A2725C">
            <w:pPr>
              <w:spacing w:after="0" w:line="259" w:lineRule="auto"/>
              <w:ind w:left="0" w:firstLine="0"/>
              <w:jc w:val="left"/>
            </w:pPr>
            <w:r>
              <w:rPr>
                <w:sz w:val="28"/>
              </w:rPr>
              <w:t xml:space="preserve">UML Diagrams </w:t>
            </w:r>
            <w:ins w:id="3" w:author="Microsoft Word" w:date="2026-03-29T19:04:00Z" w16du:dateUtc="2026-03-29T13:34:00Z">
              <w:r>
                <w:rPr>
                  <w:sz w:val="28"/>
                </w:rPr>
                <w:t xml:space="preserve">UML Diagrams </w:t>
              </w:r>
              <w:r w:rsidR="00A10D12">
                <w:rPr>
                  <w:sz w:val="28"/>
                </w:rPr>
                <w:t xml:space="preserve">                                                            </w:t>
              </w:r>
            </w:ins>
          </w:p>
        </w:tc>
        <w:tc>
          <w:tcPr>
            <w:tcW w:w="3303" w:type="dxa"/>
            <w:tcBorders>
              <w:top w:val="single" w:sz="4" w:space="0" w:color="000000"/>
              <w:left w:val="single" w:sz="4" w:space="0" w:color="000000"/>
              <w:bottom w:val="single" w:sz="4" w:space="0" w:color="000000"/>
              <w:right w:val="single" w:sz="4" w:space="0" w:color="000000"/>
            </w:tcBorders>
          </w:tcPr>
          <w:p w14:paraId="5686218E" w14:textId="3F213332" w:rsidR="00685355" w:rsidRDefault="00685355" w:rsidP="000E22A6">
            <w:pPr>
              <w:spacing w:after="0" w:line="259" w:lineRule="auto"/>
            </w:pPr>
            <w:r>
              <w:rPr>
                <w:sz w:val="28"/>
              </w:rPr>
              <w:t xml:space="preserve">16-24 </w:t>
            </w:r>
            <w:ins w:id="4" w:author="Microsoft Word" w:date="2026-03-29T19:04:00Z" w16du:dateUtc="2026-03-29T13:34:00Z">
              <w:r w:rsidR="000E22A6">
                <w:t xml:space="preserve">                  </w:t>
              </w:r>
              <w:r w:rsidR="000A51C3">
                <w:t xml:space="preserve">  </w:t>
              </w:r>
              <w:r w:rsidR="000E22A6">
                <w:t xml:space="preserve"> </w:t>
              </w:r>
              <w:r w:rsidR="000A51C3">
                <w:t xml:space="preserve"> </w:t>
              </w:r>
              <w:r w:rsidR="000E22A6">
                <w:t>11-16</w:t>
              </w:r>
            </w:ins>
          </w:p>
        </w:tc>
      </w:tr>
      <w:tr w:rsidR="00685355" w14:paraId="620BE836" w14:textId="77777777" w:rsidTr="00A2725C">
        <w:trPr>
          <w:trHeight w:val="608"/>
        </w:trPr>
        <w:tc>
          <w:tcPr>
            <w:tcW w:w="1138" w:type="dxa"/>
            <w:tcBorders>
              <w:top w:val="single" w:sz="4" w:space="0" w:color="000000"/>
              <w:left w:val="single" w:sz="4" w:space="0" w:color="000000"/>
              <w:bottom w:val="single" w:sz="4" w:space="0" w:color="000000"/>
              <w:right w:val="single" w:sz="4" w:space="0" w:color="000000"/>
            </w:tcBorders>
          </w:tcPr>
          <w:p w14:paraId="1B21B844" w14:textId="27FDE275" w:rsidR="00685355" w:rsidRDefault="00BA7422" w:rsidP="00BA7422">
            <w:pPr>
              <w:spacing w:after="0" w:line="259" w:lineRule="auto"/>
              <w:ind w:left="77" w:firstLine="0"/>
            </w:pPr>
            <w:r>
              <w:t xml:space="preserve">      3</w:t>
            </w:r>
          </w:p>
        </w:tc>
        <w:tc>
          <w:tcPr>
            <w:tcW w:w="5463" w:type="dxa"/>
            <w:tcBorders>
              <w:top w:val="single" w:sz="4" w:space="0" w:color="000000"/>
              <w:left w:val="single" w:sz="4" w:space="0" w:color="000000"/>
              <w:bottom w:val="single" w:sz="4" w:space="0" w:color="000000"/>
              <w:right w:val="single" w:sz="4" w:space="0" w:color="000000"/>
            </w:tcBorders>
          </w:tcPr>
          <w:p w14:paraId="77A6C0D2" w14:textId="0421C52A" w:rsidR="00685355" w:rsidRDefault="00BA7422" w:rsidP="00A2725C">
            <w:pPr>
              <w:spacing w:after="0" w:line="259" w:lineRule="auto"/>
              <w:ind w:left="0" w:firstLine="0"/>
              <w:jc w:val="left"/>
            </w:pPr>
            <w:r>
              <w:rPr>
                <w:sz w:val="28"/>
              </w:rPr>
              <w:t xml:space="preserve">4.1.1 </w:t>
            </w:r>
            <w:r w:rsidR="00685355">
              <w:rPr>
                <w:sz w:val="28"/>
              </w:rPr>
              <w:t xml:space="preserve">Use Case Diagram </w:t>
            </w:r>
          </w:p>
        </w:tc>
        <w:tc>
          <w:tcPr>
            <w:tcW w:w="3303" w:type="dxa"/>
            <w:tcBorders>
              <w:top w:val="single" w:sz="4" w:space="0" w:color="000000"/>
              <w:left w:val="single" w:sz="4" w:space="0" w:color="000000"/>
              <w:bottom w:val="single" w:sz="4" w:space="0" w:color="000000"/>
              <w:right w:val="single" w:sz="4" w:space="0" w:color="000000"/>
            </w:tcBorders>
          </w:tcPr>
          <w:p w14:paraId="53403A5D" w14:textId="3474D1BB" w:rsidR="00685355" w:rsidRDefault="00685355" w:rsidP="00A2725C">
            <w:pPr>
              <w:spacing w:after="0" w:line="259" w:lineRule="auto"/>
              <w:ind w:left="7" w:firstLine="0"/>
              <w:jc w:val="center"/>
            </w:pPr>
            <w:r>
              <w:rPr>
                <w:sz w:val="28"/>
              </w:rPr>
              <w:t xml:space="preserve">17 </w:t>
            </w:r>
            <w:ins w:id="5" w:author="Microsoft Word" w:date="2026-03-29T19:04:00Z" w16du:dateUtc="2026-03-29T13:34:00Z">
              <w:r w:rsidR="000E22A6">
                <w:t>11</w:t>
              </w:r>
            </w:ins>
          </w:p>
        </w:tc>
      </w:tr>
      <w:tr w:rsidR="00685355" w14:paraId="0EF03243" w14:textId="77777777" w:rsidTr="00A2725C">
        <w:trPr>
          <w:trHeight w:val="607"/>
        </w:trPr>
        <w:tc>
          <w:tcPr>
            <w:tcW w:w="1138" w:type="dxa"/>
            <w:tcBorders>
              <w:top w:val="single" w:sz="4" w:space="0" w:color="000000"/>
              <w:left w:val="single" w:sz="4" w:space="0" w:color="000000"/>
              <w:bottom w:val="single" w:sz="4" w:space="0" w:color="000000"/>
              <w:right w:val="single" w:sz="4" w:space="0" w:color="000000"/>
            </w:tcBorders>
          </w:tcPr>
          <w:p w14:paraId="7DD84511" w14:textId="11DE5802" w:rsidR="00685355" w:rsidRPr="00BA7422" w:rsidRDefault="00BA7422" w:rsidP="00BA7422">
            <w:pPr>
              <w:spacing w:after="0" w:line="259" w:lineRule="auto"/>
              <w:ind w:left="77" w:firstLine="0"/>
              <w:jc w:val="center"/>
              <w:rPr>
                <w:sz w:val="28"/>
              </w:rPr>
            </w:pPr>
            <w:r>
              <w:rPr>
                <w:sz w:val="28"/>
              </w:rPr>
              <w:t>4</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6CDE9B21" w14:textId="432D1B9A" w:rsidR="00685355" w:rsidRDefault="00BA7422" w:rsidP="00A2725C">
            <w:pPr>
              <w:spacing w:after="0" w:line="259" w:lineRule="auto"/>
              <w:ind w:left="0" w:firstLine="0"/>
              <w:jc w:val="left"/>
            </w:pPr>
            <w:r>
              <w:rPr>
                <w:sz w:val="28"/>
              </w:rPr>
              <w:t>4.1.</w:t>
            </w:r>
            <w:r w:rsidR="00685355">
              <w:rPr>
                <w:sz w:val="28"/>
              </w:rPr>
              <w:t xml:space="preserve">2. Class Diagram </w:t>
            </w:r>
          </w:p>
        </w:tc>
        <w:tc>
          <w:tcPr>
            <w:tcW w:w="3303" w:type="dxa"/>
            <w:tcBorders>
              <w:top w:val="single" w:sz="4" w:space="0" w:color="000000"/>
              <w:left w:val="single" w:sz="4" w:space="0" w:color="000000"/>
              <w:bottom w:val="single" w:sz="4" w:space="0" w:color="000000"/>
              <w:right w:val="single" w:sz="4" w:space="0" w:color="000000"/>
            </w:tcBorders>
          </w:tcPr>
          <w:p w14:paraId="32F227DE" w14:textId="64933716" w:rsidR="00685355" w:rsidRDefault="00685355" w:rsidP="00A2725C">
            <w:pPr>
              <w:spacing w:after="0" w:line="259" w:lineRule="auto"/>
              <w:ind w:left="7" w:firstLine="0"/>
              <w:jc w:val="center"/>
            </w:pPr>
            <w:r>
              <w:rPr>
                <w:sz w:val="28"/>
              </w:rPr>
              <w:t xml:space="preserve">18 </w:t>
            </w:r>
            <w:ins w:id="6" w:author="Microsoft Word" w:date="2026-03-29T19:04:00Z" w16du:dateUtc="2026-03-29T13:34:00Z">
              <w:r w:rsidR="000E22A6">
                <w:t>12</w:t>
              </w:r>
            </w:ins>
          </w:p>
        </w:tc>
      </w:tr>
      <w:tr w:rsidR="00685355" w14:paraId="1F6CCC5D" w14:textId="77777777" w:rsidTr="00A2725C">
        <w:trPr>
          <w:trHeight w:val="610"/>
        </w:trPr>
        <w:tc>
          <w:tcPr>
            <w:tcW w:w="1138" w:type="dxa"/>
            <w:tcBorders>
              <w:top w:val="single" w:sz="4" w:space="0" w:color="000000"/>
              <w:left w:val="single" w:sz="4" w:space="0" w:color="000000"/>
              <w:bottom w:val="single" w:sz="4" w:space="0" w:color="000000"/>
              <w:right w:val="single" w:sz="4" w:space="0" w:color="000000"/>
            </w:tcBorders>
          </w:tcPr>
          <w:p w14:paraId="2FC4FA2D" w14:textId="19E30924" w:rsidR="00685355" w:rsidRDefault="00BA7422" w:rsidP="00A2725C">
            <w:pPr>
              <w:spacing w:after="0" w:line="259" w:lineRule="auto"/>
              <w:ind w:left="77" w:firstLine="0"/>
              <w:jc w:val="center"/>
            </w:pPr>
            <w:r>
              <w:rPr>
                <w:sz w:val="28"/>
              </w:rPr>
              <w:t>5</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32BE4EEA" w14:textId="76E20080" w:rsidR="00685355" w:rsidRDefault="00BA7422" w:rsidP="00A2725C">
            <w:pPr>
              <w:spacing w:after="0" w:line="259" w:lineRule="auto"/>
              <w:ind w:left="0" w:firstLine="0"/>
              <w:jc w:val="left"/>
            </w:pPr>
            <w:r>
              <w:rPr>
                <w:sz w:val="28"/>
              </w:rPr>
              <w:t>4.1</w:t>
            </w:r>
            <w:r w:rsidR="00685355">
              <w:rPr>
                <w:sz w:val="28"/>
              </w:rPr>
              <w:t xml:space="preserve">.3 Sequence Diagram </w:t>
            </w:r>
          </w:p>
        </w:tc>
        <w:tc>
          <w:tcPr>
            <w:tcW w:w="3303" w:type="dxa"/>
            <w:tcBorders>
              <w:top w:val="single" w:sz="4" w:space="0" w:color="000000"/>
              <w:left w:val="single" w:sz="4" w:space="0" w:color="000000"/>
              <w:bottom w:val="single" w:sz="4" w:space="0" w:color="000000"/>
              <w:right w:val="single" w:sz="4" w:space="0" w:color="000000"/>
            </w:tcBorders>
          </w:tcPr>
          <w:p w14:paraId="49E6342F" w14:textId="087C88B4" w:rsidR="00685355" w:rsidRDefault="00685355" w:rsidP="00A2725C">
            <w:pPr>
              <w:spacing w:after="0" w:line="259" w:lineRule="auto"/>
              <w:ind w:left="7" w:firstLine="0"/>
              <w:jc w:val="center"/>
            </w:pPr>
            <w:r>
              <w:rPr>
                <w:sz w:val="28"/>
              </w:rPr>
              <w:t xml:space="preserve">19 </w:t>
            </w:r>
            <w:ins w:id="7" w:author="Microsoft Word" w:date="2026-03-29T19:04:00Z" w16du:dateUtc="2026-03-29T13:34:00Z">
              <w:r w:rsidR="000E22A6">
                <w:t>13</w:t>
              </w:r>
            </w:ins>
          </w:p>
        </w:tc>
      </w:tr>
      <w:tr w:rsidR="00685355" w14:paraId="40212EB6" w14:textId="77777777" w:rsidTr="00A2725C">
        <w:trPr>
          <w:trHeight w:val="607"/>
        </w:trPr>
        <w:tc>
          <w:tcPr>
            <w:tcW w:w="1138" w:type="dxa"/>
            <w:tcBorders>
              <w:top w:val="single" w:sz="4" w:space="0" w:color="000000"/>
              <w:left w:val="single" w:sz="4" w:space="0" w:color="000000"/>
              <w:bottom w:val="single" w:sz="4" w:space="0" w:color="000000"/>
              <w:right w:val="single" w:sz="4" w:space="0" w:color="000000"/>
            </w:tcBorders>
          </w:tcPr>
          <w:p w14:paraId="2BE8C4BB" w14:textId="35E25756" w:rsidR="00685355" w:rsidRDefault="00BA7422" w:rsidP="00A2725C">
            <w:pPr>
              <w:spacing w:after="0" w:line="259" w:lineRule="auto"/>
              <w:ind w:left="77" w:firstLine="0"/>
              <w:jc w:val="center"/>
            </w:pPr>
            <w:r>
              <w:rPr>
                <w:sz w:val="28"/>
              </w:rPr>
              <w:t>6</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1BD01593" w14:textId="052AFC6C" w:rsidR="00685355" w:rsidRDefault="00BA7422" w:rsidP="00A2725C">
            <w:pPr>
              <w:spacing w:after="0" w:line="259" w:lineRule="auto"/>
              <w:ind w:left="0" w:firstLine="0"/>
              <w:jc w:val="left"/>
            </w:pPr>
            <w:r>
              <w:rPr>
                <w:sz w:val="28"/>
              </w:rPr>
              <w:t>4.1</w:t>
            </w:r>
            <w:r w:rsidR="00685355">
              <w:rPr>
                <w:sz w:val="28"/>
              </w:rPr>
              <w:t xml:space="preserve">.4 Collaboration Diagram </w:t>
            </w:r>
          </w:p>
        </w:tc>
        <w:tc>
          <w:tcPr>
            <w:tcW w:w="3303" w:type="dxa"/>
            <w:tcBorders>
              <w:top w:val="single" w:sz="4" w:space="0" w:color="000000"/>
              <w:left w:val="single" w:sz="4" w:space="0" w:color="000000"/>
              <w:bottom w:val="single" w:sz="4" w:space="0" w:color="000000"/>
              <w:right w:val="single" w:sz="4" w:space="0" w:color="000000"/>
            </w:tcBorders>
          </w:tcPr>
          <w:p w14:paraId="18D86180" w14:textId="705982C8" w:rsidR="00685355" w:rsidRDefault="00685355" w:rsidP="00A2725C">
            <w:pPr>
              <w:spacing w:after="0" w:line="259" w:lineRule="auto"/>
              <w:ind w:left="7" w:firstLine="0"/>
              <w:jc w:val="center"/>
            </w:pPr>
            <w:r>
              <w:rPr>
                <w:sz w:val="28"/>
              </w:rPr>
              <w:t xml:space="preserve">20 </w:t>
            </w:r>
            <w:ins w:id="8" w:author="Microsoft Word" w:date="2026-03-29T19:04:00Z" w16du:dateUtc="2026-03-29T13:34:00Z">
              <w:r w:rsidR="000E22A6">
                <w:t>13</w:t>
              </w:r>
            </w:ins>
          </w:p>
        </w:tc>
      </w:tr>
      <w:tr w:rsidR="00685355" w14:paraId="0B05DA4B" w14:textId="77777777" w:rsidTr="00A2725C">
        <w:trPr>
          <w:trHeight w:val="607"/>
        </w:trPr>
        <w:tc>
          <w:tcPr>
            <w:tcW w:w="1138" w:type="dxa"/>
            <w:tcBorders>
              <w:top w:val="single" w:sz="4" w:space="0" w:color="000000"/>
              <w:left w:val="single" w:sz="4" w:space="0" w:color="000000"/>
              <w:bottom w:val="single" w:sz="4" w:space="0" w:color="000000"/>
              <w:right w:val="single" w:sz="4" w:space="0" w:color="000000"/>
            </w:tcBorders>
          </w:tcPr>
          <w:p w14:paraId="5409D355" w14:textId="473D4CFE" w:rsidR="00685355" w:rsidRDefault="00BA7422" w:rsidP="00A2725C">
            <w:pPr>
              <w:spacing w:after="0" w:line="259" w:lineRule="auto"/>
              <w:ind w:left="77" w:firstLine="0"/>
              <w:jc w:val="center"/>
            </w:pPr>
            <w:r>
              <w:rPr>
                <w:sz w:val="28"/>
              </w:rPr>
              <w:t>7</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17FD4E34" w14:textId="79D596D0" w:rsidR="00685355" w:rsidRDefault="00BA7422" w:rsidP="00A2725C">
            <w:pPr>
              <w:spacing w:after="0" w:line="259" w:lineRule="auto"/>
              <w:ind w:left="0" w:firstLine="0"/>
              <w:jc w:val="left"/>
            </w:pPr>
            <w:r>
              <w:rPr>
                <w:sz w:val="28"/>
              </w:rPr>
              <w:t>4.1</w:t>
            </w:r>
            <w:r w:rsidR="00685355">
              <w:rPr>
                <w:sz w:val="28"/>
              </w:rPr>
              <w:t xml:space="preserve">.5 Activity Diagram </w:t>
            </w:r>
          </w:p>
        </w:tc>
        <w:tc>
          <w:tcPr>
            <w:tcW w:w="3303" w:type="dxa"/>
            <w:tcBorders>
              <w:top w:val="single" w:sz="4" w:space="0" w:color="000000"/>
              <w:left w:val="single" w:sz="4" w:space="0" w:color="000000"/>
              <w:bottom w:val="single" w:sz="4" w:space="0" w:color="000000"/>
              <w:right w:val="single" w:sz="4" w:space="0" w:color="000000"/>
            </w:tcBorders>
          </w:tcPr>
          <w:p w14:paraId="6BADF110" w14:textId="209F18EB" w:rsidR="00685355" w:rsidRDefault="00685355" w:rsidP="00A2725C">
            <w:pPr>
              <w:spacing w:after="0" w:line="259" w:lineRule="auto"/>
              <w:ind w:left="7" w:firstLine="0"/>
              <w:jc w:val="center"/>
            </w:pPr>
            <w:r>
              <w:rPr>
                <w:sz w:val="28"/>
              </w:rPr>
              <w:t>21</w:t>
            </w:r>
            <w:ins w:id="9" w:author="Microsoft Word" w:date="2026-03-29T19:04:00Z" w16du:dateUtc="2026-03-29T13:34:00Z">
              <w:r w:rsidR="000E22A6">
                <w:rPr>
                  <w:sz w:val="28"/>
                </w:rPr>
                <w:t>14</w:t>
              </w:r>
            </w:ins>
            <w:r>
              <w:rPr>
                <w:sz w:val="28"/>
              </w:rPr>
              <w:t xml:space="preserve"> </w:t>
            </w:r>
          </w:p>
        </w:tc>
      </w:tr>
      <w:tr w:rsidR="00685355" w14:paraId="3F6D0166" w14:textId="77777777" w:rsidTr="00A2725C">
        <w:trPr>
          <w:trHeight w:val="610"/>
        </w:trPr>
        <w:tc>
          <w:tcPr>
            <w:tcW w:w="1138" w:type="dxa"/>
            <w:tcBorders>
              <w:top w:val="single" w:sz="4" w:space="0" w:color="000000"/>
              <w:left w:val="single" w:sz="4" w:space="0" w:color="000000"/>
              <w:bottom w:val="single" w:sz="4" w:space="0" w:color="000000"/>
              <w:right w:val="single" w:sz="4" w:space="0" w:color="000000"/>
            </w:tcBorders>
          </w:tcPr>
          <w:p w14:paraId="7A941CE0" w14:textId="15BF8272" w:rsidR="00685355" w:rsidRDefault="00685355" w:rsidP="00A2725C">
            <w:pPr>
              <w:spacing w:after="0" w:line="259" w:lineRule="auto"/>
              <w:ind w:left="77" w:firstLine="0"/>
              <w:jc w:val="center"/>
            </w:pPr>
            <w:r>
              <w:rPr>
                <w:sz w:val="28"/>
              </w:rPr>
              <w:t xml:space="preserve"> </w:t>
            </w:r>
            <w:r w:rsidR="00BA7422">
              <w:rPr>
                <w:sz w:val="28"/>
              </w:rPr>
              <w:t>8</w:t>
            </w:r>
          </w:p>
        </w:tc>
        <w:tc>
          <w:tcPr>
            <w:tcW w:w="5463" w:type="dxa"/>
            <w:tcBorders>
              <w:top w:val="single" w:sz="4" w:space="0" w:color="000000"/>
              <w:left w:val="single" w:sz="4" w:space="0" w:color="000000"/>
              <w:bottom w:val="single" w:sz="4" w:space="0" w:color="000000"/>
              <w:right w:val="single" w:sz="4" w:space="0" w:color="000000"/>
            </w:tcBorders>
          </w:tcPr>
          <w:p w14:paraId="1F24AEF8" w14:textId="395DF776" w:rsidR="00685355" w:rsidRDefault="00BA7422" w:rsidP="00A2725C">
            <w:pPr>
              <w:spacing w:after="0" w:line="259" w:lineRule="auto"/>
              <w:ind w:left="0" w:firstLine="0"/>
              <w:jc w:val="left"/>
            </w:pPr>
            <w:r>
              <w:rPr>
                <w:sz w:val="28"/>
              </w:rPr>
              <w:t>4.1</w:t>
            </w:r>
            <w:r w:rsidR="00685355">
              <w:rPr>
                <w:sz w:val="28"/>
              </w:rPr>
              <w:t xml:space="preserve">.6 Component Diagram </w:t>
            </w:r>
          </w:p>
        </w:tc>
        <w:tc>
          <w:tcPr>
            <w:tcW w:w="3303" w:type="dxa"/>
            <w:tcBorders>
              <w:top w:val="single" w:sz="4" w:space="0" w:color="000000"/>
              <w:left w:val="single" w:sz="4" w:space="0" w:color="000000"/>
              <w:bottom w:val="single" w:sz="4" w:space="0" w:color="000000"/>
              <w:right w:val="single" w:sz="4" w:space="0" w:color="000000"/>
            </w:tcBorders>
          </w:tcPr>
          <w:p w14:paraId="5D5921A8" w14:textId="16D54F34" w:rsidR="00685355" w:rsidRDefault="00685355" w:rsidP="00801CA0">
            <w:pPr>
              <w:spacing w:after="0" w:line="259" w:lineRule="auto"/>
              <w:ind w:left="7" w:firstLine="0"/>
            </w:pPr>
            <w:r>
              <w:rPr>
                <w:sz w:val="28"/>
              </w:rPr>
              <w:t xml:space="preserve">22 </w:t>
            </w:r>
            <w:ins w:id="10" w:author="Microsoft Word" w:date="2026-03-29T19:04:00Z" w16du:dateUtc="2026-03-29T13:34:00Z">
              <w:r w:rsidR="000A51C3">
                <w:rPr>
                  <w:sz w:val="28"/>
                </w:rPr>
                <w:t xml:space="preserve">                   </w:t>
              </w:r>
              <w:r>
                <w:rPr>
                  <w:sz w:val="28"/>
                </w:rPr>
                <w:t xml:space="preserve"> </w:t>
              </w:r>
              <w:r w:rsidR="000E22A6">
                <w:rPr>
                  <w:sz w:val="28"/>
                </w:rPr>
                <w:t>15</w:t>
              </w:r>
            </w:ins>
          </w:p>
        </w:tc>
      </w:tr>
      <w:tr w:rsidR="00685355" w14:paraId="3D876D94" w14:textId="77777777" w:rsidTr="00A2725C">
        <w:trPr>
          <w:trHeight w:val="607"/>
        </w:trPr>
        <w:tc>
          <w:tcPr>
            <w:tcW w:w="1138" w:type="dxa"/>
            <w:tcBorders>
              <w:top w:val="single" w:sz="4" w:space="0" w:color="000000"/>
              <w:left w:val="single" w:sz="4" w:space="0" w:color="000000"/>
              <w:bottom w:val="single" w:sz="4" w:space="0" w:color="000000"/>
              <w:right w:val="single" w:sz="4" w:space="0" w:color="000000"/>
            </w:tcBorders>
          </w:tcPr>
          <w:p w14:paraId="53DB77F3" w14:textId="6EFBFE8B" w:rsidR="00685355" w:rsidRDefault="00BA7422" w:rsidP="00A2725C">
            <w:pPr>
              <w:spacing w:after="0" w:line="259" w:lineRule="auto"/>
              <w:ind w:left="77" w:firstLine="0"/>
              <w:jc w:val="center"/>
            </w:pPr>
            <w:r>
              <w:rPr>
                <w:sz w:val="28"/>
              </w:rPr>
              <w:t>9</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25959393" w14:textId="0E0DF07B" w:rsidR="00685355" w:rsidRDefault="00BA7422" w:rsidP="00A2725C">
            <w:pPr>
              <w:spacing w:after="0" w:line="259" w:lineRule="auto"/>
              <w:ind w:left="0" w:firstLine="0"/>
              <w:jc w:val="left"/>
            </w:pPr>
            <w:r>
              <w:rPr>
                <w:sz w:val="28"/>
              </w:rPr>
              <w:t>4.1</w:t>
            </w:r>
            <w:r w:rsidR="00685355">
              <w:rPr>
                <w:sz w:val="28"/>
              </w:rPr>
              <w:t xml:space="preserve">.7 Deployment Diagram </w:t>
            </w:r>
          </w:p>
        </w:tc>
        <w:tc>
          <w:tcPr>
            <w:tcW w:w="3303" w:type="dxa"/>
            <w:tcBorders>
              <w:top w:val="single" w:sz="4" w:space="0" w:color="000000"/>
              <w:left w:val="single" w:sz="4" w:space="0" w:color="000000"/>
              <w:bottom w:val="single" w:sz="4" w:space="0" w:color="000000"/>
              <w:right w:val="single" w:sz="4" w:space="0" w:color="000000"/>
            </w:tcBorders>
          </w:tcPr>
          <w:p w14:paraId="764B3043" w14:textId="64612CFD" w:rsidR="00685355" w:rsidRDefault="00685355" w:rsidP="00A2725C">
            <w:pPr>
              <w:spacing w:after="0" w:line="259" w:lineRule="auto"/>
              <w:ind w:left="7" w:firstLine="0"/>
              <w:jc w:val="center"/>
            </w:pPr>
            <w:r>
              <w:rPr>
                <w:sz w:val="28"/>
              </w:rPr>
              <w:t xml:space="preserve">22 </w:t>
            </w:r>
            <w:ins w:id="11" w:author="Microsoft Word" w:date="2026-03-29T19:04:00Z" w16du:dateUtc="2026-03-29T13:34:00Z">
              <w:r w:rsidR="000E22A6">
                <w:t>15</w:t>
              </w:r>
            </w:ins>
          </w:p>
        </w:tc>
      </w:tr>
      <w:tr w:rsidR="00685355" w14:paraId="09045CC0" w14:textId="77777777" w:rsidTr="00A2725C">
        <w:trPr>
          <w:trHeight w:val="607"/>
        </w:trPr>
        <w:tc>
          <w:tcPr>
            <w:tcW w:w="1138" w:type="dxa"/>
            <w:tcBorders>
              <w:top w:val="single" w:sz="4" w:space="0" w:color="000000"/>
              <w:left w:val="single" w:sz="4" w:space="0" w:color="000000"/>
              <w:bottom w:val="single" w:sz="4" w:space="0" w:color="000000"/>
              <w:right w:val="single" w:sz="4" w:space="0" w:color="000000"/>
            </w:tcBorders>
          </w:tcPr>
          <w:p w14:paraId="0F83AEB2" w14:textId="27FD283C" w:rsidR="00685355" w:rsidRDefault="00BA7422" w:rsidP="00A2725C">
            <w:pPr>
              <w:spacing w:after="0" w:line="259" w:lineRule="auto"/>
              <w:ind w:left="77" w:firstLine="0"/>
              <w:jc w:val="center"/>
            </w:pPr>
            <w:r>
              <w:rPr>
                <w:sz w:val="28"/>
              </w:rPr>
              <w:t>10</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49D193AB" w14:textId="06C10956" w:rsidR="00685355" w:rsidRDefault="00BA7422" w:rsidP="00A2725C">
            <w:pPr>
              <w:spacing w:after="0" w:line="259" w:lineRule="auto"/>
              <w:ind w:left="0" w:firstLine="0"/>
              <w:jc w:val="left"/>
            </w:pPr>
            <w:r>
              <w:rPr>
                <w:sz w:val="28"/>
              </w:rPr>
              <w:t>4.1</w:t>
            </w:r>
            <w:r w:rsidR="00685355">
              <w:rPr>
                <w:sz w:val="28"/>
              </w:rPr>
              <w:t xml:space="preserve">.8 ER Diagram </w:t>
            </w:r>
          </w:p>
        </w:tc>
        <w:tc>
          <w:tcPr>
            <w:tcW w:w="3303" w:type="dxa"/>
            <w:tcBorders>
              <w:top w:val="single" w:sz="4" w:space="0" w:color="000000"/>
              <w:left w:val="single" w:sz="4" w:space="0" w:color="000000"/>
              <w:bottom w:val="single" w:sz="4" w:space="0" w:color="000000"/>
              <w:right w:val="single" w:sz="4" w:space="0" w:color="000000"/>
            </w:tcBorders>
          </w:tcPr>
          <w:p w14:paraId="081AD905" w14:textId="6AAF73C0" w:rsidR="00685355" w:rsidRDefault="00685355" w:rsidP="00A2725C">
            <w:pPr>
              <w:spacing w:after="0" w:line="259" w:lineRule="auto"/>
              <w:ind w:left="7" w:firstLine="0"/>
              <w:jc w:val="center"/>
            </w:pPr>
            <w:r>
              <w:rPr>
                <w:sz w:val="28"/>
              </w:rPr>
              <w:t xml:space="preserve">23 </w:t>
            </w:r>
            <w:ins w:id="12" w:author="Microsoft Word" w:date="2026-03-29T19:04:00Z" w16du:dateUtc="2026-03-29T13:34:00Z">
              <w:r w:rsidR="000E22A6">
                <w:t>16</w:t>
              </w:r>
            </w:ins>
          </w:p>
        </w:tc>
      </w:tr>
      <w:tr w:rsidR="00685355" w14:paraId="7E4F2CA9" w14:textId="77777777" w:rsidTr="00A2725C">
        <w:trPr>
          <w:trHeight w:val="610"/>
        </w:trPr>
        <w:tc>
          <w:tcPr>
            <w:tcW w:w="1138" w:type="dxa"/>
            <w:tcBorders>
              <w:top w:val="single" w:sz="4" w:space="0" w:color="000000"/>
              <w:left w:val="single" w:sz="4" w:space="0" w:color="000000"/>
              <w:bottom w:val="single" w:sz="4" w:space="0" w:color="000000"/>
              <w:right w:val="single" w:sz="4" w:space="0" w:color="000000"/>
            </w:tcBorders>
          </w:tcPr>
          <w:p w14:paraId="0766F39E" w14:textId="4F4B9B70" w:rsidR="00685355" w:rsidRDefault="00685355" w:rsidP="00A2725C">
            <w:pPr>
              <w:spacing w:after="0" w:line="259" w:lineRule="auto"/>
              <w:ind w:left="77" w:firstLine="0"/>
              <w:jc w:val="center"/>
            </w:pPr>
            <w:r>
              <w:rPr>
                <w:sz w:val="28"/>
              </w:rPr>
              <w:t xml:space="preserve"> </w:t>
            </w:r>
            <w:r w:rsidR="00BA7422">
              <w:rPr>
                <w:sz w:val="28"/>
              </w:rPr>
              <w:t>11</w:t>
            </w:r>
          </w:p>
        </w:tc>
        <w:tc>
          <w:tcPr>
            <w:tcW w:w="5463" w:type="dxa"/>
            <w:tcBorders>
              <w:top w:val="single" w:sz="4" w:space="0" w:color="000000"/>
              <w:left w:val="single" w:sz="4" w:space="0" w:color="000000"/>
              <w:bottom w:val="single" w:sz="4" w:space="0" w:color="000000"/>
              <w:right w:val="single" w:sz="4" w:space="0" w:color="000000"/>
            </w:tcBorders>
          </w:tcPr>
          <w:p w14:paraId="139C9AEA" w14:textId="2AEE9757" w:rsidR="00685355" w:rsidRDefault="00BA7422" w:rsidP="00A2725C">
            <w:pPr>
              <w:spacing w:after="0" w:line="259" w:lineRule="auto"/>
              <w:ind w:left="0" w:firstLine="0"/>
              <w:jc w:val="left"/>
            </w:pPr>
            <w:r>
              <w:rPr>
                <w:sz w:val="28"/>
              </w:rPr>
              <w:t>4.1</w:t>
            </w:r>
            <w:r w:rsidR="00685355">
              <w:rPr>
                <w:sz w:val="28"/>
              </w:rPr>
              <w:t xml:space="preserve">9 Data Dictionary/Data Set </w:t>
            </w:r>
          </w:p>
        </w:tc>
        <w:tc>
          <w:tcPr>
            <w:tcW w:w="3303" w:type="dxa"/>
            <w:tcBorders>
              <w:top w:val="single" w:sz="4" w:space="0" w:color="000000"/>
              <w:left w:val="single" w:sz="4" w:space="0" w:color="000000"/>
              <w:bottom w:val="single" w:sz="4" w:space="0" w:color="000000"/>
              <w:right w:val="single" w:sz="4" w:space="0" w:color="000000"/>
            </w:tcBorders>
          </w:tcPr>
          <w:p w14:paraId="79EFC46B" w14:textId="45FE07B2" w:rsidR="00685355" w:rsidRDefault="00685355" w:rsidP="00A2725C">
            <w:pPr>
              <w:spacing w:after="0" w:line="259" w:lineRule="auto"/>
              <w:ind w:left="4" w:firstLine="0"/>
              <w:jc w:val="center"/>
            </w:pPr>
            <w:r>
              <w:rPr>
                <w:sz w:val="28"/>
              </w:rPr>
              <w:t>23-</w:t>
            </w:r>
            <w:proofErr w:type="gramStart"/>
            <w:r>
              <w:rPr>
                <w:sz w:val="28"/>
              </w:rPr>
              <w:t xml:space="preserve">24 </w:t>
            </w:r>
            <w:ins w:id="13" w:author="Microsoft Word" w:date="2026-03-29T19:04:00Z" w16du:dateUtc="2026-03-29T13:34:00Z">
              <w:r>
                <w:rPr>
                  <w:sz w:val="28"/>
                </w:rPr>
                <w:t xml:space="preserve"> </w:t>
              </w:r>
              <w:r w:rsidR="000E22A6">
                <w:rPr>
                  <w:sz w:val="28"/>
                </w:rPr>
                <w:t>16</w:t>
              </w:r>
              <w:proofErr w:type="gramEnd"/>
              <w:r w:rsidR="000E22A6">
                <w:rPr>
                  <w:sz w:val="28"/>
                </w:rPr>
                <w:t>-17</w:t>
              </w:r>
            </w:ins>
          </w:p>
        </w:tc>
      </w:tr>
      <w:tr w:rsidR="00685355" w14:paraId="5725FC4A" w14:textId="77777777" w:rsidTr="00A2725C">
        <w:trPr>
          <w:trHeight w:val="485"/>
        </w:trPr>
        <w:tc>
          <w:tcPr>
            <w:tcW w:w="1138" w:type="dxa"/>
            <w:tcBorders>
              <w:top w:val="single" w:sz="4" w:space="0" w:color="000000"/>
              <w:left w:val="single" w:sz="4" w:space="0" w:color="000000"/>
              <w:bottom w:val="single" w:sz="4" w:space="0" w:color="000000"/>
              <w:right w:val="single" w:sz="4" w:space="0" w:color="000000"/>
            </w:tcBorders>
          </w:tcPr>
          <w:p w14:paraId="3E714FE6" w14:textId="2DF39892" w:rsidR="00685355" w:rsidRDefault="00BA7422" w:rsidP="00A2725C">
            <w:pPr>
              <w:spacing w:after="0" w:line="259" w:lineRule="auto"/>
              <w:ind w:left="8" w:firstLine="0"/>
              <w:jc w:val="center"/>
            </w:pPr>
            <w:r>
              <w:rPr>
                <w:sz w:val="28"/>
              </w:rPr>
              <w:t>12</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1C12F1D0" w14:textId="77777777" w:rsidR="00685355" w:rsidRDefault="00685355" w:rsidP="00A2725C">
            <w:pPr>
              <w:spacing w:after="0" w:line="259" w:lineRule="auto"/>
              <w:ind w:left="0" w:firstLine="0"/>
              <w:jc w:val="left"/>
            </w:pPr>
            <w:r>
              <w:rPr>
                <w:sz w:val="28"/>
              </w:rPr>
              <w:t xml:space="preserve">About Python  </w:t>
            </w:r>
          </w:p>
        </w:tc>
        <w:tc>
          <w:tcPr>
            <w:tcW w:w="3303" w:type="dxa"/>
            <w:tcBorders>
              <w:top w:val="single" w:sz="4" w:space="0" w:color="000000"/>
              <w:left w:val="single" w:sz="4" w:space="0" w:color="000000"/>
              <w:bottom w:val="single" w:sz="4" w:space="0" w:color="000000"/>
              <w:right w:val="single" w:sz="4" w:space="0" w:color="000000"/>
            </w:tcBorders>
          </w:tcPr>
          <w:p w14:paraId="1DD38870" w14:textId="71C9D640" w:rsidR="00685355" w:rsidRDefault="00685355" w:rsidP="00A2725C">
            <w:pPr>
              <w:spacing w:after="0" w:line="259" w:lineRule="auto"/>
              <w:ind w:left="4" w:firstLine="0"/>
              <w:jc w:val="center"/>
            </w:pPr>
            <w:r>
              <w:rPr>
                <w:sz w:val="28"/>
              </w:rPr>
              <w:t xml:space="preserve">28-65 </w:t>
            </w:r>
            <w:ins w:id="14" w:author="Microsoft Word" w:date="2026-03-29T19:04:00Z" w16du:dateUtc="2026-03-29T13:34:00Z">
              <w:r w:rsidR="000E22A6">
                <w:rPr>
                  <w:sz w:val="28"/>
                </w:rPr>
                <w:t>18-42</w:t>
              </w:r>
              <w:r>
                <w:rPr>
                  <w:sz w:val="28"/>
                </w:rPr>
                <w:t xml:space="preserve"> </w:t>
              </w:r>
            </w:ins>
          </w:p>
        </w:tc>
      </w:tr>
      <w:tr w:rsidR="00685355" w14:paraId="659F5FF4" w14:textId="77777777" w:rsidTr="00A2725C">
        <w:trPr>
          <w:trHeight w:val="610"/>
        </w:trPr>
        <w:tc>
          <w:tcPr>
            <w:tcW w:w="1138" w:type="dxa"/>
            <w:tcBorders>
              <w:top w:val="single" w:sz="4" w:space="0" w:color="000000"/>
              <w:left w:val="single" w:sz="4" w:space="0" w:color="000000"/>
              <w:bottom w:val="single" w:sz="4" w:space="0" w:color="000000"/>
              <w:right w:val="single" w:sz="4" w:space="0" w:color="000000"/>
            </w:tcBorders>
          </w:tcPr>
          <w:p w14:paraId="674C8749" w14:textId="7A364606" w:rsidR="00685355" w:rsidRDefault="00BA7422" w:rsidP="00A2725C">
            <w:pPr>
              <w:spacing w:after="0" w:line="259" w:lineRule="auto"/>
              <w:ind w:left="8" w:firstLine="0"/>
              <w:jc w:val="center"/>
            </w:pPr>
            <w:r>
              <w:rPr>
                <w:sz w:val="28"/>
              </w:rPr>
              <w:t>13</w:t>
            </w:r>
            <w:r w:rsidR="00685355">
              <w:rPr>
                <w:sz w:val="28"/>
              </w:rPr>
              <w:t xml:space="preserve"> </w:t>
            </w:r>
          </w:p>
        </w:tc>
        <w:tc>
          <w:tcPr>
            <w:tcW w:w="5463" w:type="dxa"/>
            <w:tcBorders>
              <w:top w:val="single" w:sz="4" w:space="0" w:color="000000"/>
              <w:left w:val="single" w:sz="4" w:space="0" w:color="000000"/>
              <w:bottom w:val="single" w:sz="4" w:space="0" w:color="000000"/>
              <w:right w:val="single" w:sz="4" w:space="0" w:color="000000"/>
            </w:tcBorders>
          </w:tcPr>
          <w:p w14:paraId="7DEEE4A4" w14:textId="77777777" w:rsidR="00685355" w:rsidRDefault="00685355" w:rsidP="00A2725C">
            <w:pPr>
              <w:spacing w:after="0" w:line="259" w:lineRule="auto"/>
              <w:ind w:left="0" w:firstLine="0"/>
              <w:jc w:val="left"/>
            </w:pPr>
            <w:r>
              <w:rPr>
                <w:sz w:val="28"/>
              </w:rPr>
              <w:t xml:space="preserve">Screenshots </w:t>
            </w:r>
          </w:p>
        </w:tc>
        <w:tc>
          <w:tcPr>
            <w:tcW w:w="3303" w:type="dxa"/>
            <w:tcBorders>
              <w:top w:val="single" w:sz="4" w:space="0" w:color="000000"/>
              <w:left w:val="single" w:sz="4" w:space="0" w:color="000000"/>
              <w:bottom w:val="single" w:sz="4" w:space="0" w:color="000000"/>
              <w:right w:val="single" w:sz="4" w:space="0" w:color="000000"/>
            </w:tcBorders>
          </w:tcPr>
          <w:p w14:paraId="50C661B6" w14:textId="7D7BC841" w:rsidR="00685355" w:rsidRDefault="00685355" w:rsidP="00A2725C">
            <w:pPr>
              <w:spacing w:after="0" w:line="259" w:lineRule="auto"/>
              <w:ind w:left="4" w:firstLine="0"/>
              <w:jc w:val="center"/>
            </w:pPr>
            <w:r>
              <w:rPr>
                <w:sz w:val="28"/>
              </w:rPr>
              <w:t xml:space="preserve">84-86 </w:t>
            </w:r>
            <w:ins w:id="15" w:author="Microsoft Word" w:date="2026-03-29T19:04:00Z" w16du:dateUtc="2026-03-29T13:34:00Z">
              <w:r w:rsidR="000E22A6">
                <w:rPr>
                  <w:sz w:val="28"/>
                </w:rPr>
                <w:t>43-44</w:t>
              </w:r>
              <w:r>
                <w:rPr>
                  <w:sz w:val="28"/>
                </w:rPr>
                <w:t xml:space="preserve"> </w:t>
              </w:r>
            </w:ins>
          </w:p>
        </w:tc>
      </w:tr>
    </w:tbl>
    <w:p w14:paraId="2E30EF81" w14:textId="77777777" w:rsidR="00685355" w:rsidRDefault="00685355" w:rsidP="00685355">
      <w:pPr>
        <w:spacing w:after="0" w:line="235" w:lineRule="auto"/>
        <w:ind w:left="0" w:right="4722" w:firstLine="0"/>
        <w:jc w:val="right"/>
      </w:pPr>
      <w:r>
        <w:rPr>
          <w:b/>
          <w:sz w:val="32"/>
        </w:rPr>
        <w:t xml:space="preserve"> </w:t>
      </w:r>
      <w:r>
        <w:rPr>
          <w:b/>
          <w:sz w:val="36"/>
        </w:rPr>
        <w:t xml:space="preserve"> </w:t>
      </w:r>
      <w:r>
        <w:rPr>
          <w:b/>
          <w:sz w:val="36"/>
        </w:rPr>
        <w:tab/>
        <w:t xml:space="preserve"> </w:t>
      </w:r>
    </w:p>
    <w:p w14:paraId="2660F5DE" w14:textId="77777777" w:rsidR="00685355" w:rsidRDefault="00685355" w:rsidP="00685355">
      <w:pPr>
        <w:spacing w:after="128" w:line="259" w:lineRule="auto"/>
        <w:ind w:left="87" w:firstLine="0"/>
        <w:jc w:val="center"/>
      </w:pPr>
    </w:p>
    <w:p w14:paraId="70C4FC7E" w14:textId="77777777" w:rsidR="00685355" w:rsidRDefault="00685355" w:rsidP="00685355">
      <w:pPr>
        <w:spacing w:after="78" w:line="259" w:lineRule="auto"/>
        <w:ind w:right="6"/>
        <w:jc w:val="center"/>
        <w:rPr>
          <w:b/>
          <w:sz w:val="32"/>
        </w:rPr>
      </w:pPr>
    </w:p>
    <w:p w14:paraId="50176C7A" w14:textId="77777777" w:rsidR="00685355" w:rsidRDefault="00685355" w:rsidP="00685355">
      <w:pPr>
        <w:spacing w:after="78" w:line="259" w:lineRule="auto"/>
        <w:ind w:right="6"/>
        <w:jc w:val="center"/>
        <w:rPr>
          <w:b/>
          <w:sz w:val="32"/>
        </w:rPr>
      </w:pPr>
    </w:p>
    <w:p w14:paraId="2DA96428" w14:textId="77777777" w:rsidR="00685355" w:rsidRDefault="00685355" w:rsidP="00685355">
      <w:pPr>
        <w:spacing w:after="78" w:line="259" w:lineRule="auto"/>
        <w:ind w:right="6"/>
        <w:jc w:val="center"/>
        <w:rPr>
          <w:b/>
          <w:sz w:val="32"/>
        </w:rPr>
      </w:pPr>
    </w:p>
    <w:p w14:paraId="67AEA5E5" w14:textId="56741238" w:rsidR="00685355" w:rsidRDefault="00685355">
      <w:pPr>
        <w:spacing w:after="160" w:line="278" w:lineRule="auto"/>
        <w:ind w:left="0" w:firstLine="0"/>
        <w:jc w:val="left"/>
        <w:rPr>
          <w:b/>
          <w:sz w:val="36"/>
        </w:rPr>
      </w:pPr>
    </w:p>
    <w:p w14:paraId="659E0495" w14:textId="77777777" w:rsidR="00685355" w:rsidRDefault="00685355">
      <w:pPr>
        <w:spacing w:after="0" w:line="259" w:lineRule="auto"/>
        <w:ind w:right="1"/>
        <w:jc w:val="center"/>
        <w:rPr>
          <w:b/>
          <w:sz w:val="36"/>
        </w:rPr>
      </w:pPr>
    </w:p>
    <w:p w14:paraId="20305BCD" w14:textId="77777777" w:rsidR="00685355" w:rsidRDefault="00685355">
      <w:pPr>
        <w:spacing w:after="0" w:line="259" w:lineRule="auto"/>
        <w:ind w:right="1"/>
        <w:jc w:val="center"/>
        <w:rPr>
          <w:b/>
          <w:sz w:val="36"/>
        </w:rPr>
      </w:pPr>
    </w:p>
    <w:p w14:paraId="4998129B" w14:textId="77777777" w:rsidR="00685355" w:rsidRDefault="00685355">
      <w:pPr>
        <w:spacing w:after="0" w:line="259" w:lineRule="auto"/>
        <w:ind w:right="1"/>
        <w:jc w:val="center"/>
        <w:rPr>
          <w:b/>
          <w:sz w:val="36"/>
        </w:rPr>
      </w:pPr>
    </w:p>
    <w:p w14:paraId="4D06F2CA" w14:textId="77777777" w:rsidR="00685355" w:rsidRDefault="00685355">
      <w:pPr>
        <w:spacing w:after="0" w:line="259" w:lineRule="auto"/>
        <w:ind w:right="1"/>
        <w:jc w:val="center"/>
        <w:rPr>
          <w:b/>
          <w:sz w:val="36"/>
        </w:rPr>
      </w:pPr>
    </w:p>
    <w:p w14:paraId="07DF73BF" w14:textId="77777777" w:rsidR="00685355" w:rsidRDefault="00685355">
      <w:pPr>
        <w:spacing w:after="0" w:line="259" w:lineRule="auto"/>
        <w:ind w:right="1"/>
        <w:jc w:val="center"/>
        <w:rPr>
          <w:b/>
          <w:sz w:val="36"/>
        </w:rPr>
      </w:pPr>
    </w:p>
    <w:p w14:paraId="25071EA1" w14:textId="1E9CFE96" w:rsidR="000F1FD6" w:rsidRDefault="00A2725C">
      <w:pPr>
        <w:spacing w:after="0" w:line="259" w:lineRule="auto"/>
        <w:ind w:right="1"/>
        <w:jc w:val="center"/>
        <w:rPr>
          <w:b/>
          <w:sz w:val="36"/>
        </w:rPr>
      </w:pPr>
      <w:r>
        <w:rPr>
          <w:b/>
          <w:sz w:val="36"/>
        </w:rPr>
        <w:t xml:space="preserve">INDEX </w:t>
      </w:r>
    </w:p>
    <w:p w14:paraId="71484CF8" w14:textId="77777777" w:rsidR="002C4F11" w:rsidRDefault="002C4F11">
      <w:pPr>
        <w:spacing w:after="0" w:line="259" w:lineRule="auto"/>
        <w:ind w:right="1"/>
        <w:jc w:val="center"/>
        <w:rPr>
          <w:b/>
          <w:sz w:val="36"/>
        </w:rPr>
      </w:pPr>
    </w:p>
    <w:p w14:paraId="014838BC" w14:textId="77777777" w:rsidR="004E01DE" w:rsidRDefault="004E01DE">
      <w:pPr>
        <w:spacing w:after="0" w:line="259" w:lineRule="auto"/>
        <w:ind w:right="1"/>
        <w:jc w:val="center"/>
      </w:pPr>
    </w:p>
    <w:p w14:paraId="1D2ED22B" w14:textId="77777777" w:rsidR="000F1FD6" w:rsidRDefault="00A2725C">
      <w:pPr>
        <w:tabs>
          <w:tab w:val="center" w:pos="2160"/>
          <w:tab w:val="center" w:pos="2881"/>
          <w:tab w:val="center" w:pos="3601"/>
          <w:tab w:val="center" w:pos="4321"/>
          <w:tab w:val="center" w:pos="5041"/>
          <w:tab w:val="center" w:pos="5761"/>
          <w:tab w:val="center" w:pos="6481"/>
          <w:tab w:val="center" w:pos="7880"/>
        </w:tabs>
        <w:spacing w:after="160" w:line="259" w:lineRule="auto"/>
        <w:ind w:left="0" w:firstLine="0"/>
        <w:jc w:val="left"/>
      </w:pPr>
      <w:r>
        <w:rPr>
          <w:b/>
          <w:sz w:val="32"/>
        </w:rPr>
        <w:t xml:space="preserve">TOPICS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 </w:t>
      </w:r>
      <w:r>
        <w:rPr>
          <w:b/>
          <w:sz w:val="32"/>
        </w:rPr>
        <w:tab/>
        <w:t xml:space="preserve">Page No’s </w:t>
      </w:r>
    </w:p>
    <w:p w14:paraId="284180A2" w14:textId="77777777" w:rsidR="000F1FD6" w:rsidRPr="00BA7422" w:rsidRDefault="00A2725C">
      <w:pPr>
        <w:numPr>
          <w:ilvl w:val="0"/>
          <w:numId w:val="1"/>
        </w:numPr>
        <w:spacing w:after="160" w:line="259" w:lineRule="auto"/>
        <w:ind w:hanging="341"/>
        <w:jc w:val="left"/>
      </w:pPr>
      <w:r>
        <w:rPr>
          <w:b/>
          <w:sz w:val="28"/>
        </w:rPr>
        <w:t xml:space="preserve">Certificates </w:t>
      </w:r>
    </w:p>
    <w:p w14:paraId="4086B8E2" w14:textId="543415A2" w:rsidR="00BA7422" w:rsidRDefault="00BA7422">
      <w:pPr>
        <w:numPr>
          <w:ilvl w:val="0"/>
          <w:numId w:val="1"/>
        </w:numPr>
        <w:spacing w:after="160" w:line="259" w:lineRule="auto"/>
        <w:ind w:hanging="341"/>
        <w:jc w:val="left"/>
      </w:pPr>
      <w:r>
        <w:rPr>
          <w:b/>
          <w:sz w:val="28"/>
        </w:rPr>
        <w:t>Declaration</w:t>
      </w:r>
    </w:p>
    <w:p w14:paraId="73F0857D" w14:textId="77777777" w:rsidR="000F1FD6" w:rsidRDefault="00A2725C">
      <w:pPr>
        <w:numPr>
          <w:ilvl w:val="0"/>
          <w:numId w:val="1"/>
        </w:numPr>
        <w:spacing w:after="160" w:line="259" w:lineRule="auto"/>
        <w:ind w:hanging="341"/>
        <w:jc w:val="left"/>
      </w:pPr>
      <w:r>
        <w:rPr>
          <w:b/>
          <w:sz w:val="28"/>
        </w:rPr>
        <w:t xml:space="preserve">Acknowledgement </w:t>
      </w:r>
    </w:p>
    <w:p w14:paraId="6D3E06EA" w14:textId="77777777" w:rsidR="000F1FD6" w:rsidRDefault="00A2725C">
      <w:pPr>
        <w:numPr>
          <w:ilvl w:val="0"/>
          <w:numId w:val="1"/>
        </w:numPr>
        <w:spacing w:after="160" w:line="259" w:lineRule="auto"/>
        <w:ind w:hanging="341"/>
        <w:jc w:val="left"/>
      </w:pPr>
      <w:r>
        <w:rPr>
          <w:b/>
          <w:sz w:val="28"/>
        </w:rPr>
        <w:t xml:space="preserve">Abstract </w:t>
      </w:r>
    </w:p>
    <w:p w14:paraId="281ACD66" w14:textId="7E298D4D" w:rsidR="000F1FD6" w:rsidRDefault="00A2725C" w:rsidP="00BA7422">
      <w:pPr>
        <w:numPr>
          <w:ilvl w:val="0"/>
          <w:numId w:val="1"/>
        </w:numPr>
        <w:spacing w:after="160" w:line="259" w:lineRule="auto"/>
        <w:ind w:hanging="341"/>
        <w:jc w:val="left"/>
      </w:pPr>
      <w:r>
        <w:rPr>
          <w:b/>
          <w:sz w:val="28"/>
        </w:rPr>
        <w:t xml:space="preserve">Figures/Tables </w:t>
      </w:r>
    </w:p>
    <w:p w14:paraId="27469D18" w14:textId="2867C9A5" w:rsidR="000F1FD6" w:rsidRPr="004E01DE" w:rsidRDefault="00A2725C">
      <w:pPr>
        <w:tabs>
          <w:tab w:val="center" w:pos="5041"/>
          <w:tab w:val="center" w:pos="5761"/>
          <w:tab w:val="center" w:pos="6481"/>
          <w:tab w:val="center" w:pos="7201"/>
          <w:tab w:val="center" w:pos="8135"/>
        </w:tabs>
        <w:spacing w:after="160" w:line="259" w:lineRule="auto"/>
        <w:ind w:left="0" w:firstLine="0"/>
        <w:jc w:val="left"/>
        <w:rPr>
          <w:b/>
          <w:sz w:val="32"/>
        </w:rPr>
      </w:pPr>
      <w:r>
        <w:rPr>
          <w:b/>
          <w:sz w:val="32"/>
        </w:rPr>
        <w:t xml:space="preserve">CHAPTER-1: </w:t>
      </w:r>
      <w:proofErr w:type="gramStart"/>
      <w:r>
        <w:rPr>
          <w:b/>
          <w:sz w:val="32"/>
        </w:rPr>
        <w:t xml:space="preserve">INTRODUCTION  </w:t>
      </w:r>
      <w:r>
        <w:rPr>
          <w:b/>
          <w:sz w:val="32"/>
        </w:rPr>
        <w:tab/>
      </w:r>
      <w:proofErr w:type="gramEnd"/>
      <w:r w:rsidR="00EB1CDF">
        <w:rPr>
          <w:b/>
          <w:sz w:val="32"/>
        </w:rPr>
        <w:t xml:space="preserve"> </w:t>
      </w:r>
      <w:ins w:id="16" w:author="Microsoft Word" w:date="2026-03-29T19:04:00Z" w16du:dateUtc="2026-03-29T13:34:00Z">
        <w:r w:rsidR="00EB1CDF">
          <w:rPr>
            <w:b/>
            <w:sz w:val="32"/>
          </w:rPr>
          <w:t xml:space="preserve">                                  1</w:t>
        </w:r>
        <w:r>
          <w:rPr>
            <w:b/>
            <w:sz w:val="32"/>
          </w:rPr>
          <w:t xml:space="preserve"> </w:t>
        </w:r>
      </w:ins>
      <w:r>
        <w:rPr>
          <w:b/>
          <w:sz w:val="32"/>
        </w:rPr>
        <w:tab/>
        <w:t xml:space="preserve"> </w:t>
      </w:r>
      <w:r>
        <w:rPr>
          <w:b/>
          <w:sz w:val="32"/>
        </w:rPr>
        <w:tab/>
        <w:t xml:space="preserve"> </w:t>
      </w:r>
      <w:r>
        <w:rPr>
          <w:b/>
          <w:sz w:val="32"/>
        </w:rPr>
        <w:tab/>
        <w:t xml:space="preserve"> </w:t>
      </w:r>
      <w:r>
        <w:rPr>
          <w:b/>
          <w:sz w:val="32"/>
        </w:rPr>
        <w:tab/>
      </w:r>
    </w:p>
    <w:p w14:paraId="5B056FCB" w14:textId="7359C5C7" w:rsidR="000F1FD6" w:rsidRPr="004E01DE" w:rsidRDefault="00A2725C">
      <w:pPr>
        <w:tabs>
          <w:tab w:val="center" w:pos="6481"/>
          <w:tab w:val="center" w:pos="7201"/>
          <w:tab w:val="center" w:pos="8135"/>
        </w:tabs>
        <w:spacing w:after="160" w:line="259" w:lineRule="auto"/>
        <w:ind w:left="0" w:firstLine="0"/>
        <w:jc w:val="left"/>
        <w:rPr>
          <w:b/>
          <w:sz w:val="32"/>
        </w:rPr>
      </w:pPr>
      <w:r>
        <w:rPr>
          <w:b/>
          <w:sz w:val="32"/>
        </w:rPr>
        <w:t xml:space="preserve">CHAPTER-2: LITERATURE SURVEY   </w:t>
      </w:r>
      <w:r>
        <w:rPr>
          <w:b/>
          <w:sz w:val="32"/>
        </w:rPr>
        <w:tab/>
      </w:r>
      <w:r w:rsidR="00EB1CDF">
        <w:rPr>
          <w:b/>
          <w:sz w:val="32"/>
        </w:rPr>
        <w:t xml:space="preserve"> </w:t>
      </w:r>
      <w:ins w:id="17" w:author="Microsoft Word" w:date="2026-03-29T19:04:00Z" w16du:dateUtc="2026-03-29T13:34:00Z">
        <w:r w:rsidR="00EB1CDF">
          <w:rPr>
            <w:b/>
            <w:sz w:val="32"/>
          </w:rPr>
          <w:t xml:space="preserve">                      3</w:t>
        </w:r>
        <w:r>
          <w:rPr>
            <w:b/>
            <w:sz w:val="32"/>
          </w:rPr>
          <w:t xml:space="preserve"> </w:t>
        </w:r>
      </w:ins>
      <w:r>
        <w:rPr>
          <w:b/>
          <w:sz w:val="32"/>
        </w:rPr>
        <w:tab/>
        <w:t xml:space="preserve"> </w:t>
      </w:r>
      <w:r>
        <w:rPr>
          <w:b/>
          <w:sz w:val="32"/>
        </w:rPr>
        <w:tab/>
        <w:t xml:space="preserve"> </w:t>
      </w:r>
    </w:p>
    <w:p w14:paraId="7A9EA2EC" w14:textId="65A7D0A5" w:rsidR="000F1FD6" w:rsidRDefault="00A2725C">
      <w:pPr>
        <w:spacing w:after="160" w:line="259" w:lineRule="auto"/>
        <w:ind w:left="0" w:firstLine="0"/>
        <w:jc w:val="left"/>
      </w:pPr>
      <w:r>
        <w:rPr>
          <w:b/>
          <w:sz w:val="32"/>
        </w:rPr>
        <w:t xml:space="preserve">CHAPTER-3: </w:t>
      </w:r>
      <w:r w:rsidR="004E01DE">
        <w:rPr>
          <w:b/>
          <w:sz w:val="32"/>
        </w:rPr>
        <w:t>REQUIREMENT</w:t>
      </w:r>
      <w:r>
        <w:rPr>
          <w:b/>
          <w:sz w:val="32"/>
        </w:rPr>
        <w:t xml:space="preserve"> ANALYSIS </w:t>
      </w:r>
      <w:ins w:id="18" w:author="Microsoft Word" w:date="2026-03-29T19:04:00Z" w16du:dateUtc="2026-03-29T13:34:00Z">
        <w:r w:rsidR="00EB1CDF">
          <w:rPr>
            <w:b/>
            <w:sz w:val="32"/>
          </w:rPr>
          <w:t xml:space="preserve">   </w:t>
        </w:r>
        <w:r w:rsidR="00403F86">
          <w:rPr>
            <w:b/>
            <w:sz w:val="32"/>
          </w:rPr>
          <w:t xml:space="preserve">              6</w:t>
        </w:r>
        <w:r w:rsidR="00EB1CDF">
          <w:rPr>
            <w:b/>
            <w:sz w:val="32"/>
          </w:rPr>
          <w:t xml:space="preserve">                </w:t>
        </w:r>
      </w:ins>
    </w:p>
    <w:p w14:paraId="32DD3251" w14:textId="65626887" w:rsidR="000F1FD6" w:rsidRDefault="002C4F11" w:rsidP="002C4F11">
      <w:pPr>
        <w:spacing w:after="160" w:line="259" w:lineRule="auto"/>
        <w:jc w:val="left"/>
      </w:pPr>
      <w:r>
        <w:rPr>
          <w:sz w:val="32"/>
        </w:rPr>
        <w:t xml:space="preserve">      3.1 Existing</w:t>
      </w:r>
      <w:r w:rsidR="00A2725C">
        <w:rPr>
          <w:sz w:val="32"/>
        </w:rPr>
        <w:t xml:space="preserve"> System   </w:t>
      </w:r>
      <w:r w:rsidR="00A2725C">
        <w:rPr>
          <w:sz w:val="32"/>
        </w:rPr>
        <w:tab/>
        <w:t xml:space="preserve"> </w:t>
      </w:r>
      <w:r w:rsidR="00A2725C">
        <w:rPr>
          <w:sz w:val="32"/>
        </w:rPr>
        <w:tab/>
        <w:t xml:space="preserve"> </w:t>
      </w:r>
      <w:r w:rsidR="00A2725C">
        <w:rPr>
          <w:sz w:val="32"/>
        </w:rPr>
        <w:tab/>
        <w:t xml:space="preserve"> </w:t>
      </w:r>
      <w:r w:rsidR="00A2725C">
        <w:rPr>
          <w:sz w:val="32"/>
        </w:rPr>
        <w:tab/>
        <w:t xml:space="preserve"> </w:t>
      </w:r>
      <w:r w:rsidR="00A2725C">
        <w:rPr>
          <w:sz w:val="32"/>
        </w:rPr>
        <w:tab/>
        <w:t xml:space="preserve"> </w:t>
      </w:r>
      <w:r w:rsidR="00A2725C">
        <w:rPr>
          <w:sz w:val="32"/>
        </w:rPr>
        <w:tab/>
      </w:r>
    </w:p>
    <w:p w14:paraId="03E8017B" w14:textId="64918DB5" w:rsidR="00BA7422" w:rsidRPr="004E01DE" w:rsidRDefault="002C4F11" w:rsidP="002C4F11">
      <w:pPr>
        <w:spacing w:after="160" w:line="259" w:lineRule="auto"/>
        <w:ind w:left="480" w:firstLine="0"/>
        <w:jc w:val="left"/>
      </w:pPr>
      <w:r>
        <w:rPr>
          <w:sz w:val="32"/>
        </w:rPr>
        <w:t>3.2 Proposed</w:t>
      </w:r>
      <w:r w:rsidR="00A2725C">
        <w:rPr>
          <w:sz w:val="32"/>
        </w:rPr>
        <w:t xml:space="preserve"> System  </w:t>
      </w:r>
      <w:r w:rsidR="00A2725C">
        <w:rPr>
          <w:sz w:val="32"/>
        </w:rPr>
        <w:tab/>
      </w:r>
    </w:p>
    <w:p w14:paraId="75D04E79" w14:textId="64C9CE74" w:rsidR="004E01DE" w:rsidRPr="00BA7422" w:rsidRDefault="002C4F11" w:rsidP="002C4F11">
      <w:pPr>
        <w:pStyle w:val="ListParagraph"/>
        <w:numPr>
          <w:ilvl w:val="1"/>
          <w:numId w:val="43"/>
        </w:numPr>
        <w:spacing w:after="160" w:line="259" w:lineRule="auto"/>
        <w:jc w:val="left"/>
      </w:pPr>
      <w:r>
        <w:rPr>
          <w:sz w:val="32"/>
        </w:rPr>
        <w:t xml:space="preserve">  </w:t>
      </w:r>
      <w:r w:rsidR="004E01DE" w:rsidRPr="002C4F11">
        <w:rPr>
          <w:sz w:val="32"/>
        </w:rPr>
        <w:t>System Requirements</w:t>
      </w:r>
    </w:p>
    <w:p w14:paraId="6AE02D8E" w14:textId="2ABDD36D" w:rsidR="000F1FD6" w:rsidRDefault="002C4F11" w:rsidP="002C4F11">
      <w:pPr>
        <w:spacing w:after="160" w:line="259" w:lineRule="auto"/>
        <w:ind w:left="480" w:firstLine="0"/>
        <w:jc w:val="left"/>
      </w:pPr>
      <w:r>
        <w:rPr>
          <w:sz w:val="32"/>
        </w:rPr>
        <w:t>3.4 Feasibilitty</w:t>
      </w:r>
      <w:r w:rsidR="00BA7422">
        <w:rPr>
          <w:sz w:val="32"/>
        </w:rPr>
        <w:t xml:space="preserve"> Study</w:t>
      </w:r>
      <w:r w:rsidR="00BA7422">
        <w:rPr>
          <w:sz w:val="32"/>
        </w:rPr>
        <w:tab/>
        <w:t xml:space="preserve"> </w:t>
      </w:r>
      <w:r w:rsidR="00BA7422">
        <w:rPr>
          <w:sz w:val="32"/>
        </w:rPr>
        <w:tab/>
        <w:t xml:space="preserve"> </w:t>
      </w:r>
      <w:r w:rsidR="00BA7422">
        <w:rPr>
          <w:sz w:val="32"/>
        </w:rPr>
        <w:tab/>
        <w:t xml:space="preserve"> </w:t>
      </w:r>
      <w:r w:rsidR="00BA7422">
        <w:rPr>
          <w:sz w:val="32"/>
        </w:rPr>
        <w:tab/>
      </w:r>
    </w:p>
    <w:p w14:paraId="0262A557" w14:textId="5171FE14" w:rsidR="000F1FD6" w:rsidRDefault="00A2725C">
      <w:pPr>
        <w:spacing w:after="160" w:line="259" w:lineRule="auto"/>
        <w:ind w:left="0" w:firstLine="0"/>
        <w:jc w:val="left"/>
      </w:pPr>
      <w:r>
        <w:rPr>
          <w:b/>
          <w:sz w:val="32"/>
        </w:rPr>
        <w:t>CHAPTER-</w:t>
      </w:r>
      <w:r w:rsidR="00BA7422">
        <w:rPr>
          <w:b/>
          <w:sz w:val="32"/>
        </w:rPr>
        <w:t>4</w:t>
      </w:r>
      <w:r>
        <w:rPr>
          <w:b/>
          <w:sz w:val="32"/>
        </w:rPr>
        <w:t xml:space="preserve">: SYSTEM DESIGN </w:t>
      </w:r>
      <w:ins w:id="19" w:author="Microsoft Word" w:date="2026-03-29T19:04:00Z" w16du:dateUtc="2026-03-29T13:34:00Z">
        <w:r w:rsidR="00403F86">
          <w:rPr>
            <w:b/>
            <w:sz w:val="32"/>
          </w:rPr>
          <w:t xml:space="preserve">                                  10</w:t>
        </w:r>
      </w:ins>
    </w:p>
    <w:p w14:paraId="1D6DBD85" w14:textId="30F32576" w:rsidR="000F1FD6" w:rsidRPr="00BA7422" w:rsidRDefault="002C4F11" w:rsidP="00BA7422">
      <w:pPr>
        <w:spacing w:after="160" w:line="259" w:lineRule="auto"/>
        <w:jc w:val="left"/>
        <w:rPr>
          <w:bCs/>
        </w:rPr>
      </w:pPr>
      <w:r>
        <w:rPr>
          <w:bCs/>
          <w:sz w:val="32"/>
        </w:rPr>
        <w:t xml:space="preserve">      </w:t>
      </w:r>
      <w:r w:rsidR="00BA7422" w:rsidRPr="00BA7422">
        <w:rPr>
          <w:bCs/>
          <w:sz w:val="32"/>
        </w:rPr>
        <w:t>4.1</w:t>
      </w:r>
      <w:r w:rsidR="00BA7422">
        <w:rPr>
          <w:bCs/>
          <w:sz w:val="32"/>
        </w:rPr>
        <w:t xml:space="preserve"> System A</w:t>
      </w:r>
      <w:r w:rsidR="004E01DE">
        <w:rPr>
          <w:bCs/>
          <w:sz w:val="32"/>
        </w:rPr>
        <w:t>rchitecture</w:t>
      </w:r>
      <w:r w:rsidR="00BA7422" w:rsidRPr="00BA7422">
        <w:rPr>
          <w:bCs/>
          <w:sz w:val="32"/>
        </w:rPr>
        <w:tab/>
        <w:t xml:space="preserve"> </w:t>
      </w:r>
      <w:r w:rsidR="00BA7422" w:rsidRPr="00BA7422">
        <w:rPr>
          <w:bCs/>
          <w:sz w:val="32"/>
        </w:rPr>
        <w:tab/>
        <w:t xml:space="preserve"> </w:t>
      </w:r>
      <w:r w:rsidR="00BA7422" w:rsidRPr="00BA7422">
        <w:rPr>
          <w:bCs/>
          <w:sz w:val="32"/>
        </w:rPr>
        <w:tab/>
        <w:t xml:space="preserve"> </w:t>
      </w:r>
      <w:r w:rsidR="00BA7422" w:rsidRPr="00BA7422">
        <w:rPr>
          <w:bCs/>
          <w:sz w:val="32"/>
        </w:rPr>
        <w:tab/>
      </w:r>
    </w:p>
    <w:p w14:paraId="41BE6849" w14:textId="54100231" w:rsidR="000F1FD6" w:rsidRPr="004E01DE" w:rsidRDefault="002C4F11" w:rsidP="004E01DE">
      <w:pPr>
        <w:spacing w:after="160" w:line="259" w:lineRule="auto"/>
        <w:jc w:val="left"/>
        <w:rPr>
          <w:bCs/>
        </w:rPr>
      </w:pPr>
      <w:r>
        <w:rPr>
          <w:bCs/>
          <w:sz w:val="32"/>
        </w:rPr>
        <w:t xml:space="preserve">      </w:t>
      </w:r>
      <w:r w:rsidRPr="004E01DE">
        <w:rPr>
          <w:bCs/>
          <w:sz w:val="32"/>
        </w:rPr>
        <w:t xml:space="preserve">4.2 </w:t>
      </w:r>
      <w:r>
        <w:rPr>
          <w:bCs/>
          <w:sz w:val="32"/>
        </w:rPr>
        <w:t>UML</w:t>
      </w:r>
      <w:r w:rsidR="004E01DE">
        <w:rPr>
          <w:bCs/>
          <w:sz w:val="32"/>
        </w:rPr>
        <w:t xml:space="preserve"> Diagrams</w:t>
      </w:r>
      <w:r w:rsidR="004E01DE" w:rsidRPr="004E01DE">
        <w:rPr>
          <w:bCs/>
          <w:sz w:val="32"/>
        </w:rPr>
        <w:tab/>
        <w:t xml:space="preserve"> </w:t>
      </w:r>
      <w:r w:rsidR="004E01DE" w:rsidRPr="004E01DE">
        <w:rPr>
          <w:bCs/>
          <w:sz w:val="32"/>
        </w:rPr>
        <w:tab/>
        <w:t xml:space="preserve"> </w:t>
      </w:r>
      <w:r w:rsidR="004E01DE" w:rsidRPr="004E01DE">
        <w:rPr>
          <w:bCs/>
          <w:sz w:val="32"/>
        </w:rPr>
        <w:tab/>
        <w:t xml:space="preserve"> </w:t>
      </w:r>
      <w:r w:rsidR="004E01DE" w:rsidRPr="004E01DE">
        <w:rPr>
          <w:bCs/>
          <w:sz w:val="32"/>
        </w:rPr>
        <w:tab/>
        <w:t xml:space="preserve"> </w:t>
      </w:r>
      <w:r w:rsidR="004E01DE" w:rsidRPr="004E01DE">
        <w:rPr>
          <w:bCs/>
          <w:sz w:val="32"/>
        </w:rPr>
        <w:tab/>
      </w:r>
    </w:p>
    <w:p w14:paraId="27A07244" w14:textId="58B9056F" w:rsidR="004E01DE" w:rsidRDefault="00A2725C" w:rsidP="004E01DE">
      <w:pPr>
        <w:spacing w:after="160" w:line="259" w:lineRule="auto"/>
        <w:ind w:left="0" w:firstLine="0"/>
        <w:jc w:val="left"/>
      </w:pPr>
      <w:r>
        <w:rPr>
          <w:b/>
          <w:sz w:val="32"/>
        </w:rPr>
        <w:t>CHAPTER-</w:t>
      </w:r>
      <w:r w:rsidR="004E01DE">
        <w:rPr>
          <w:b/>
          <w:sz w:val="32"/>
        </w:rPr>
        <w:t>5</w:t>
      </w:r>
      <w:r>
        <w:rPr>
          <w:b/>
          <w:sz w:val="32"/>
        </w:rPr>
        <w:t xml:space="preserve">: IMPLEMENTATION </w:t>
      </w:r>
      <w:ins w:id="20" w:author="Microsoft Word" w:date="2026-03-29T19:04:00Z" w16du:dateUtc="2026-03-29T13:34:00Z">
        <w:r w:rsidR="00403F86">
          <w:rPr>
            <w:b/>
            <w:sz w:val="32"/>
          </w:rPr>
          <w:t xml:space="preserve">                             18</w:t>
        </w:r>
      </w:ins>
    </w:p>
    <w:p w14:paraId="2923554A" w14:textId="353CBF91" w:rsidR="004E01DE" w:rsidRDefault="002C4F11" w:rsidP="004E01DE">
      <w:pPr>
        <w:spacing w:after="160" w:line="259" w:lineRule="auto"/>
        <w:ind w:left="0" w:firstLine="0"/>
        <w:jc w:val="left"/>
        <w:rPr>
          <w:sz w:val="32"/>
        </w:rPr>
      </w:pPr>
      <w:r>
        <w:rPr>
          <w:sz w:val="32"/>
        </w:rPr>
        <w:t xml:space="preserve">      </w:t>
      </w:r>
      <w:r w:rsidR="004E01DE">
        <w:rPr>
          <w:sz w:val="32"/>
        </w:rPr>
        <w:t xml:space="preserve">5.1 Modules  </w:t>
      </w:r>
    </w:p>
    <w:p w14:paraId="7C64F292" w14:textId="5EED880B" w:rsidR="004E01DE" w:rsidRDefault="002C4F11" w:rsidP="004E01DE">
      <w:pPr>
        <w:spacing w:after="160" w:line="259" w:lineRule="auto"/>
        <w:ind w:left="0" w:firstLine="0"/>
        <w:jc w:val="left"/>
        <w:rPr>
          <w:sz w:val="32"/>
        </w:rPr>
      </w:pPr>
      <w:r>
        <w:rPr>
          <w:sz w:val="32"/>
        </w:rPr>
        <w:t xml:space="preserve">      </w:t>
      </w:r>
      <w:r w:rsidR="004E01DE">
        <w:rPr>
          <w:sz w:val="32"/>
        </w:rPr>
        <w:t>5.2 Technology</w:t>
      </w:r>
    </w:p>
    <w:p w14:paraId="691940AF" w14:textId="0C5643F0" w:rsidR="000F1FD6" w:rsidRDefault="002C4F11" w:rsidP="004E01DE">
      <w:pPr>
        <w:spacing w:after="160" w:line="259" w:lineRule="auto"/>
        <w:ind w:left="0" w:firstLine="0"/>
        <w:jc w:val="left"/>
      </w:pPr>
      <w:r>
        <w:rPr>
          <w:sz w:val="32"/>
        </w:rPr>
        <w:t xml:space="preserve">      5.3 System</w:t>
      </w:r>
      <w:r w:rsidR="004E01DE">
        <w:rPr>
          <w:sz w:val="32"/>
        </w:rPr>
        <w:t xml:space="preserve"> Testing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r w:rsidR="004E01DE">
        <w:rPr>
          <w:sz w:val="32"/>
        </w:rPr>
        <w:tab/>
        <w:t xml:space="preserve">  </w:t>
      </w:r>
    </w:p>
    <w:p w14:paraId="1FFBA7EB" w14:textId="24491816" w:rsidR="000F1FD6" w:rsidRPr="004E01DE" w:rsidRDefault="00A2725C" w:rsidP="004E01DE">
      <w:pPr>
        <w:spacing w:after="160" w:line="259" w:lineRule="auto"/>
        <w:ind w:left="0" w:firstLine="0"/>
        <w:jc w:val="left"/>
        <w:rPr>
          <w:sz w:val="32"/>
        </w:rPr>
      </w:pPr>
      <w:r>
        <w:rPr>
          <w:b/>
          <w:sz w:val="32"/>
        </w:rPr>
        <w:t>CHAPTER-</w:t>
      </w:r>
      <w:r w:rsidR="004E01DE">
        <w:rPr>
          <w:b/>
          <w:sz w:val="32"/>
        </w:rPr>
        <w:t>6</w:t>
      </w:r>
      <w:r>
        <w:rPr>
          <w:b/>
          <w:sz w:val="32"/>
        </w:rPr>
        <w:t xml:space="preserve">: RESULTS/DISCUSSIONS </w:t>
      </w:r>
      <w:r>
        <w:rPr>
          <w:sz w:val="32"/>
        </w:rPr>
        <w:tab/>
      </w:r>
      <w:r w:rsidR="00403F86">
        <w:rPr>
          <w:sz w:val="32"/>
        </w:rPr>
        <w:t xml:space="preserve"> </w:t>
      </w:r>
      <w:ins w:id="21" w:author="Microsoft Word" w:date="2026-03-29T19:04:00Z" w16du:dateUtc="2026-03-29T13:34:00Z">
        <w:r w:rsidR="00403F86">
          <w:rPr>
            <w:sz w:val="32"/>
          </w:rPr>
          <w:t xml:space="preserve">                  </w:t>
        </w:r>
        <w:r w:rsidR="00D979A4">
          <w:rPr>
            <w:sz w:val="32"/>
          </w:rPr>
          <w:t xml:space="preserve"> </w:t>
        </w:r>
        <w:r w:rsidR="00403F86">
          <w:rPr>
            <w:sz w:val="32"/>
          </w:rPr>
          <w:t xml:space="preserve"> </w:t>
        </w:r>
        <w:r w:rsidR="00D979A4" w:rsidRPr="00D979A4">
          <w:rPr>
            <w:b/>
            <w:bCs/>
            <w:sz w:val="32"/>
          </w:rPr>
          <w:t>43</w:t>
        </w:r>
        <w:r w:rsidRPr="00D979A4">
          <w:rPr>
            <w:b/>
            <w:bCs/>
            <w:sz w:val="32"/>
          </w:rPr>
          <w:t xml:space="preserve"> </w:t>
        </w:r>
      </w:ins>
      <w:r w:rsidRPr="00D979A4">
        <w:rPr>
          <w:b/>
          <w:bCs/>
          <w:sz w:val="32"/>
        </w:rPr>
        <w:tab/>
      </w:r>
      <w:r>
        <w:rPr>
          <w:sz w:val="32"/>
        </w:rPr>
        <w:tab/>
        <w:t xml:space="preserve"> </w:t>
      </w:r>
      <w:r>
        <w:rPr>
          <w:sz w:val="32"/>
        </w:rPr>
        <w:tab/>
        <w:t xml:space="preserve"> </w:t>
      </w:r>
      <w:r>
        <w:rPr>
          <w:sz w:val="32"/>
        </w:rPr>
        <w:tab/>
      </w:r>
    </w:p>
    <w:p w14:paraId="4154E6E2" w14:textId="286DA615" w:rsidR="000F1FD6" w:rsidRPr="004E01DE" w:rsidRDefault="00A2725C" w:rsidP="004E01DE">
      <w:pPr>
        <w:spacing w:after="160" w:line="259" w:lineRule="auto"/>
        <w:ind w:left="0" w:firstLine="0"/>
        <w:jc w:val="left"/>
        <w:rPr>
          <w:sz w:val="32"/>
        </w:rPr>
      </w:pPr>
      <w:r>
        <w:rPr>
          <w:b/>
          <w:sz w:val="32"/>
        </w:rPr>
        <w:t>CHAPTER-</w:t>
      </w:r>
      <w:r w:rsidR="004E01DE">
        <w:rPr>
          <w:b/>
          <w:sz w:val="32"/>
        </w:rPr>
        <w:t>7</w:t>
      </w:r>
      <w:r>
        <w:rPr>
          <w:b/>
          <w:sz w:val="32"/>
        </w:rPr>
        <w:t xml:space="preserve">: CONCLUSION </w:t>
      </w:r>
      <w:r>
        <w:rPr>
          <w:sz w:val="32"/>
        </w:rPr>
        <w:tab/>
        <w:t xml:space="preserve"> </w:t>
      </w:r>
      <w:r>
        <w:rPr>
          <w:sz w:val="32"/>
        </w:rPr>
        <w:tab/>
      </w:r>
      <w:r>
        <w:rPr>
          <w:sz w:val="32"/>
        </w:rPr>
        <w:tab/>
        <w:t xml:space="preserve"> </w:t>
      </w:r>
      <w:ins w:id="22" w:author="Microsoft Word" w:date="2026-03-29T19:04:00Z" w16du:dateUtc="2026-03-29T13:34:00Z">
        <w:r w:rsidR="00D979A4">
          <w:rPr>
            <w:sz w:val="32"/>
          </w:rPr>
          <w:t xml:space="preserve">                          </w:t>
        </w:r>
        <w:r>
          <w:rPr>
            <w:sz w:val="32"/>
          </w:rPr>
          <w:tab/>
          <w:t xml:space="preserve"> </w:t>
        </w:r>
        <w:r w:rsidR="008E5BE0">
          <w:rPr>
            <w:sz w:val="32"/>
          </w:rPr>
          <w:t xml:space="preserve">  </w:t>
        </w:r>
        <w:r w:rsidR="008E5BE0" w:rsidRPr="008E5BE0">
          <w:rPr>
            <w:b/>
            <w:bCs/>
            <w:sz w:val="32"/>
          </w:rPr>
          <w:t>45</w:t>
        </w:r>
      </w:ins>
      <w:r w:rsidRPr="008E5BE0">
        <w:rPr>
          <w:b/>
          <w:bCs/>
          <w:sz w:val="32"/>
        </w:rPr>
        <w:tab/>
      </w:r>
      <w:r>
        <w:rPr>
          <w:sz w:val="32"/>
        </w:rPr>
        <w:t xml:space="preserve"> </w:t>
      </w:r>
      <w:r>
        <w:rPr>
          <w:sz w:val="32"/>
        </w:rPr>
        <w:tab/>
        <w:t xml:space="preserve"> </w:t>
      </w:r>
      <w:r>
        <w:rPr>
          <w:sz w:val="32"/>
        </w:rPr>
        <w:tab/>
        <w:t xml:space="preserve"> </w:t>
      </w:r>
      <w:r>
        <w:rPr>
          <w:sz w:val="32"/>
        </w:rPr>
        <w:tab/>
      </w:r>
    </w:p>
    <w:p w14:paraId="712A52E7" w14:textId="16337C56" w:rsidR="000F1FD6" w:rsidRDefault="002C4F11">
      <w:pPr>
        <w:tabs>
          <w:tab w:val="center" w:pos="5041"/>
          <w:tab w:val="center" w:pos="5761"/>
          <w:tab w:val="center" w:pos="6481"/>
          <w:tab w:val="center" w:pos="7201"/>
          <w:tab w:val="center" w:pos="8295"/>
        </w:tabs>
        <w:spacing w:after="160" w:line="259" w:lineRule="auto"/>
        <w:ind w:left="0" w:firstLine="0"/>
        <w:jc w:val="left"/>
      </w:pPr>
      <w:r>
        <w:rPr>
          <w:b/>
          <w:sz w:val="32"/>
        </w:rPr>
        <w:t xml:space="preserve">     </w:t>
      </w:r>
      <w:r w:rsidR="00A2725C">
        <w:rPr>
          <w:b/>
          <w:sz w:val="32"/>
        </w:rPr>
        <w:t xml:space="preserve"> REFERENCES </w:t>
      </w:r>
      <w:r w:rsidR="00A2725C">
        <w:rPr>
          <w:b/>
          <w:sz w:val="32"/>
        </w:rPr>
        <w:tab/>
        <w:t xml:space="preserve"> </w:t>
      </w:r>
      <w:r w:rsidR="00A2725C">
        <w:rPr>
          <w:b/>
          <w:sz w:val="32"/>
        </w:rPr>
        <w:tab/>
        <w:t xml:space="preserve"> </w:t>
      </w:r>
      <w:r w:rsidR="00A2725C">
        <w:rPr>
          <w:b/>
          <w:sz w:val="32"/>
        </w:rPr>
        <w:tab/>
        <w:t xml:space="preserve"> </w:t>
      </w:r>
      <w:r w:rsidR="00A2725C">
        <w:rPr>
          <w:b/>
          <w:sz w:val="32"/>
        </w:rPr>
        <w:tab/>
        <w:t xml:space="preserve"> </w:t>
      </w:r>
      <w:r w:rsidR="00A2725C">
        <w:rPr>
          <w:b/>
          <w:sz w:val="32"/>
        </w:rPr>
        <w:tab/>
      </w:r>
    </w:p>
    <w:p w14:paraId="7FBB49D8" w14:textId="77777777" w:rsidR="000F1FD6" w:rsidRDefault="00A2725C">
      <w:pPr>
        <w:spacing w:after="0" w:line="259" w:lineRule="auto"/>
        <w:ind w:left="0" w:firstLine="0"/>
        <w:jc w:val="left"/>
      </w:pPr>
      <w:r>
        <w:rPr>
          <w:b/>
          <w:sz w:val="36"/>
        </w:rPr>
        <w:t xml:space="preserve"> </w:t>
      </w:r>
      <w:r>
        <w:rPr>
          <w:b/>
          <w:sz w:val="36"/>
        </w:rPr>
        <w:tab/>
        <w:t xml:space="preserve"> </w:t>
      </w:r>
    </w:p>
    <w:p w14:paraId="4F0CF341" w14:textId="77777777" w:rsidR="000F1FD6" w:rsidRDefault="00A2725C">
      <w:pPr>
        <w:spacing w:after="0" w:line="259" w:lineRule="auto"/>
        <w:ind w:left="77" w:firstLine="0"/>
        <w:jc w:val="center"/>
      </w:pPr>
      <w:r>
        <w:rPr>
          <w:b/>
          <w:sz w:val="32"/>
        </w:rPr>
        <w:lastRenderedPageBreak/>
        <w:t xml:space="preserve"> </w:t>
      </w:r>
    </w:p>
    <w:p w14:paraId="0AC23A9D" w14:textId="77777777" w:rsidR="00215EF1" w:rsidRDefault="00215EF1">
      <w:pPr>
        <w:spacing w:after="0" w:line="259" w:lineRule="auto"/>
        <w:ind w:left="0" w:right="3426" w:firstLine="0"/>
        <w:jc w:val="right"/>
        <w:rPr>
          <w:b/>
          <w:sz w:val="32"/>
          <w:u w:val="single" w:color="000000"/>
        </w:rPr>
      </w:pPr>
    </w:p>
    <w:p w14:paraId="75456E9D" w14:textId="77777777" w:rsidR="00215EF1" w:rsidRDefault="00215EF1">
      <w:pPr>
        <w:spacing w:after="0" w:line="259" w:lineRule="auto"/>
        <w:ind w:left="0" w:right="3426" w:firstLine="0"/>
        <w:jc w:val="right"/>
        <w:rPr>
          <w:b/>
          <w:sz w:val="32"/>
          <w:u w:val="single" w:color="000000"/>
        </w:rPr>
      </w:pPr>
    </w:p>
    <w:p w14:paraId="0A4D061E" w14:textId="77777777" w:rsidR="00D52D21" w:rsidRDefault="00D52D21" w:rsidP="004E01DE">
      <w:pPr>
        <w:spacing w:after="78" w:line="259" w:lineRule="auto"/>
        <w:ind w:left="0" w:right="275" w:firstLine="0"/>
        <w:jc w:val="center"/>
        <w:rPr>
          <w:ins w:id="23" w:author="Microsoft Word" w:date="2026-03-29T19:04:00Z" w16du:dateUtc="2026-03-29T13:34:00Z"/>
          <w:b/>
          <w:sz w:val="32"/>
        </w:rPr>
        <w:sectPr w:rsidR="00D52D21" w:rsidSect="00A2725C">
          <w:footerReference w:type="even" r:id="rId12"/>
          <w:footerReference w:type="first" r:id="rId13"/>
          <w:pgSz w:w="11907" w:h="16840" w:code="9"/>
          <w:pgMar w:top="567" w:right="567" w:bottom="567" w:left="851" w:header="720" w:footer="720" w:gutter="0"/>
          <w:pgNumType w:fmt="lowerRoman" w:start="1"/>
          <w:cols w:space="720"/>
        </w:sectPr>
      </w:pPr>
    </w:p>
    <w:p w14:paraId="57C1AD01" w14:textId="3946C88C" w:rsidR="00C74CC0" w:rsidRDefault="00A2725C" w:rsidP="004E01DE">
      <w:pPr>
        <w:spacing w:after="78" w:line="259" w:lineRule="auto"/>
        <w:ind w:left="0" w:right="275" w:firstLine="0"/>
        <w:jc w:val="center"/>
        <w:rPr>
          <w:b/>
          <w:sz w:val="32"/>
        </w:rPr>
      </w:pPr>
      <w:r>
        <w:rPr>
          <w:b/>
          <w:sz w:val="32"/>
        </w:rPr>
        <w:lastRenderedPageBreak/>
        <w:t>CHAPTER-1</w:t>
      </w:r>
    </w:p>
    <w:p w14:paraId="7C997EA1" w14:textId="23ED0ABD" w:rsidR="000F1FD6" w:rsidRDefault="00A2725C" w:rsidP="00C74CC0">
      <w:pPr>
        <w:spacing w:after="78" w:line="480" w:lineRule="auto"/>
        <w:ind w:right="275"/>
        <w:jc w:val="center"/>
      </w:pPr>
      <w:r>
        <w:rPr>
          <w:b/>
          <w:sz w:val="32"/>
        </w:rPr>
        <w:t xml:space="preserve"> INTRODUCTION </w:t>
      </w:r>
    </w:p>
    <w:p w14:paraId="4D5B8C3D" w14:textId="7D90F6FA" w:rsidR="000F1FD6" w:rsidRDefault="00C74CC0" w:rsidP="00C74CC0">
      <w:pPr>
        <w:spacing w:after="0" w:line="360" w:lineRule="auto"/>
        <w:ind w:left="-5" w:right="262"/>
      </w:pPr>
      <w:r>
        <w:t xml:space="preserve">      Cyber security has become a critical and vital topic that requires protecting the computer network from potential threats in today’s modern world. A cyber-attack is a deliberate attack targeting computer networks, relevant data, programs, and electronic information, resulting in sub-national entities inciting violence towards noncombatant opponents. As technology develops, so do cyber threats, necessitating the development of new prevention strategies. It has been alleged that cyber-attacks have become more prevalent in the industrial sector, resulting in serious infrastructure damage and significant monetary loss. The rise of cyber-attacks among organizations is primarily due to the growing reliance on online technologies that enable the storage of personal and economic data .  </w:t>
      </w:r>
    </w:p>
    <w:p w14:paraId="7CB606C6" w14:textId="54FE340B" w:rsidR="000F1FD6" w:rsidRDefault="00A2725C" w:rsidP="00C74CC0">
      <w:pPr>
        <w:spacing w:after="112" w:line="360" w:lineRule="auto"/>
        <w:ind w:left="0" w:firstLine="0"/>
      </w:pPr>
      <w:r>
        <w:t xml:space="preserve">             Artificial intelligence (AI) applications can positively influence the cyber capabilities and national security of the sovereign nation, regional government entities, and non-state organizations. AI is a reliable technique for mitigating cyber-attack effects. AI is machine intelligence that executes activities connected with intelligence. Human professionals’ expertise is integrated for strategic planning  and decision-making, including making medical diagnoses and getting insights from expertise in concluding. In terms of cyber security, Zarina et al., have illustrated that AI has both beneficial and harmful effects, with the harmful effect of facilitating the instigation phase of cyber attacks, resulting in quicker and more devastating attacks. Looking forward, AI has the potential to greatly improve cyber security by increasing security precautions and promoting security in cyberspace. Furthermore, AI assists security experts in detecting cyber hazard symptoms and has enhanced the machine learning applications for malware classification and networked intrusion detection. Lastly, the modern phenomenon in AI has transformed innovative solutions and improved city external attacks against serious security threats .  </w:t>
      </w:r>
    </w:p>
    <w:p w14:paraId="13F4F8D0" w14:textId="6EF49E27" w:rsidR="000F1FD6" w:rsidRDefault="00A2725C" w:rsidP="00C74CC0">
      <w:pPr>
        <w:spacing w:after="0" w:line="360" w:lineRule="auto"/>
        <w:ind w:left="0" w:firstLine="0"/>
      </w:pPr>
      <w:r>
        <w:t xml:space="preserve">              A smart city provides multiple innovative solutions to several challenges that city administration faces. However, information and communication technology (ICT) has become a vital component of e-Government. Implementing ICT into a city’s infrastructure introduces hazards and obstructions. People frequently use insecure Wi-Fi networks to check their email messages, ebanking, and other digital services, uncovering themselves to cybercrimes including hacking, denials of service, and cracking. Cyber security applying technologies to protect e-Government services is among the most important distinctive features that can be utilized to categorize safe cities globally. Somewhere in this tendency, the ‘inclusive smart city’ framework has triggered strong interest because it emphasizes the importance of interpersonal and social capital in urban initiatives that focus on stakeholders’ inclusion in the Digital  Realm and involving inhabitants in service improvement to implement appropriate government services that match citizens’ necessities . Recent studies on e-services and technologies also have emphasized the importance of implementing a citizenscentered strategy for smart cities because it is expected to develop strong social ecologies that depend </w:t>
      </w:r>
      <w:r>
        <w:lastRenderedPageBreak/>
        <w:t xml:space="preserve">strongly on web technology. Consequently, web technologies and services can significantly impact stakeholder interactions . </w:t>
      </w:r>
    </w:p>
    <w:p w14:paraId="0BA3CB04" w14:textId="45B85A34" w:rsidR="000F1FD6" w:rsidRDefault="00A2725C" w:rsidP="00C74CC0">
      <w:pPr>
        <w:spacing w:after="115" w:line="360" w:lineRule="auto"/>
        <w:ind w:left="0" w:firstLine="0"/>
      </w:pPr>
      <w:r>
        <w:t xml:space="preserve">           Although previous literature demonstrated influence of AI in smart mobility , energy management, public services, climate change</w:t>
      </w:r>
      <w:r w:rsidR="00C74CC0">
        <w:t>,</w:t>
      </w:r>
      <w:r>
        <w:t xml:space="preserve"> and smart security  in smart cities, cyber security has widely been neglected, especially in the context of stakeholders who use online government services. To fill this contextual gap, this study formulated the following research question: </w:t>
      </w:r>
    </w:p>
    <w:p w14:paraId="25B008A2" w14:textId="77777777" w:rsidR="000F1FD6" w:rsidRDefault="00A2725C" w:rsidP="00C74CC0">
      <w:pPr>
        <w:numPr>
          <w:ilvl w:val="0"/>
          <w:numId w:val="9"/>
        </w:numPr>
        <w:spacing w:line="360" w:lineRule="auto"/>
        <w:ind w:right="262" w:hanging="144"/>
      </w:pPr>
      <w:r>
        <w:t xml:space="preserve">How AI applications used in smart cities influence cyber security directly? </w:t>
      </w:r>
    </w:p>
    <w:p w14:paraId="6D4800D2" w14:textId="77777777" w:rsidR="000F1FD6" w:rsidRDefault="00A2725C" w:rsidP="00C74CC0">
      <w:pPr>
        <w:numPr>
          <w:ilvl w:val="0"/>
          <w:numId w:val="9"/>
        </w:numPr>
        <w:spacing w:after="4" w:line="360" w:lineRule="auto"/>
        <w:ind w:right="262" w:hanging="144"/>
      </w:pPr>
      <w:r>
        <w:t xml:space="preserve">How AI applications used in smart cities influence e-Governance and e-Governance impacts cyber security directly?  </w:t>
      </w:r>
    </w:p>
    <w:p w14:paraId="7E546D8C" w14:textId="77777777" w:rsidR="000F1FD6" w:rsidRDefault="00A2725C" w:rsidP="00C74CC0">
      <w:pPr>
        <w:numPr>
          <w:ilvl w:val="0"/>
          <w:numId w:val="9"/>
        </w:numPr>
        <w:spacing w:after="49" w:line="360" w:lineRule="auto"/>
        <w:ind w:right="262" w:hanging="144"/>
      </w:pPr>
      <w:r>
        <w:t xml:space="preserve">Does e-Governance play a mediating role between the relationship of AI applications and cyber security? </w:t>
      </w:r>
    </w:p>
    <w:p w14:paraId="5AF8A9B6" w14:textId="2B389FBA" w:rsidR="000F1FD6" w:rsidRDefault="00A2725C" w:rsidP="00C74CC0">
      <w:pPr>
        <w:numPr>
          <w:ilvl w:val="0"/>
          <w:numId w:val="9"/>
        </w:numPr>
        <w:spacing w:line="360" w:lineRule="auto"/>
        <w:ind w:right="262" w:hanging="144"/>
      </w:pPr>
      <w:r>
        <w:t xml:space="preserve">Additionally, this study examines the moderating role of stakeholders’ involvement in the relationship between AI and e-Governance and on the relationship between e-Governance and cyber security.  </w:t>
      </w:r>
    </w:p>
    <w:p w14:paraId="10939239" w14:textId="77777777" w:rsidR="000F1FD6" w:rsidRDefault="00A2725C" w:rsidP="00C74CC0">
      <w:pPr>
        <w:spacing w:after="0" w:line="360" w:lineRule="auto"/>
        <w:ind w:left="113" w:right="371"/>
      </w:pPr>
      <w:r>
        <w:t xml:space="preserve">           These main research questions are attempted to address empirically in this study, based on the premise that the interactions are context-dependent. Figure 1 explains the channel of the study’s proposed framework to classify cyber security level in a smart city. The moderating significance of stakeholder involvement was systematically examined by using structural equational modeling (SEM) in Smart PLS 4.0. PLS-SEM path modeling was selected as the analytical tool because of its widespread utilization in examining research frameworks in prior studies and its acknowledged appropriateness for analyzing complex research models. Section II proceeds with a literature background on the relationships between artificial intelligence, e-Governance, stakeholder involvement, cyber security, and the key hypotheses under consideration. The data sampling, research framework, methodology, and analysis are described in Section III.  The statistical findings are presented in Section IV. Section V summarizes the discussions, draws conclusions, and recommends future research.</w:t>
      </w:r>
      <w:r>
        <w:rPr>
          <w:b/>
        </w:rPr>
        <w:t xml:space="preserve"> </w:t>
      </w:r>
    </w:p>
    <w:p w14:paraId="085D45CA" w14:textId="77777777" w:rsidR="000F1FD6" w:rsidRDefault="00A2725C" w:rsidP="00C74CC0">
      <w:pPr>
        <w:spacing w:after="0" w:line="360" w:lineRule="auto"/>
        <w:ind w:left="0" w:firstLine="0"/>
      </w:pPr>
      <w:r>
        <w:rPr>
          <w:b/>
        </w:rPr>
        <w:t xml:space="preserve"> </w:t>
      </w:r>
      <w:r>
        <w:rPr>
          <w:b/>
        </w:rPr>
        <w:tab/>
        <w:t xml:space="preserve"> </w:t>
      </w:r>
      <w:r>
        <w:br w:type="page"/>
      </w:r>
    </w:p>
    <w:p w14:paraId="7F53BF8F" w14:textId="77777777" w:rsidR="00C74CC0" w:rsidRDefault="00A2725C">
      <w:pPr>
        <w:spacing w:after="78" w:line="259" w:lineRule="auto"/>
        <w:ind w:right="275"/>
        <w:jc w:val="center"/>
        <w:rPr>
          <w:b/>
          <w:sz w:val="32"/>
        </w:rPr>
      </w:pPr>
      <w:r>
        <w:rPr>
          <w:b/>
          <w:sz w:val="32"/>
        </w:rPr>
        <w:lastRenderedPageBreak/>
        <w:t>CHAPTER-2</w:t>
      </w:r>
    </w:p>
    <w:p w14:paraId="7D4B08E2" w14:textId="4C6950F6" w:rsidR="000F1FD6" w:rsidRDefault="00A2725C" w:rsidP="00C74CC0">
      <w:pPr>
        <w:spacing w:after="78" w:line="480" w:lineRule="auto"/>
        <w:ind w:right="275"/>
        <w:jc w:val="center"/>
      </w:pPr>
      <w:r>
        <w:rPr>
          <w:b/>
          <w:sz w:val="32"/>
        </w:rPr>
        <w:t xml:space="preserve"> LITERATURE SURVEY </w:t>
      </w:r>
    </w:p>
    <w:p w14:paraId="42A0B046" w14:textId="77777777" w:rsidR="000F1FD6" w:rsidRDefault="00A2725C" w:rsidP="00C74CC0">
      <w:pPr>
        <w:spacing w:after="154" w:line="360" w:lineRule="auto"/>
        <w:ind w:left="113" w:right="262"/>
      </w:pPr>
      <w:r>
        <w:rPr>
          <w:b/>
        </w:rPr>
        <w:t xml:space="preserve">TITLE: </w:t>
      </w:r>
      <w:r>
        <w:t xml:space="preserve">The Influence of Artificial Intelligence on E-Governance and Cybersecurity in Smart </w:t>
      </w:r>
    </w:p>
    <w:p w14:paraId="2997561B" w14:textId="77777777" w:rsidR="000F1FD6" w:rsidRDefault="00A2725C" w:rsidP="00C74CC0">
      <w:pPr>
        <w:spacing w:line="360" w:lineRule="auto"/>
        <w:ind w:left="113" w:right="262"/>
      </w:pPr>
      <w:r>
        <w:t>Cities: A Stakeholder’s Perspective</w:t>
      </w:r>
      <w:r>
        <w:rPr>
          <w:b/>
        </w:rPr>
        <w:t xml:space="preserve"> </w:t>
      </w:r>
    </w:p>
    <w:p w14:paraId="2DCF1A22" w14:textId="77777777" w:rsidR="000F1FD6" w:rsidRDefault="00A2725C" w:rsidP="00C74CC0">
      <w:pPr>
        <w:spacing w:line="360" w:lineRule="auto"/>
        <w:ind w:left="113" w:right="262"/>
      </w:pPr>
      <w:r>
        <w:rPr>
          <w:b/>
        </w:rPr>
        <w:t xml:space="preserve">AUTHOR: </w:t>
      </w:r>
      <w:r>
        <w:t>Syed Asad Abbas Bokhari</w:t>
      </w:r>
      <w:r>
        <w:rPr>
          <w:b/>
        </w:rPr>
        <w:t xml:space="preserve"> </w:t>
      </w:r>
    </w:p>
    <w:p w14:paraId="5CB49018" w14:textId="62A41AB6" w:rsidR="000F1FD6" w:rsidRDefault="00A2725C" w:rsidP="00C74CC0">
      <w:pPr>
        <w:spacing w:after="0" w:line="360" w:lineRule="auto"/>
        <w:ind w:left="113" w:right="371"/>
      </w:pPr>
      <w:r>
        <w:rPr>
          <w:b/>
        </w:rPr>
        <w:t xml:space="preserve">ABSTRACT: </w:t>
      </w:r>
      <w:r>
        <w:t xml:space="preserve">Artificial intelligence (AI) has been identified as a critical technology of Fourth Industrial Revolution (Industry 4.0) for protecting computer network systems against cyberattacks, malware, phishing, damage, or illicit access. AI has potential in strengthening the cyber capabilities and safety of nation-states, local governments, and non-state entities through eGovernance. Existing research provides a mixed association between AI, e-Governance, and cybersecurity; however, this relationship is believed to be context-specific. AI, e-Governance, and cybersecurity influence and are affected by various stakeholders possessing a variety of knowledge and expertise in respective areas. To fill this context specific gap, this study investigates the direct relationship between AI, e-Governance, and cybersecurity. Furthermore, this study examines the mediating role of e-Governance between AI and cybersecurity and moderating effect of stakeholders involvement on the relationship between AI, e-Governance, and cybersecurity. The results of PLS-SEM path modeling analysis revealed a partial mediating impact of e-Governance between AI and cybersecurity. Likewise, moderating influence of stakeholders involvement was discovered on the relationship between AI and e-Governance, as well as between e-Governance and cybersecurity. It implies that stakeholders involvement has vital significance in AI and eGovernance because all stakeholders have interest in vibrant, transparent, and secured cyberspace while using e-services. This study provides practical implications for governmental bodies of smart cities for strengthening their cybersecurity measures. </w:t>
      </w:r>
    </w:p>
    <w:p w14:paraId="1608D43E" w14:textId="77777777" w:rsidR="000F1FD6" w:rsidRDefault="00A2725C" w:rsidP="00C74CC0">
      <w:pPr>
        <w:spacing w:after="113" w:line="360" w:lineRule="auto"/>
        <w:ind w:left="113"/>
        <w:jc w:val="left"/>
      </w:pPr>
      <w:r>
        <w:rPr>
          <w:b/>
        </w:rPr>
        <w:t xml:space="preserve">TITLE: </w:t>
      </w:r>
      <w:r>
        <w:rPr>
          <w:sz w:val="20"/>
        </w:rPr>
        <w:t>The Influence of Artificial Intelligence on E-Governance and Cybersecurity in Smart Cities</w:t>
      </w:r>
      <w:r>
        <w:rPr>
          <w:b/>
        </w:rPr>
        <w:t xml:space="preserve"> </w:t>
      </w:r>
    </w:p>
    <w:p w14:paraId="6BC31B19" w14:textId="77777777" w:rsidR="000F1FD6" w:rsidRDefault="00A2725C" w:rsidP="00C74CC0">
      <w:pPr>
        <w:spacing w:line="360" w:lineRule="auto"/>
        <w:ind w:left="113" w:right="262"/>
      </w:pPr>
      <w:r>
        <w:rPr>
          <w:b/>
        </w:rPr>
        <w:t xml:space="preserve">AUTHOR: </w:t>
      </w:r>
      <w:r>
        <w:t xml:space="preserve">Seunghwan Myeong </w:t>
      </w:r>
    </w:p>
    <w:p w14:paraId="36F38059" w14:textId="77777777" w:rsidR="000F1FD6" w:rsidRDefault="00A2725C" w:rsidP="00C74CC0">
      <w:pPr>
        <w:spacing w:after="1" w:line="360" w:lineRule="auto"/>
        <w:ind w:left="113" w:right="370"/>
      </w:pPr>
      <w:r>
        <w:rPr>
          <w:b/>
        </w:rPr>
        <w:t xml:space="preserve">ABSTRACT: </w:t>
      </w:r>
      <w:r>
        <w:t xml:space="preserve">AI has potential in strengthening the cyber capabilities and safety of nationstates, local governments, and non-state entities through e-Governance. Existing research provides a mixed association between AI, e-Governance, and cybersecurity; however, this relationship is believed to be context-specific. AI, e-Governance, and cybersecurity influence and are affected by various stakeholders possessing a variety of knowledge and expertise in respective areas. To fill  this context specific gap, this study investigates the direct relationship between AI, e-Governance, and cybersecurity. Furthermore, this study examines the mediating role of e-Governance between AI and cybersecurity and moderating effect of stakeholders involvement on the relationship between AI, e-Governance, and cybersecurity. The results </w:t>
      </w:r>
      <w:r>
        <w:lastRenderedPageBreak/>
        <w:t>of PLS-SEM path modeling analysis revealed a partial mediating impact of e-Governance between AI and cybersecurity</w:t>
      </w:r>
      <w:r>
        <w:rPr>
          <w:b/>
        </w:rPr>
        <w:t xml:space="preserve"> </w:t>
      </w:r>
    </w:p>
    <w:p w14:paraId="368FB052" w14:textId="77777777" w:rsidR="000F1FD6" w:rsidRDefault="00A2725C" w:rsidP="00C74CC0">
      <w:pPr>
        <w:spacing w:after="114" w:line="360" w:lineRule="auto"/>
        <w:ind w:left="103" w:firstLine="0"/>
        <w:jc w:val="left"/>
      </w:pPr>
      <w:r>
        <w:rPr>
          <w:b/>
        </w:rPr>
        <w:t xml:space="preserve"> </w:t>
      </w:r>
    </w:p>
    <w:p w14:paraId="416C1966" w14:textId="77777777" w:rsidR="000F1FD6" w:rsidRDefault="00A2725C" w:rsidP="00C74CC0">
      <w:pPr>
        <w:spacing w:line="360" w:lineRule="auto"/>
        <w:ind w:left="113" w:right="262"/>
      </w:pPr>
      <w:r>
        <w:rPr>
          <w:b/>
        </w:rPr>
        <w:t xml:space="preserve">TITLE: </w:t>
      </w:r>
      <w:r>
        <w:t>Artificial Intelligence in the Smart City — A Literature Review</w:t>
      </w:r>
      <w:r>
        <w:rPr>
          <w:b/>
        </w:rPr>
        <w:t xml:space="preserve"> </w:t>
      </w:r>
    </w:p>
    <w:p w14:paraId="6B172F33" w14:textId="77777777" w:rsidR="000F1FD6" w:rsidRDefault="00A2725C" w:rsidP="00C74CC0">
      <w:pPr>
        <w:spacing w:line="360" w:lineRule="auto"/>
        <w:ind w:left="113" w:right="262"/>
      </w:pPr>
      <w:r>
        <w:rPr>
          <w:b/>
        </w:rPr>
        <w:t xml:space="preserve">AUTHOR: </w:t>
      </w:r>
      <w:r>
        <w:t>Danuta Szpilko</w:t>
      </w:r>
      <w:r>
        <w:rPr>
          <w:b/>
        </w:rPr>
        <w:t xml:space="preserve"> </w:t>
      </w:r>
    </w:p>
    <w:p w14:paraId="737AACDD" w14:textId="77777777" w:rsidR="000F1FD6" w:rsidRDefault="00A2725C" w:rsidP="00C74CC0">
      <w:pPr>
        <w:spacing w:after="1" w:line="360" w:lineRule="auto"/>
        <w:ind w:left="113" w:right="374"/>
      </w:pPr>
      <w:r>
        <w:rPr>
          <w:b/>
        </w:rPr>
        <w:t xml:space="preserve">ABSTRACT: </w:t>
      </w:r>
      <w:r>
        <w:t xml:space="preserve">The influence of artificial intelligence (AI) in smart cities has resulted in enhanced efficiency, accessibility, and improved quality of life. However, this integration has brought forth new challenges, particularly concerning data security and privacy due to the widespread use of Internet of Things (IoT) technologies. The article aims to provide a classification of scientific research relating to artificial intelligence in smart city issues and to identify emerging directions of future research. A systematic literature review based on bibliometric analysis of Scopus and Web of Science databases was conducted for the study. Research query included TITLE-ABS-KEY </w:t>
      </w:r>
    </w:p>
    <w:p w14:paraId="28943081" w14:textId="2DC27962" w:rsidR="000F1FD6" w:rsidRDefault="00A2725C" w:rsidP="00C74CC0">
      <w:pPr>
        <w:spacing w:after="0" w:line="360" w:lineRule="auto"/>
        <w:ind w:left="113" w:right="372"/>
      </w:pPr>
      <w:r>
        <w:t xml:space="preserve">(“smart city” AND “artificial intelligence”) in the case of Scopus and TS = (“smart city” AND “artificial intelligence”) in the case of the Web of Sciences database. For the purpose of the analysis, 3101 publication records were qualified. Based on bibliometric analysis, seven research areas were identified: safety, living, energy, mobility, health, pollution, and industry. Urban mobility has seen significant innovations through AI applications, such as autonomous vehicles (AVs), electric vehicles (EVs), and unmanned aerial vehicles (UAVs), yet security concerns persist, necessitating further research in this area. AI’s impact extends to energy management and sustainability practices, demanding standardised regulations to guide future research in renewable energy adoption and developing integrated local energy systems. Additionally, AI’s applications in health, environmental management, and the industrial sector require further investigation to address data handling, privacy, security, and societal implications, ensuring responsible and sustainable digitisation in smart cities. </w:t>
      </w:r>
      <w:r>
        <w:rPr>
          <w:b/>
        </w:rPr>
        <w:t xml:space="preserve"> </w:t>
      </w:r>
    </w:p>
    <w:p w14:paraId="58159928" w14:textId="77777777" w:rsidR="000F1FD6" w:rsidRDefault="00A2725C" w:rsidP="00C74CC0">
      <w:pPr>
        <w:spacing w:line="360" w:lineRule="auto"/>
        <w:ind w:left="113" w:right="262"/>
      </w:pPr>
      <w:r>
        <w:rPr>
          <w:b/>
        </w:rPr>
        <w:t xml:space="preserve">TITLE: </w:t>
      </w:r>
      <w:r>
        <w:t xml:space="preserve">Artificial intelligence in the smart city </w:t>
      </w:r>
    </w:p>
    <w:p w14:paraId="4FA17AA2" w14:textId="77777777" w:rsidR="000F1FD6" w:rsidRDefault="00A2725C" w:rsidP="00C74CC0">
      <w:pPr>
        <w:spacing w:after="110" w:line="360" w:lineRule="auto"/>
        <w:ind w:left="113"/>
        <w:jc w:val="left"/>
      </w:pPr>
      <w:r>
        <w:rPr>
          <w:b/>
        </w:rPr>
        <w:t xml:space="preserve">AUTHOR: </w:t>
      </w:r>
      <w:r>
        <w:rPr>
          <w:sz w:val="20"/>
        </w:rPr>
        <w:t>Danuta Szpilko</w:t>
      </w:r>
      <w:r>
        <w:rPr>
          <w:b/>
        </w:rPr>
        <w:t xml:space="preserve"> </w:t>
      </w:r>
    </w:p>
    <w:p w14:paraId="00EA704C" w14:textId="77777777" w:rsidR="000F1FD6" w:rsidRDefault="00A2725C" w:rsidP="00C74CC0">
      <w:pPr>
        <w:spacing w:after="48" w:line="360" w:lineRule="auto"/>
        <w:ind w:left="113" w:right="372"/>
      </w:pPr>
      <w:r>
        <w:rPr>
          <w:b/>
        </w:rPr>
        <w:t xml:space="preserve">ABSTRACT: </w:t>
      </w:r>
      <w:r>
        <w:t xml:space="preserve">The influence of artificial intelligence (AI) in smart cities has resulted in enhanced efficiency, accessibility, and improved quality of life. However, this integration has brought forth new challenges, particularly concerning data security and privacy due to the widespread use of Internet of Things (IoT) technologies. The article aims to provide a classification of scientific research relating to artificial intelligence in smart city issues and to identify emerging directions of future research. A systematic literature review based on bibliometric analysis of Scopus and Web of Science databases was conducted for the study. Research query included TITLE-ABS-KEY </w:t>
      </w:r>
    </w:p>
    <w:p w14:paraId="62D70A58" w14:textId="5329B999" w:rsidR="000F1FD6" w:rsidRDefault="00A2725C" w:rsidP="00C74CC0">
      <w:pPr>
        <w:spacing w:after="0" w:line="360" w:lineRule="auto"/>
        <w:ind w:left="113" w:right="372"/>
      </w:pPr>
      <w:r>
        <w:t xml:space="preserve">(“smart city” AND “artificial intelligence”) in the case of Scopus and TS = (“smart city” AND “artificial intelligence”) in the case of the Web of Sciences database. For the purpose of the analysis, 3101 publication records were qualified. Based on bibliometric analysis, seven research areas were identified: </w:t>
      </w:r>
      <w:r>
        <w:lastRenderedPageBreak/>
        <w:t xml:space="preserve">safety, living, energy, mobility, health, pollution, and industry. Urban mobility has seen significant innovations through AI applications, such as autonomous vehicles (AVs), electric vehicles (EVs), and unmanned aerial vehicles (UAVs), yet security concerns persist, necessitating further research in this area. AI’s impact extends to energy management and sustainability practices, demanding standardised regulations to guide future research in renewable energy adoption and developing integrated local energy systems. Additionally, AI’s applications in health, environmental management, and the industrial sector require further investigation to address data handling, privacy, security, and societal implications, ensuring responsible and sustainable digitisation in smart cities. </w:t>
      </w:r>
    </w:p>
    <w:p w14:paraId="6EB4C608" w14:textId="77777777" w:rsidR="000F1FD6" w:rsidRDefault="00A2725C" w:rsidP="00C74CC0">
      <w:pPr>
        <w:spacing w:after="266" w:line="360" w:lineRule="auto"/>
        <w:ind w:left="-5" w:right="262"/>
      </w:pPr>
      <w:r>
        <w:rPr>
          <w:b/>
        </w:rPr>
        <w:t xml:space="preserve">TITLE: </w:t>
      </w:r>
      <w:r>
        <w:t>Security, Privacy and Risks Within Smart Cities</w:t>
      </w:r>
      <w:r>
        <w:rPr>
          <w:b/>
        </w:rPr>
        <w:t xml:space="preserve"> </w:t>
      </w:r>
    </w:p>
    <w:p w14:paraId="281E089C" w14:textId="77777777" w:rsidR="000F1FD6" w:rsidRDefault="00A2725C" w:rsidP="00C74CC0">
      <w:pPr>
        <w:spacing w:after="266" w:line="360" w:lineRule="auto"/>
        <w:ind w:left="-5" w:right="262"/>
      </w:pPr>
      <w:r>
        <w:rPr>
          <w:b/>
        </w:rPr>
        <w:t xml:space="preserve">AUTHOR: </w:t>
      </w:r>
      <w:r>
        <w:t>Elvira Ismagilova, Laurie Hughes</w:t>
      </w:r>
      <w:r>
        <w:rPr>
          <w:b/>
        </w:rPr>
        <w:t xml:space="preserve"> </w:t>
      </w:r>
    </w:p>
    <w:p w14:paraId="233D0B23" w14:textId="77777777" w:rsidR="000F1FD6" w:rsidRDefault="00A2725C" w:rsidP="00C74CC0">
      <w:pPr>
        <w:spacing w:after="0" w:line="360" w:lineRule="auto"/>
        <w:ind w:left="-5" w:right="262"/>
      </w:pPr>
      <w:r>
        <w:rPr>
          <w:b/>
        </w:rPr>
        <w:t xml:space="preserve">ABSTRACT: </w:t>
      </w:r>
      <w:r>
        <w:t xml:space="preserve">The complex and interdependent nature of smart cities raises significant political, technical, and socioeconomic challenges for designers, integrators and organisations involved in administrating these new entities. An increasing number of studies focus on the security, privacy and risks within smart cities, highlighting the threats relating to information security and challenges for smart city infrastructure in the management and processing of personal data. This study analyses many of these challenges, offers a valuable synthesis of the relevant key literature, and develops a smart city interaction framework. The study is organised around a number of key themes within smart cities research: privacy and security of mobile devices and services; smart city infrastructure, power systems, healthcare, frameworks, algorithms and protocols to improve security and privacy, operational threats for smart cities, use and adoption of smart services by citizens, use of blockchain and use of social media. This comprehensive review provides a useful perspective on many of the key issues and offers key direction for future studies. The findings of this study can provide an informative research framework and reference point for academics and practitioners. </w:t>
      </w:r>
    </w:p>
    <w:p w14:paraId="77E0F59C" w14:textId="77777777" w:rsidR="000F1FD6" w:rsidRDefault="00A2725C" w:rsidP="00C74CC0">
      <w:pPr>
        <w:spacing w:after="115" w:line="360" w:lineRule="auto"/>
        <w:ind w:left="103" w:firstLine="0"/>
        <w:jc w:val="left"/>
      </w:pPr>
      <w:r>
        <w:t xml:space="preserve"> </w:t>
      </w:r>
    </w:p>
    <w:p w14:paraId="0C3B4ED9" w14:textId="77777777" w:rsidR="000F1FD6" w:rsidRDefault="00A2725C" w:rsidP="00C74CC0">
      <w:pPr>
        <w:spacing w:after="113" w:line="360" w:lineRule="auto"/>
        <w:ind w:left="103" w:firstLine="0"/>
        <w:jc w:val="left"/>
      </w:pPr>
      <w:r>
        <w:rPr>
          <w:b/>
        </w:rPr>
        <w:t xml:space="preserve"> </w:t>
      </w:r>
    </w:p>
    <w:p w14:paraId="5A4C80F8" w14:textId="77777777" w:rsidR="000F1FD6" w:rsidRDefault="00A2725C" w:rsidP="00C74CC0">
      <w:pPr>
        <w:spacing w:after="115" w:line="360" w:lineRule="auto"/>
        <w:ind w:left="0" w:right="209" w:firstLine="0"/>
        <w:jc w:val="center"/>
      </w:pPr>
      <w:r>
        <w:rPr>
          <w:b/>
        </w:rPr>
        <w:t xml:space="preserve"> </w:t>
      </w:r>
    </w:p>
    <w:p w14:paraId="43FC9564" w14:textId="77777777" w:rsidR="000F1FD6" w:rsidRDefault="00A2725C" w:rsidP="00C74CC0">
      <w:pPr>
        <w:spacing w:after="0" w:line="360" w:lineRule="auto"/>
        <w:ind w:left="0" w:firstLine="0"/>
        <w:jc w:val="left"/>
      </w:pPr>
      <w:r>
        <w:rPr>
          <w:b/>
        </w:rPr>
        <w:t xml:space="preserve"> </w:t>
      </w:r>
      <w:r>
        <w:rPr>
          <w:b/>
        </w:rPr>
        <w:tab/>
        <w:t xml:space="preserve"> </w:t>
      </w:r>
      <w:r>
        <w:br w:type="page"/>
      </w:r>
    </w:p>
    <w:p w14:paraId="68D7D791" w14:textId="77777777" w:rsidR="00C74CC0" w:rsidRDefault="00A2725C">
      <w:pPr>
        <w:spacing w:after="117" w:line="259" w:lineRule="auto"/>
        <w:ind w:right="275"/>
        <w:jc w:val="center"/>
        <w:rPr>
          <w:b/>
          <w:sz w:val="32"/>
        </w:rPr>
      </w:pPr>
      <w:r>
        <w:rPr>
          <w:b/>
          <w:sz w:val="32"/>
        </w:rPr>
        <w:lastRenderedPageBreak/>
        <w:t xml:space="preserve">CHAPTER-3 </w:t>
      </w:r>
    </w:p>
    <w:p w14:paraId="4BFBFB5D" w14:textId="49CD7C78" w:rsidR="000F1FD6" w:rsidRDefault="004E01DE">
      <w:pPr>
        <w:spacing w:after="117" w:line="259" w:lineRule="auto"/>
        <w:ind w:right="275"/>
        <w:jc w:val="center"/>
      </w:pPr>
      <w:r>
        <w:rPr>
          <w:b/>
          <w:sz w:val="32"/>
        </w:rPr>
        <w:t xml:space="preserve">REQUIREMENT ANALYSIS </w:t>
      </w:r>
    </w:p>
    <w:p w14:paraId="1CE6F70E" w14:textId="77777777" w:rsidR="000F1FD6" w:rsidRDefault="00A2725C">
      <w:pPr>
        <w:spacing w:after="133" w:line="259" w:lineRule="auto"/>
        <w:ind w:left="0" w:firstLine="0"/>
        <w:jc w:val="left"/>
      </w:pPr>
      <w:r>
        <w:rPr>
          <w:b/>
          <w:sz w:val="28"/>
        </w:rPr>
        <w:t xml:space="preserve"> </w:t>
      </w:r>
    </w:p>
    <w:p w14:paraId="63A08683" w14:textId="77777777" w:rsidR="000F1FD6" w:rsidRDefault="00A2725C">
      <w:pPr>
        <w:spacing w:after="93" w:line="259" w:lineRule="auto"/>
        <w:ind w:left="14"/>
        <w:jc w:val="left"/>
      </w:pPr>
      <w:r>
        <w:rPr>
          <w:b/>
          <w:sz w:val="28"/>
        </w:rPr>
        <w:t xml:space="preserve">3.1 EXISTING SYSTEM </w:t>
      </w:r>
    </w:p>
    <w:p w14:paraId="205532CC" w14:textId="461410FC" w:rsidR="000F1FD6" w:rsidRDefault="00A2725C">
      <w:pPr>
        <w:spacing w:after="1" w:line="357" w:lineRule="auto"/>
        <w:ind w:left="-5" w:right="262"/>
      </w:pPr>
      <w:r>
        <w:t xml:space="preserve">Smart city is a captivating concept characterized by its intelligent features. Its scope extends beyond improving the level of urban economic efficiency and the reduction of costs and resource consumption. Rather, it encompasses the integration of different components of the city through intelligent gadgets and the application of digital technologies or information and communication technology (ICT) to enhance service delivery. The transformation of conventional urban areas into smart cities has resulted in a higher living standard for citizens . </w:t>
      </w:r>
    </w:p>
    <w:p w14:paraId="7F8A8277" w14:textId="723B7B39" w:rsidR="000F1FD6" w:rsidRDefault="00A2725C">
      <w:pPr>
        <w:spacing w:after="28" w:line="357" w:lineRule="auto"/>
        <w:ind w:left="-5" w:right="262"/>
      </w:pPr>
      <w:r>
        <w:t xml:space="preserve">An illustration of a smart city can be outlined by using several fundamental elements, as exemplified in Figure 2. Smart government comprises various aspects such as smart office, smart supervision, smart services, and smart decision-making to enhance the performance of city governance and optimize the life standard of citizens by establishing a bilateral collaboration between the government and citizens . Smart public services offer various electronic information and online services to enhance the standard of living and satisfaction of the public, thereby developing the perception of a service-oriented government. The evolution of a smart economy can facilitate the smooth development of resource driven cities, enhance the efficiency of urban economies, and generate sustainable employment opportunities .  </w:t>
      </w:r>
    </w:p>
    <w:p w14:paraId="7FBBFE92" w14:textId="2CA3194E" w:rsidR="000F1FD6" w:rsidRDefault="00A2725C">
      <w:pPr>
        <w:spacing w:after="1" w:line="357" w:lineRule="auto"/>
        <w:ind w:left="-5" w:right="262"/>
      </w:pPr>
      <w:r>
        <w:t xml:space="preserve">Smart healthcare systems that utilize e-health records to forecast the individual’s health, like remote tracking of individuals with cardiac disease, has the potential to assess the state of vulnerability and furnish essential information for optimal treatment . Smart education is a concept that involves using data-centric intelligent education in different contexts in smart cities to deliver individuals a smooth educational experience with customized individual assistance . Smart buildings that effectively apply different information. The building is capable of satisfying the necessities of its users and residents, as well as identifying any defects in its operation. Buildings with features such as security, flexibility, ease of use, and efficiency are extremely attractive. Smart transport systems are multifaceted and digitally managed to help with urban development and decisionmaking, thereby organizing  </w:t>
      </w:r>
    </w:p>
    <w:p w14:paraId="6A22243E" w14:textId="77777777" w:rsidR="000F1FD6" w:rsidRDefault="00A2725C">
      <w:pPr>
        <w:spacing w:after="0" w:line="259" w:lineRule="auto"/>
        <w:ind w:left="0" w:firstLine="0"/>
        <w:jc w:val="left"/>
      </w:pPr>
      <w:r>
        <w:t xml:space="preserve"> </w:t>
      </w:r>
      <w:r>
        <w:tab/>
        <w:t xml:space="preserve"> </w:t>
      </w:r>
    </w:p>
    <w:p w14:paraId="3AD54C72" w14:textId="7C6A5B80" w:rsidR="000F1FD6" w:rsidRDefault="00A2725C">
      <w:pPr>
        <w:spacing w:after="0" w:line="358" w:lineRule="auto"/>
        <w:ind w:left="-5" w:right="262"/>
      </w:pPr>
      <w:r>
        <w:t xml:space="preserve">smart transportation. Strategic travel scheduling can be achieved by the use of route projection and real-time roadway state monitoring . Smart Security offers an assortment of benefits including detection, alarm, emergency assistance, and other functions pertaining to personal protection of individuals and safeguarding cybersecurity]. </w:t>
      </w:r>
    </w:p>
    <w:p w14:paraId="23E276CD" w14:textId="71B69ECD" w:rsidR="000F1FD6" w:rsidRDefault="00A2725C">
      <w:pPr>
        <w:spacing w:after="1" w:line="357" w:lineRule="auto"/>
        <w:ind w:left="-5" w:right="262"/>
      </w:pPr>
      <w:r>
        <w:t xml:space="preserve">It is well-established that various infrastructure systems, including energies, grid system, healthcare, traffic, transportation, water distribution, and wastewater disposal, are furnished with computer networks. The use of Internet of Things has resulted in the emergence of smart cities, which aim at improving their facilities and developing more sophisticated, effective, and eco-friendly solutions. Nonetheless, a study ABI </w:t>
      </w:r>
      <w:r>
        <w:lastRenderedPageBreak/>
        <w:t xml:space="preserve">Research has projected that by 2024, barely 44% of the overall cybersecurity expenses for critical systems will be assigned to sectors such as healthcare, security, water, transport, and other related areas, leading to a significant lacking funding for protecting infrastructure against cybersecurity risks . Consequently, there is a likelihood of various challenges involving cyberattacks on crucial urban infrastructure, resulting in serious repercussions including the act of hijacking infrastructure communication and encrypting malware to disable computer systems has the potential to significantly impact the financial security of a city, resulting in substantial losses to both the finances and assets of inhabitants. Similarly, the disruption or destruction of communication systems, power grids, water conservation mechanisms, and other facilities can destroy the social system and cause an outbreak of a state of anxiety. Moreover, interfering with sensor data for creating a situation of chaos, such as in disaster detection technologies, and stealing of crucial information such as people, healthcare, customers, and private information. </w:t>
      </w:r>
    </w:p>
    <w:p w14:paraId="54EAF3C2" w14:textId="2B3A53A8" w:rsidR="000F1FD6" w:rsidRDefault="00A2725C" w:rsidP="00E43365">
      <w:pPr>
        <w:spacing w:after="1" w:line="357" w:lineRule="auto"/>
        <w:ind w:left="-5" w:right="262"/>
      </w:pPr>
      <w:r>
        <w:t xml:space="preserve">Several prior research has explored the significance of artificial intelligence in detecting and preventing cyberattacks , combating terrorism , enhancing security in strategic sectors , and building resilience in vulnerable sovereign places . Soni stated in his study that Information obtained from a broad selection of scientific and engineering specialists suggests that AI development depends on the United States capabilities to reconcile the advantages and disadvantages of AI, specifically in cybersecurity. AI is universally perceived among the most impressive technologies of the digital world, and cybersecurity is undoubtedly the domain that might benefit greatly from it. Optimization algorithms, strategies, devices, and companies providing  AI-based solutions are evolving in international security markets  It is emphasized that privacy and public security constitute critical concerns in smart cities which require additional legislative, technological,  and administrative attention. Combating cybercrime in smart cities is essential for making this technology as advantageous and credible as possible for community acceptance. All stakeholders, particularly legislators, administrations, judicial systems, power companies, telecom firms, automobile manufacturers, cloud hosting, research institutes, and industries, will have to continue their assistance and endeavors .  </w:t>
      </w:r>
    </w:p>
    <w:p w14:paraId="21697A08" w14:textId="09D7D6FB" w:rsidR="000F1FD6" w:rsidRDefault="00A2725C" w:rsidP="00E43365">
      <w:pPr>
        <w:pStyle w:val="Heading4"/>
        <w:ind w:left="-5"/>
      </w:pPr>
      <w:r>
        <w:t xml:space="preserve">DISADVANTAGES </w:t>
      </w:r>
    </w:p>
    <w:p w14:paraId="667B42B8" w14:textId="77777777" w:rsidR="000F1FD6" w:rsidRDefault="00A2725C">
      <w:pPr>
        <w:numPr>
          <w:ilvl w:val="0"/>
          <w:numId w:val="10"/>
        </w:numPr>
        <w:spacing w:after="22" w:line="358" w:lineRule="auto"/>
        <w:ind w:right="262"/>
      </w:pPr>
      <w:r>
        <w:t xml:space="preserve">The complexity of data: Most of the existing machine learning models must be able to accurately interpret large and complex datasets to detect Cybersecurity. </w:t>
      </w:r>
    </w:p>
    <w:p w14:paraId="21BB876E" w14:textId="77777777" w:rsidR="000F1FD6" w:rsidRDefault="00A2725C">
      <w:pPr>
        <w:numPr>
          <w:ilvl w:val="0"/>
          <w:numId w:val="10"/>
        </w:numPr>
        <w:spacing w:after="0" w:line="358" w:lineRule="auto"/>
        <w:ind w:right="262"/>
      </w:pPr>
      <w:r>
        <w:t xml:space="preserve">Data availability: Most machine learning models require large amounts of data to create accurate predictions. If data is unavailable in sufficient quantities, then model accuracy may suffer. </w:t>
      </w:r>
    </w:p>
    <w:p w14:paraId="728B217E" w14:textId="16B825D0" w:rsidR="000F1FD6" w:rsidRDefault="00A2725C" w:rsidP="00E43365">
      <w:pPr>
        <w:numPr>
          <w:ilvl w:val="0"/>
          <w:numId w:val="10"/>
        </w:numPr>
        <w:spacing w:after="1" w:line="357" w:lineRule="auto"/>
        <w:ind w:right="262"/>
      </w:pPr>
      <w:r>
        <w:t xml:space="preserve">Incorrect labeling: The existing machine learning models are only as accurate as the data trained using the input dataset. If the data has been incorrectly labeled, the model cannot make accurate predictions. </w:t>
      </w:r>
    </w:p>
    <w:p w14:paraId="769330E4" w14:textId="61B96468" w:rsidR="000F1FD6" w:rsidRDefault="00A2725C" w:rsidP="00E43365">
      <w:pPr>
        <w:spacing w:after="93" w:line="259" w:lineRule="auto"/>
        <w:ind w:left="14"/>
        <w:jc w:val="left"/>
      </w:pPr>
      <w:r>
        <w:rPr>
          <w:b/>
          <w:sz w:val="28"/>
        </w:rPr>
        <w:t xml:space="preserve">3.2 PROPOSED SYSTEM </w:t>
      </w:r>
    </w:p>
    <w:p w14:paraId="07C79F01" w14:textId="77777777" w:rsidR="000F1FD6" w:rsidRDefault="00A2725C">
      <w:pPr>
        <w:spacing w:after="0" w:line="361" w:lineRule="auto"/>
        <w:ind w:left="-5" w:right="262"/>
      </w:pPr>
      <w:r>
        <w:t xml:space="preserve">The primary objective of the proposed system is to investigate the relationship between artificial intelligence and cybersecurity, performing e-Governance as a mediator and stakeholders’ involvement as a moderator. A longitudinal research method is conducted to investigate the hypothesis derived from this study and </w:t>
      </w:r>
      <w:r>
        <w:lastRenderedPageBreak/>
        <w:t xml:space="preserve">ascertain the findings. It comprises a study into perceptions of the importance of AI in cybersecurity in smart cities. The primary data for this study was collected from 478 respondents through a survey questionnaire distributed via emails and online through several social media networks. </w:t>
      </w:r>
    </w:p>
    <w:p w14:paraId="44961D81" w14:textId="25062083" w:rsidR="000F1FD6" w:rsidRDefault="00A2725C" w:rsidP="00E43365">
      <w:pPr>
        <w:spacing w:after="1" w:line="357" w:lineRule="auto"/>
        <w:ind w:left="-5" w:right="262"/>
      </w:pPr>
      <w:r>
        <w:t xml:space="preserve">Respondents were adequately explained about answers and were encouraged to respond to the questionnaire with utmost honesty, that may minimize issues about potential bias. Lastly, participants might opt out of the survey at any moment. </w:t>
      </w:r>
      <w:r>
        <w:rPr>
          <w:b/>
        </w:rPr>
        <w:tab/>
        <w:t xml:space="preserve"> </w:t>
      </w:r>
    </w:p>
    <w:p w14:paraId="0B9F1554" w14:textId="39EC9E13" w:rsidR="000F1FD6" w:rsidRDefault="00A2725C" w:rsidP="00E43365">
      <w:pPr>
        <w:pStyle w:val="Heading4"/>
        <w:ind w:left="-5"/>
      </w:pPr>
      <w:r>
        <w:t xml:space="preserve">ADVANTAGES </w:t>
      </w:r>
    </w:p>
    <w:p w14:paraId="7101DE1A" w14:textId="77777777" w:rsidR="000F1FD6" w:rsidRDefault="00A2725C">
      <w:pPr>
        <w:numPr>
          <w:ilvl w:val="0"/>
          <w:numId w:val="11"/>
        </w:numPr>
        <w:spacing w:after="117" w:line="259" w:lineRule="auto"/>
        <w:ind w:right="775" w:hanging="360"/>
      </w:pPr>
      <w:r>
        <w:t xml:space="preserve">Artificial intelligence applications in smartcities contribute to e-Governance positively. </w:t>
      </w:r>
    </w:p>
    <w:p w14:paraId="6FB27A30" w14:textId="77777777" w:rsidR="000F1FD6" w:rsidRDefault="00A2725C">
      <w:pPr>
        <w:numPr>
          <w:ilvl w:val="0"/>
          <w:numId w:val="11"/>
        </w:numPr>
        <w:ind w:right="775" w:hanging="360"/>
      </w:pPr>
      <w:r>
        <w:t xml:space="preserve">E-Governance execution in smart cities affect cybersecurity positively. </w:t>
      </w:r>
    </w:p>
    <w:p w14:paraId="2D066F43" w14:textId="77777777" w:rsidR="000F1FD6" w:rsidRDefault="00A2725C">
      <w:pPr>
        <w:numPr>
          <w:ilvl w:val="0"/>
          <w:numId w:val="11"/>
        </w:numPr>
        <w:spacing w:after="115" w:line="259" w:lineRule="auto"/>
        <w:ind w:right="775" w:hanging="360"/>
      </w:pPr>
      <w:r>
        <w:t xml:space="preserve">E-Governance mediates between artificial intelligence and cybersecurity positively. </w:t>
      </w:r>
    </w:p>
    <w:p w14:paraId="36EA8D4E" w14:textId="1545F882" w:rsidR="004E01DE" w:rsidRDefault="00A2725C" w:rsidP="00E43365">
      <w:pPr>
        <w:spacing w:after="112" w:line="259" w:lineRule="auto"/>
        <w:ind w:left="0" w:firstLine="0"/>
        <w:jc w:val="left"/>
        <w:rPr>
          <w:b/>
          <w:sz w:val="28"/>
        </w:rPr>
      </w:pPr>
      <w:r>
        <w:t xml:space="preserve"> </w:t>
      </w:r>
      <w:r w:rsidR="00685355">
        <w:rPr>
          <w:b/>
          <w:sz w:val="28"/>
        </w:rPr>
        <w:t>3.3</w:t>
      </w:r>
      <w:r w:rsidR="004E01DE">
        <w:rPr>
          <w:b/>
          <w:sz w:val="28"/>
        </w:rPr>
        <w:t xml:space="preserve"> SYSTEM REQUIREMENTS</w:t>
      </w:r>
    </w:p>
    <w:p w14:paraId="79979C4D" w14:textId="7FE251A7" w:rsidR="000F1FD6" w:rsidRDefault="00685355" w:rsidP="00E43365">
      <w:pPr>
        <w:spacing w:after="112" w:line="259" w:lineRule="auto"/>
        <w:ind w:left="0" w:firstLine="0"/>
        <w:jc w:val="left"/>
      </w:pPr>
      <w:r w:rsidRPr="004E01DE">
        <w:rPr>
          <w:b/>
          <w:szCs w:val="22"/>
        </w:rPr>
        <w:t xml:space="preserve"> </w:t>
      </w:r>
      <w:r w:rsidR="001D37D5">
        <w:rPr>
          <w:b/>
          <w:szCs w:val="22"/>
        </w:rPr>
        <w:t xml:space="preserve">      </w:t>
      </w:r>
      <w:r w:rsidRPr="004E01DE">
        <w:rPr>
          <w:b/>
          <w:szCs w:val="22"/>
        </w:rPr>
        <w:t xml:space="preserve"> FUNCTIONAL REQUIREMENTS </w:t>
      </w:r>
    </w:p>
    <w:p w14:paraId="48541D73" w14:textId="77777777" w:rsidR="000F1FD6" w:rsidRDefault="00A2725C">
      <w:pPr>
        <w:pStyle w:val="Heading4"/>
        <w:spacing w:after="69"/>
        <w:ind w:left="1090"/>
      </w:pPr>
      <w:r>
        <w:rPr>
          <w:rFonts w:ascii="Segoe UI Symbol" w:eastAsia="Segoe UI Symbol" w:hAnsi="Segoe UI Symbol" w:cs="Segoe UI Symbol"/>
          <w:b w:val="0"/>
        </w:rPr>
        <w:t>•</w:t>
      </w:r>
      <w:r>
        <w:rPr>
          <w:rFonts w:ascii="Arial" w:eastAsia="Arial" w:hAnsi="Arial" w:cs="Arial"/>
          <w:b w:val="0"/>
        </w:rPr>
        <w:t xml:space="preserve"> </w:t>
      </w:r>
      <w:r>
        <w:t xml:space="preserve">Network Follower </w:t>
      </w:r>
    </w:p>
    <w:p w14:paraId="5DFA98C5" w14:textId="77777777" w:rsidR="000F1FD6" w:rsidRDefault="00A2725C">
      <w:pPr>
        <w:spacing w:after="26" w:line="356" w:lineRule="auto"/>
        <w:ind w:left="1450" w:right="262"/>
      </w:pPr>
      <w:r>
        <w:t xml:space="preserve">Network Follower as the user he register and login into the application and performs their operations </w:t>
      </w:r>
    </w:p>
    <w:p w14:paraId="71C3AF28" w14:textId="77777777" w:rsidR="000F1FD6" w:rsidRDefault="00A2725C">
      <w:pPr>
        <w:spacing w:after="69" w:line="259" w:lineRule="auto"/>
        <w:ind w:left="1090"/>
        <w:jc w:val="left"/>
      </w:pPr>
      <w:r>
        <w:rPr>
          <w:rFonts w:ascii="Segoe UI Symbol" w:eastAsia="Segoe UI Symbol" w:hAnsi="Segoe UI Symbol" w:cs="Segoe UI Symbol"/>
        </w:rPr>
        <w:t>•</w:t>
      </w:r>
      <w:r>
        <w:rPr>
          <w:rFonts w:ascii="Arial" w:eastAsia="Arial" w:hAnsi="Arial" w:cs="Arial"/>
        </w:rPr>
        <w:t xml:space="preserve"> </w:t>
      </w:r>
      <w:r>
        <w:rPr>
          <w:b/>
        </w:rPr>
        <w:t xml:space="preserve">Maintainer </w:t>
      </w:r>
    </w:p>
    <w:p w14:paraId="1AF754F3" w14:textId="5D35F8DA" w:rsidR="000F1FD6" w:rsidRDefault="00A2725C" w:rsidP="00E43365">
      <w:pPr>
        <w:spacing w:after="117" w:line="259" w:lineRule="auto"/>
        <w:ind w:right="254"/>
        <w:jc w:val="right"/>
      </w:pPr>
      <w:r>
        <w:t xml:space="preserve">Maintainer provides services to the network follower, he takes care of the application  </w:t>
      </w:r>
    </w:p>
    <w:p w14:paraId="3761BC56" w14:textId="2EA311F1" w:rsidR="000F1FD6" w:rsidRPr="004E01DE" w:rsidRDefault="00A2725C" w:rsidP="00E43365">
      <w:pPr>
        <w:spacing w:after="131" w:line="259" w:lineRule="auto"/>
        <w:ind w:left="14"/>
        <w:jc w:val="left"/>
        <w:rPr>
          <w:sz w:val="22"/>
          <w:szCs w:val="22"/>
        </w:rPr>
      </w:pPr>
      <w:r w:rsidRPr="004E01DE">
        <w:rPr>
          <w:b/>
          <w:szCs w:val="22"/>
        </w:rPr>
        <w:t xml:space="preserve">NON FUNCTIONAL REQUIREMENTS </w:t>
      </w:r>
    </w:p>
    <w:p w14:paraId="3B8313B9" w14:textId="6B6F765E" w:rsidR="000F1FD6" w:rsidRPr="004E01DE" w:rsidRDefault="00A2725C">
      <w:pPr>
        <w:pStyle w:val="Heading4"/>
        <w:spacing w:after="132"/>
        <w:ind w:left="490"/>
        <w:rPr>
          <w:sz w:val="22"/>
          <w:szCs w:val="22"/>
        </w:rPr>
      </w:pPr>
      <w:r w:rsidRPr="004E01DE">
        <w:rPr>
          <w:szCs w:val="22"/>
        </w:rPr>
        <w:t xml:space="preserve">HARDWARE REQUIREMENTS </w:t>
      </w:r>
    </w:p>
    <w:p w14:paraId="2E9869F0" w14:textId="77777777" w:rsidR="000F1FD6" w:rsidRDefault="00A2725C">
      <w:pPr>
        <w:numPr>
          <w:ilvl w:val="0"/>
          <w:numId w:val="12"/>
        </w:numPr>
        <w:spacing w:after="137"/>
        <w:ind w:right="262" w:hanging="398"/>
      </w:pPr>
      <w:r>
        <w:t xml:space="preserve">Processor                      -   Pentium –IV </w:t>
      </w:r>
    </w:p>
    <w:p w14:paraId="2824EBD7" w14:textId="77777777" w:rsidR="000F1FD6" w:rsidRDefault="00A2725C">
      <w:pPr>
        <w:numPr>
          <w:ilvl w:val="0"/>
          <w:numId w:val="12"/>
        </w:numPr>
        <w:spacing w:after="232"/>
        <w:ind w:right="262" w:hanging="398"/>
      </w:pPr>
      <w:r>
        <w:t xml:space="preserve">RAM                              - 4 GB (min) </w:t>
      </w:r>
    </w:p>
    <w:p w14:paraId="2B784DCE" w14:textId="77777777" w:rsidR="000F1FD6" w:rsidRDefault="00A2725C">
      <w:pPr>
        <w:numPr>
          <w:ilvl w:val="0"/>
          <w:numId w:val="12"/>
        </w:numPr>
        <w:spacing w:after="230"/>
        <w:ind w:right="262" w:hanging="398"/>
      </w:pPr>
      <w:r>
        <w:t xml:space="preserve">Hard Disk                      -   20 GB </w:t>
      </w:r>
    </w:p>
    <w:p w14:paraId="414DA23D" w14:textId="77777777" w:rsidR="000F1FD6" w:rsidRDefault="00A2725C">
      <w:pPr>
        <w:numPr>
          <w:ilvl w:val="0"/>
          <w:numId w:val="12"/>
        </w:numPr>
        <w:spacing w:after="228"/>
        <w:ind w:right="262" w:hanging="398"/>
      </w:pPr>
      <w:r>
        <w:t xml:space="preserve">Key Board                     -    Standard Windows Keyboard </w:t>
      </w:r>
    </w:p>
    <w:p w14:paraId="5A55E629" w14:textId="77777777" w:rsidR="000F1FD6" w:rsidRDefault="00A2725C">
      <w:pPr>
        <w:numPr>
          <w:ilvl w:val="0"/>
          <w:numId w:val="12"/>
        </w:numPr>
        <w:spacing w:after="234"/>
        <w:ind w:right="262" w:hanging="398"/>
      </w:pPr>
      <w:r>
        <w:t xml:space="preserve">Mouse                            -    Two or Three Button Mouse </w:t>
      </w:r>
    </w:p>
    <w:p w14:paraId="35AF5236" w14:textId="253F1392" w:rsidR="000F1FD6" w:rsidRDefault="00A2725C" w:rsidP="00E43365">
      <w:pPr>
        <w:numPr>
          <w:ilvl w:val="0"/>
          <w:numId w:val="12"/>
        </w:numPr>
        <w:ind w:right="262" w:hanging="398"/>
      </w:pPr>
      <w:r>
        <w:t xml:space="preserve">Monitor                          -   SVGA </w:t>
      </w:r>
    </w:p>
    <w:p w14:paraId="21F1A9ED" w14:textId="7FBBABDB" w:rsidR="000F1FD6" w:rsidRDefault="00A2725C">
      <w:pPr>
        <w:spacing w:after="3" w:line="259" w:lineRule="auto"/>
        <w:ind w:left="370"/>
        <w:jc w:val="left"/>
      </w:pPr>
      <w:r>
        <w:t xml:space="preserve"> </w:t>
      </w:r>
      <w:r w:rsidR="00BA7422">
        <w:rPr>
          <w:b/>
          <w:sz w:val="28"/>
        </w:rPr>
        <w:t xml:space="preserve"> </w:t>
      </w:r>
      <w:r w:rsidRPr="004E01DE">
        <w:rPr>
          <w:b/>
          <w:szCs w:val="22"/>
        </w:rPr>
        <w:t xml:space="preserve">SOFTWARE REQUIREMENTS: </w:t>
      </w:r>
    </w:p>
    <w:tbl>
      <w:tblPr>
        <w:tblStyle w:val="TableGrid"/>
        <w:tblW w:w="6047" w:type="dxa"/>
        <w:tblInd w:w="360" w:type="dxa"/>
        <w:tblCellMar>
          <w:top w:w="3" w:type="dxa"/>
        </w:tblCellMar>
        <w:tblLook w:val="04A0" w:firstRow="1" w:lastRow="0" w:firstColumn="1" w:lastColumn="0" w:noHBand="0" w:noVBand="1"/>
      </w:tblPr>
      <w:tblGrid>
        <w:gridCol w:w="2521"/>
        <w:gridCol w:w="720"/>
        <w:gridCol w:w="2806"/>
      </w:tblGrid>
      <w:tr w:rsidR="000F1FD6" w14:paraId="2B358FE0" w14:textId="77777777">
        <w:trPr>
          <w:trHeight w:val="442"/>
        </w:trPr>
        <w:tc>
          <w:tcPr>
            <w:tcW w:w="2521" w:type="dxa"/>
            <w:tcBorders>
              <w:top w:val="nil"/>
              <w:left w:val="nil"/>
              <w:bottom w:val="nil"/>
              <w:right w:val="nil"/>
            </w:tcBorders>
          </w:tcPr>
          <w:p w14:paraId="4F10A770" w14:textId="77777777" w:rsidR="000F1FD6" w:rsidRDefault="00A2725C">
            <w:pPr>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Operating system  </w:t>
            </w:r>
          </w:p>
        </w:tc>
        <w:tc>
          <w:tcPr>
            <w:tcW w:w="720" w:type="dxa"/>
            <w:tcBorders>
              <w:top w:val="nil"/>
              <w:left w:val="nil"/>
              <w:bottom w:val="nil"/>
              <w:right w:val="nil"/>
            </w:tcBorders>
          </w:tcPr>
          <w:p w14:paraId="4CF45252"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tcPr>
          <w:p w14:paraId="5406FD70" w14:textId="77777777" w:rsidR="000F1FD6" w:rsidRDefault="00A2725C">
            <w:pPr>
              <w:spacing w:after="0" w:line="259" w:lineRule="auto"/>
              <w:ind w:left="0" w:firstLine="0"/>
              <w:jc w:val="left"/>
            </w:pPr>
            <w:r>
              <w:t xml:space="preserve">:   Windows 7 Ultimate. </w:t>
            </w:r>
          </w:p>
        </w:tc>
      </w:tr>
      <w:tr w:rsidR="000F1FD6" w14:paraId="4EFF5450" w14:textId="77777777">
        <w:trPr>
          <w:trHeight w:val="613"/>
        </w:trPr>
        <w:tc>
          <w:tcPr>
            <w:tcW w:w="2521" w:type="dxa"/>
            <w:tcBorders>
              <w:top w:val="nil"/>
              <w:left w:val="nil"/>
              <w:bottom w:val="nil"/>
              <w:right w:val="nil"/>
            </w:tcBorders>
            <w:vAlign w:val="center"/>
          </w:tcPr>
          <w:p w14:paraId="40DD4437" w14:textId="77777777" w:rsidR="000F1FD6" w:rsidRDefault="00A2725C">
            <w:pPr>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Coding Language </w:t>
            </w:r>
          </w:p>
        </w:tc>
        <w:tc>
          <w:tcPr>
            <w:tcW w:w="720" w:type="dxa"/>
            <w:tcBorders>
              <w:top w:val="nil"/>
              <w:left w:val="nil"/>
              <w:bottom w:val="nil"/>
              <w:right w:val="nil"/>
            </w:tcBorders>
            <w:vAlign w:val="center"/>
          </w:tcPr>
          <w:p w14:paraId="038EC288"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vAlign w:val="center"/>
          </w:tcPr>
          <w:p w14:paraId="16C99900" w14:textId="77777777" w:rsidR="000F1FD6" w:rsidRDefault="00A2725C">
            <w:pPr>
              <w:spacing w:after="0" w:line="259" w:lineRule="auto"/>
              <w:ind w:left="0" w:firstLine="0"/>
              <w:jc w:val="left"/>
            </w:pPr>
            <w:r>
              <w:t xml:space="preserve">:   Python. </w:t>
            </w:r>
          </w:p>
        </w:tc>
      </w:tr>
      <w:tr w:rsidR="000F1FD6" w14:paraId="286C7C9A" w14:textId="77777777">
        <w:trPr>
          <w:trHeight w:val="613"/>
        </w:trPr>
        <w:tc>
          <w:tcPr>
            <w:tcW w:w="2521" w:type="dxa"/>
            <w:tcBorders>
              <w:top w:val="nil"/>
              <w:left w:val="nil"/>
              <w:bottom w:val="nil"/>
              <w:right w:val="nil"/>
            </w:tcBorders>
            <w:vAlign w:val="center"/>
          </w:tcPr>
          <w:p w14:paraId="34526D8F" w14:textId="77777777" w:rsidR="000F1FD6" w:rsidRDefault="00A2725C">
            <w:pPr>
              <w:tabs>
                <w:tab w:val="center" w:pos="1800"/>
              </w:tabs>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Front-End </w:t>
            </w:r>
            <w:r>
              <w:tab/>
              <w:t xml:space="preserve"> </w:t>
            </w:r>
          </w:p>
        </w:tc>
        <w:tc>
          <w:tcPr>
            <w:tcW w:w="720" w:type="dxa"/>
            <w:tcBorders>
              <w:top w:val="nil"/>
              <w:left w:val="nil"/>
              <w:bottom w:val="nil"/>
              <w:right w:val="nil"/>
            </w:tcBorders>
            <w:vAlign w:val="center"/>
          </w:tcPr>
          <w:p w14:paraId="5941E163"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vAlign w:val="center"/>
          </w:tcPr>
          <w:p w14:paraId="4F707605" w14:textId="77777777" w:rsidR="000F1FD6" w:rsidRDefault="00A2725C">
            <w:pPr>
              <w:spacing w:after="0" w:line="259" w:lineRule="auto"/>
              <w:ind w:left="0" w:firstLine="0"/>
              <w:jc w:val="left"/>
            </w:pPr>
            <w:r>
              <w:t xml:space="preserve">:   Python. </w:t>
            </w:r>
          </w:p>
        </w:tc>
      </w:tr>
      <w:tr w:rsidR="000F1FD6" w14:paraId="037E1D36" w14:textId="77777777">
        <w:trPr>
          <w:trHeight w:val="614"/>
        </w:trPr>
        <w:tc>
          <w:tcPr>
            <w:tcW w:w="2521" w:type="dxa"/>
            <w:tcBorders>
              <w:top w:val="nil"/>
              <w:left w:val="nil"/>
              <w:bottom w:val="nil"/>
              <w:right w:val="nil"/>
            </w:tcBorders>
            <w:vAlign w:val="center"/>
          </w:tcPr>
          <w:p w14:paraId="64F4F12A" w14:textId="77777777" w:rsidR="000F1FD6" w:rsidRDefault="00A2725C">
            <w:pPr>
              <w:tabs>
                <w:tab w:val="center" w:pos="1800"/>
              </w:tabs>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Back-End </w:t>
            </w:r>
            <w:r>
              <w:tab/>
              <w:t xml:space="preserve"> </w:t>
            </w:r>
          </w:p>
        </w:tc>
        <w:tc>
          <w:tcPr>
            <w:tcW w:w="720" w:type="dxa"/>
            <w:tcBorders>
              <w:top w:val="nil"/>
              <w:left w:val="nil"/>
              <w:bottom w:val="nil"/>
              <w:right w:val="nil"/>
            </w:tcBorders>
            <w:vAlign w:val="center"/>
          </w:tcPr>
          <w:p w14:paraId="23D4D491"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vAlign w:val="center"/>
          </w:tcPr>
          <w:p w14:paraId="36EB7F44" w14:textId="77777777" w:rsidR="000F1FD6" w:rsidRDefault="00A2725C">
            <w:pPr>
              <w:spacing w:after="0" w:line="259" w:lineRule="auto"/>
              <w:ind w:left="0" w:firstLine="0"/>
              <w:jc w:val="left"/>
            </w:pPr>
            <w:r>
              <w:t xml:space="preserve">:   Django-ORM </w:t>
            </w:r>
          </w:p>
        </w:tc>
      </w:tr>
      <w:tr w:rsidR="000F1FD6" w14:paraId="189303BD" w14:textId="77777777">
        <w:trPr>
          <w:trHeight w:val="614"/>
        </w:trPr>
        <w:tc>
          <w:tcPr>
            <w:tcW w:w="2521" w:type="dxa"/>
            <w:tcBorders>
              <w:top w:val="nil"/>
              <w:left w:val="nil"/>
              <w:bottom w:val="nil"/>
              <w:right w:val="nil"/>
            </w:tcBorders>
            <w:vAlign w:val="center"/>
          </w:tcPr>
          <w:p w14:paraId="18335B5D" w14:textId="77777777" w:rsidR="000F1FD6" w:rsidRDefault="00A2725C">
            <w:pPr>
              <w:tabs>
                <w:tab w:val="center" w:pos="1800"/>
              </w:tabs>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Designing </w:t>
            </w:r>
            <w:r>
              <w:tab/>
              <w:t xml:space="preserve"> </w:t>
            </w:r>
          </w:p>
        </w:tc>
        <w:tc>
          <w:tcPr>
            <w:tcW w:w="720" w:type="dxa"/>
            <w:tcBorders>
              <w:top w:val="nil"/>
              <w:left w:val="nil"/>
              <w:bottom w:val="nil"/>
              <w:right w:val="nil"/>
            </w:tcBorders>
            <w:vAlign w:val="center"/>
          </w:tcPr>
          <w:p w14:paraId="0544C1DA"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vAlign w:val="center"/>
          </w:tcPr>
          <w:p w14:paraId="39CD6B1D" w14:textId="77777777" w:rsidR="000F1FD6" w:rsidRDefault="00A2725C">
            <w:pPr>
              <w:spacing w:after="0" w:line="259" w:lineRule="auto"/>
              <w:ind w:left="0" w:firstLine="0"/>
              <w:jc w:val="left"/>
            </w:pPr>
            <w:r>
              <w:t xml:space="preserve">:   Html, css, javascript. </w:t>
            </w:r>
          </w:p>
        </w:tc>
      </w:tr>
      <w:tr w:rsidR="000F1FD6" w14:paraId="020A00EB" w14:textId="77777777">
        <w:trPr>
          <w:trHeight w:val="442"/>
        </w:trPr>
        <w:tc>
          <w:tcPr>
            <w:tcW w:w="2521" w:type="dxa"/>
            <w:tcBorders>
              <w:top w:val="nil"/>
              <w:left w:val="nil"/>
              <w:bottom w:val="nil"/>
              <w:right w:val="nil"/>
            </w:tcBorders>
            <w:vAlign w:val="bottom"/>
          </w:tcPr>
          <w:p w14:paraId="5B033915" w14:textId="77777777" w:rsidR="000F1FD6" w:rsidRDefault="00A2725C">
            <w:pPr>
              <w:tabs>
                <w:tab w:val="center" w:pos="1800"/>
              </w:tabs>
              <w:spacing w:after="0" w:line="259" w:lineRule="auto"/>
              <w:ind w:left="0" w:firstLine="0"/>
              <w:jc w:val="left"/>
            </w:pPr>
            <w:r>
              <w:rPr>
                <w:rFonts w:ascii="Wingdings" w:eastAsia="Wingdings" w:hAnsi="Wingdings" w:cs="Wingdings"/>
              </w:rPr>
              <w:t>❖</w:t>
            </w:r>
            <w:r>
              <w:rPr>
                <w:rFonts w:ascii="Arial" w:eastAsia="Arial" w:hAnsi="Arial" w:cs="Arial"/>
              </w:rPr>
              <w:t xml:space="preserve"> </w:t>
            </w:r>
            <w:r>
              <w:t xml:space="preserve">Data Base </w:t>
            </w:r>
            <w:r>
              <w:tab/>
              <w:t xml:space="preserve"> </w:t>
            </w:r>
          </w:p>
        </w:tc>
        <w:tc>
          <w:tcPr>
            <w:tcW w:w="720" w:type="dxa"/>
            <w:tcBorders>
              <w:top w:val="nil"/>
              <w:left w:val="nil"/>
              <w:bottom w:val="nil"/>
              <w:right w:val="nil"/>
            </w:tcBorders>
            <w:vAlign w:val="bottom"/>
          </w:tcPr>
          <w:p w14:paraId="25B1C926" w14:textId="77777777" w:rsidR="000F1FD6" w:rsidRDefault="00A2725C">
            <w:pPr>
              <w:spacing w:after="0" w:line="259" w:lineRule="auto"/>
              <w:ind w:left="0" w:firstLine="0"/>
              <w:jc w:val="left"/>
            </w:pPr>
            <w:r>
              <w:t xml:space="preserve"> </w:t>
            </w:r>
          </w:p>
        </w:tc>
        <w:tc>
          <w:tcPr>
            <w:tcW w:w="2806" w:type="dxa"/>
            <w:tcBorders>
              <w:top w:val="nil"/>
              <w:left w:val="nil"/>
              <w:bottom w:val="nil"/>
              <w:right w:val="nil"/>
            </w:tcBorders>
            <w:vAlign w:val="bottom"/>
          </w:tcPr>
          <w:p w14:paraId="307E8D93" w14:textId="77777777" w:rsidR="000F1FD6" w:rsidRDefault="00A2725C">
            <w:pPr>
              <w:spacing w:after="0" w:line="259" w:lineRule="auto"/>
              <w:ind w:left="0" w:firstLine="0"/>
            </w:pPr>
            <w:r>
              <w:t xml:space="preserve">:   MySQL (WAMP Server). </w:t>
            </w:r>
          </w:p>
        </w:tc>
      </w:tr>
    </w:tbl>
    <w:p w14:paraId="166D1E84" w14:textId="217C624E" w:rsidR="000F1FD6" w:rsidRDefault="00A2725C" w:rsidP="00E43365">
      <w:pPr>
        <w:spacing w:after="115" w:line="259" w:lineRule="auto"/>
        <w:ind w:left="0" w:firstLine="0"/>
        <w:jc w:val="left"/>
      </w:pPr>
      <w:r>
        <w:lastRenderedPageBreak/>
        <w:t xml:space="preserve"> </w:t>
      </w:r>
    </w:p>
    <w:p w14:paraId="54F8CAE4" w14:textId="2679AFA4" w:rsidR="000F1FD6" w:rsidRDefault="004E01DE" w:rsidP="00BA7422">
      <w:pPr>
        <w:spacing w:after="213" w:line="259" w:lineRule="auto"/>
        <w:jc w:val="left"/>
      </w:pPr>
      <w:r>
        <w:rPr>
          <w:b/>
          <w:sz w:val="28"/>
        </w:rPr>
        <w:t xml:space="preserve">3.4 FEASIBILITY STUDY </w:t>
      </w:r>
    </w:p>
    <w:p w14:paraId="678C6E75" w14:textId="77777777" w:rsidR="000F1FD6" w:rsidRDefault="00A2725C">
      <w:pPr>
        <w:spacing w:after="159" w:line="357" w:lineRule="auto"/>
        <w:ind w:left="370" w:right="262"/>
      </w:pPr>
      <w: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w:t>
      </w:r>
    </w:p>
    <w:p w14:paraId="11767259" w14:textId="77777777" w:rsidR="000F1FD6" w:rsidRDefault="00A2725C" w:rsidP="00BA7422">
      <w:pPr>
        <w:spacing w:after="93" w:line="259" w:lineRule="auto"/>
        <w:jc w:val="left"/>
      </w:pPr>
      <w:r>
        <w:rPr>
          <w:b/>
          <w:sz w:val="28"/>
        </w:rPr>
        <w:t xml:space="preserve">FEASIBILITYANALYSIS </w:t>
      </w:r>
    </w:p>
    <w:p w14:paraId="06126A08" w14:textId="615ED2B9" w:rsidR="000F1FD6" w:rsidRDefault="00A2725C" w:rsidP="00E43365">
      <w:pPr>
        <w:tabs>
          <w:tab w:val="center" w:pos="6481"/>
        </w:tabs>
        <w:ind w:left="-15" w:firstLine="0"/>
        <w:jc w:val="left"/>
      </w:pPr>
      <w:r>
        <w:t xml:space="preserve">Three key considerations involved in the feasibility analysis are </w:t>
      </w:r>
      <w:r>
        <w:tab/>
        <w:t xml:space="preserve"> </w:t>
      </w:r>
    </w:p>
    <w:p w14:paraId="0B7A6BAF" w14:textId="77777777" w:rsidR="000F1FD6" w:rsidRDefault="00A2725C">
      <w:pPr>
        <w:numPr>
          <w:ilvl w:val="0"/>
          <w:numId w:val="14"/>
        </w:numPr>
        <w:spacing w:after="86"/>
        <w:ind w:right="262" w:hanging="360"/>
      </w:pPr>
      <w:r>
        <w:t xml:space="preserve">ECONOMICAL FEASIBILITY </w:t>
      </w:r>
    </w:p>
    <w:p w14:paraId="7281C395" w14:textId="77777777" w:rsidR="000F1FD6" w:rsidRDefault="00A2725C">
      <w:pPr>
        <w:numPr>
          <w:ilvl w:val="0"/>
          <w:numId w:val="14"/>
        </w:numPr>
        <w:spacing w:after="85"/>
        <w:ind w:right="262" w:hanging="360"/>
      </w:pPr>
      <w:r>
        <w:t xml:space="preserve">TECHNICAL FEASIBILITY </w:t>
      </w:r>
    </w:p>
    <w:p w14:paraId="63019E82" w14:textId="7C6F13E4" w:rsidR="000F1FD6" w:rsidRDefault="00A2725C" w:rsidP="00E43365">
      <w:pPr>
        <w:numPr>
          <w:ilvl w:val="0"/>
          <w:numId w:val="14"/>
        </w:numPr>
        <w:spacing w:after="61"/>
        <w:ind w:right="262" w:hanging="360"/>
      </w:pPr>
      <w:r>
        <w:t xml:space="preserve">SOCIAL FEASIBILITY </w:t>
      </w:r>
      <w:r w:rsidRPr="00E43365">
        <w:rPr>
          <w:b/>
        </w:rPr>
        <w:t xml:space="preserve"> </w:t>
      </w:r>
    </w:p>
    <w:p w14:paraId="16CF5961" w14:textId="79A7D80A" w:rsidR="000F1FD6" w:rsidRDefault="00A2725C" w:rsidP="00E43365">
      <w:pPr>
        <w:pStyle w:val="Heading4"/>
        <w:ind w:left="-5"/>
      </w:pPr>
      <w:r>
        <w:t xml:space="preserve">ECONOMICAL FEASIBILITY            </w:t>
      </w:r>
    </w:p>
    <w:p w14:paraId="64CFDBA2" w14:textId="4737F57D" w:rsidR="000F1FD6" w:rsidRDefault="00A2725C" w:rsidP="00E43365">
      <w:pPr>
        <w:spacing w:after="0" w:line="357" w:lineRule="auto"/>
        <w:ind w:left="-15" w:right="262" w:firstLine="720"/>
      </w:pPr>
      <w:r>
        <w:t xml:space="preserve">  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p w14:paraId="7BD5A481" w14:textId="1517AB1E" w:rsidR="000F1FD6" w:rsidRDefault="00A2725C" w:rsidP="00E43365">
      <w:pPr>
        <w:pStyle w:val="Heading4"/>
        <w:ind w:left="-5"/>
      </w:pPr>
      <w:r>
        <w:t xml:space="preserve">TECHNICAL FEASIBILITY          </w:t>
      </w:r>
    </w:p>
    <w:p w14:paraId="5F19E585" w14:textId="7C586A0C" w:rsidR="000F1FD6" w:rsidRDefault="00A2725C" w:rsidP="00E43365">
      <w:pPr>
        <w:spacing w:after="0" w:line="357" w:lineRule="auto"/>
        <w:ind w:left="-15" w:right="262" w:firstLine="720"/>
      </w:pPr>
      <w:r>
        <w:t xml:space="preserve">       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    </w:t>
      </w:r>
    </w:p>
    <w:p w14:paraId="7BF3D874" w14:textId="14498E0D" w:rsidR="000F1FD6" w:rsidRDefault="00A2725C" w:rsidP="004E01DE">
      <w:pPr>
        <w:pStyle w:val="Heading4"/>
        <w:ind w:left="-5"/>
      </w:pPr>
      <w:r>
        <w:t xml:space="preserve">SOCIAL FEASIBILITY </w:t>
      </w:r>
    </w:p>
    <w:p w14:paraId="54C3D373" w14:textId="77777777" w:rsidR="000F1FD6" w:rsidRDefault="00A2725C">
      <w:pPr>
        <w:spacing w:after="0" w:line="357" w:lineRule="auto"/>
        <w:ind w:left="-5" w:right="262"/>
      </w:pPr>
      <w:r>
        <w:t xml:space="preserve">           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 </w:t>
      </w:r>
    </w:p>
    <w:p w14:paraId="7793BF9C" w14:textId="77777777" w:rsidR="000F1FD6" w:rsidRDefault="00A2725C">
      <w:pPr>
        <w:spacing w:after="115" w:line="259" w:lineRule="auto"/>
        <w:ind w:left="0" w:firstLine="0"/>
        <w:jc w:val="left"/>
      </w:pPr>
      <w:r>
        <w:t xml:space="preserve"> </w:t>
      </w:r>
    </w:p>
    <w:p w14:paraId="7A2AC5E5" w14:textId="77777777" w:rsidR="000F1FD6" w:rsidRDefault="00A2725C">
      <w:pPr>
        <w:spacing w:after="112" w:line="259" w:lineRule="auto"/>
        <w:ind w:left="0" w:firstLine="0"/>
        <w:jc w:val="left"/>
      </w:pPr>
      <w:r>
        <w:t xml:space="preserve"> </w:t>
      </w:r>
    </w:p>
    <w:p w14:paraId="4156F994" w14:textId="0432DD4D" w:rsidR="000F1FD6" w:rsidRDefault="00A2725C" w:rsidP="00E43365">
      <w:pPr>
        <w:spacing w:after="115" w:line="259" w:lineRule="auto"/>
        <w:ind w:left="0" w:firstLine="0"/>
        <w:jc w:val="left"/>
      </w:pPr>
      <w:r>
        <w:t xml:space="preserve"> </w:t>
      </w:r>
    </w:p>
    <w:p w14:paraId="40B18838" w14:textId="449EF419" w:rsidR="000F1FD6" w:rsidRDefault="000F1FD6">
      <w:pPr>
        <w:spacing w:after="0" w:line="259" w:lineRule="auto"/>
        <w:ind w:left="0" w:firstLine="0"/>
        <w:jc w:val="left"/>
      </w:pPr>
    </w:p>
    <w:p w14:paraId="2D5A1FAD" w14:textId="77777777" w:rsidR="00E43365" w:rsidRDefault="00E43365">
      <w:pPr>
        <w:spacing w:after="0" w:line="259" w:lineRule="auto"/>
        <w:ind w:left="0" w:firstLine="0"/>
        <w:jc w:val="left"/>
      </w:pPr>
    </w:p>
    <w:p w14:paraId="53F3A21C" w14:textId="77777777" w:rsidR="00E43365" w:rsidRDefault="00A2725C">
      <w:pPr>
        <w:spacing w:after="117" w:line="259" w:lineRule="auto"/>
        <w:ind w:right="256"/>
        <w:jc w:val="center"/>
        <w:rPr>
          <w:b/>
          <w:sz w:val="32"/>
        </w:rPr>
      </w:pPr>
      <w:r>
        <w:rPr>
          <w:b/>
          <w:sz w:val="32"/>
        </w:rPr>
        <w:lastRenderedPageBreak/>
        <w:t>CHAPTER-</w:t>
      </w:r>
      <w:r w:rsidR="00E43365">
        <w:rPr>
          <w:b/>
          <w:sz w:val="32"/>
        </w:rPr>
        <w:t>4</w:t>
      </w:r>
    </w:p>
    <w:p w14:paraId="75C3A3EF" w14:textId="5F0EC049" w:rsidR="000F1FD6" w:rsidRDefault="00A2725C">
      <w:pPr>
        <w:spacing w:after="117" w:line="259" w:lineRule="auto"/>
        <w:ind w:right="256"/>
        <w:jc w:val="center"/>
      </w:pPr>
      <w:r>
        <w:rPr>
          <w:b/>
          <w:sz w:val="32"/>
        </w:rPr>
        <w:t xml:space="preserve"> SYSTEM DESIGN </w:t>
      </w:r>
    </w:p>
    <w:p w14:paraId="6D74EEA0" w14:textId="29EE4FD7" w:rsidR="000F1FD6" w:rsidRDefault="005D3A9F">
      <w:pPr>
        <w:spacing w:after="131" w:line="259" w:lineRule="auto"/>
        <w:ind w:left="14"/>
        <w:jc w:val="left"/>
      </w:pPr>
      <w:r>
        <w:rPr>
          <w:b/>
          <w:sz w:val="28"/>
        </w:rPr>
        <w:t xml:space="preserve">4.1 SYSTEM ARCHITECTURE </w:t>
      </w:r>
    </w:p>
    <w:p w14:paraId="39F3520F" w14:textId="77777777" w:rsidR="000F1FD6" w:rsidRDefault="00A2725C">
      <w:pPr>
        <w:spacing w:after="131" w:line="259" w:lineRule="auto"/>
        <w:ind w:left="19" w:firstLine="0"/>
        <w:jc w:val="left"/>
      </w:pPr>
      <w:r>
        <w:rPr>
          <w:b/>
          <w:sz w:val="28"/>
        </w:rPr>
        <w:t xml:space="preserve"> </w:t>
      </w:r>
    </w:p>
    <w:p w14:paraId="469FCC83" w14:textId="77777777" w:rsidR="000F1FD6" w:rsidRDefault="00A2725C">
      <w:pPr>
        <w:spacing w:after="120" w:line="259" w:lineRule="auto"/>
        <w:ind w:left="19" w:firstLine="0"/>
        <w:jc w:val="left"/>
      </w:pPr>
      <w:r>
        <w:rPr>
          <w:b/>
          <w:sz w:val="28"/>
        </w:rPr>
        <w:t xml:space="preserve"> </w:t>
      </w:r>
    </w:p>
    <w:p w14:paraId="79FD50E9" w14:textId="77777777" w:rsidR="00E43365" w:rsidRDefault="00A2725C">
      <w:pPr>
        <w:tabs>
          <w:tab w:val="center" w:pos="7941"/>
        </w:tabs>
        <w:spacing w:after="0" w:line="259" w:lineRule="auto"/>
        <w:ind w:left="0" w:firstLine="0"/>
        <w:jc w:val="left"/>
        <w:rPr>
          <w:b/>
          <w:sz w:val="28"/>
        </w:rPr>
      </w:pPr>
      <w:r>
        <w:rPr>
          <w:rFonts w:ascii="Calibri" w:eastAsia="Calibri" w:hAnsi="Calibri" w:cs="Calibri"/>
          <w:noProof/>
          <w:sz w:val="22"/>
        </w:rPr>
        <mc:AlternateContent>
          <mc:Choice Requires="wpg">
            <w:drawing>
              <wp:inline distT="0" distB="0" distL="0" distR="0" wp14:anchorId="1BC8FDA0" wp14:editId="13317D4E">
                <wp:extent cx="5673437" cy="3179618"/>
                <wp:effectExtent l="0" t="0" r="0" b="20955"/>
                <wp:docPr id="90881" name="Group 90881"/>
                <wp:cNvGraphicFramePr/>
                <a:graphic xmlns:a="http://schemas.openxmlformats.org/drawingml/2006/main">
                  <a:graphicData uri="http://schemas.microsoft.com/office/word/2010/wordprocessingGroup">
                    <wpg:wgp>
                      <wpg:cNvGrpSpPr/>
                      <wpg:grpSpPr>
                        <a:xfrm>
                          <a:off x="0" y="0"/>
                          <a:ext cx="5673437" cy="3179618"/>
                          <a:chOff x="0" y="0"/>
                          <a:chExt cx="5699484" cy="3668395"/>
                        </a:xfrm>
                      </wpg:grpSpPr>
                      <wps:wsp>
                        <wps:cNvPr id="1856" name="Rectangle 1856"/>
                        <wps:cNvSpPr/>
                        <wps:spPr>
                          <a:xfrm>
                            <a:off x="876249" y="889767"/>
                            <a:ext cx="59287" cy="262524"/>
                          </a:xfrm>
                          <a:prstGeom prst="rect">
                            <a:avLst/>
                          </a:prstGeom>
                          <a:ln>
                            <a:noFill/>
                          </a:ln>
                        </wps:spPr>
                        <wps:txbx>
                          <w:txbxContent>
                            <w:p w14:paraId="0E2FA03D"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57" name="Rectangle 1857"/>
                        <wps:cNvSpPr/>
                        <wps:spPr>
                          <a:xfrm>
                            <a:off x="914349" y="889767"/>
                            <a:ext cx="59287" cy="262524"/>
                          </a:xfrm>
                          <a:prstGeom prst="rect">
                            <a:avLst/>
                          </a:prstGeom>
                          <a:ln>
                            <a:noFill/>
                          </a:ln>
                        </wps:spPr>
                        <wps:txbx>
                          <w:txbxContent>
                            <w:p w14:paraId="5D7D0EA2"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58" name="Rectangle 1858"/>
                        <wps:cNvSpPr/>
                        <wps:spPr>
                          <a:xfrm>
                            <a:off x="1371549" y="889767"/>
                            <a:ext cx="1949755" cy="262524"/>
                          </a:xfrm>
                          <a:prstGeom prst="rect">
                            <a:avLst/>
                          </a:prstGeom>
                          <a:ln>
                            <a:noFill/>
                          </a:ln>
                        </wps:spPr>
                        <wps:txbx>
                          <w:txbxContent>
                            <w:p w14:paraId="2A9BAB6D"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59" name="Rectangle 1859"/>
                        <wps:cNvSpPr/>
                        <wps:spPr>
                          <a:xfrm>
                            <a:off x="2839542" y="889767"/>
                            <a:ext cx="59288" cy="262524"/>
                          </a:xfrm>
                          <a:prstGeom prst="rect">
                            <a:avLst/>
                          </a:prstGeom>
                          <a:ln>
                            <a:noFill/>
                          </a:ln>
                        </wps:spPr>
                        <wps:txbx>
                          <w:txbxContent>
                            <w:p w14:paraId="3E21A7C5"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0" name="Rectangle 1860"/>
                        <wps:cNvSpPr/>
                        <wps:spPr>
                          <a:xfrm>
                            <a:off x="3200730" y="889767"/>
                            <a:ext cx="59288" cy="262524"/>
                          </a:xfrm>
                          <a:prstGeom prst="rect">
                            <a:avLst/>
                          </a:prstGeom>
                          <a:ln>
                            <a:noFill/>
                          </a:ln>
                        </wps:spPr>
                        <wps:txbx>
                          <w:txbxContent>
                            <w:p w14:paraId="7A0D8F15"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3" name="Rectangle 1863"/>
                        <wps:cNvSpPr/>
                        <wps:spPr>
                          <a:xfrm>
                            <a:off x="0" y="1157990"/>
                            <a:ext cx="1695857" cy="262525"/>
                          </a:xfrm>
                          <a:prstGeom prst="rect">
                            <a:avLst/>
                          </a:prstGeom>
                          <a:ln>
                            <a:noFill/>
                          </a:ln>
                        </wps:spPr>
                        <wps:txbx>
                          <w:txbxContent>
                            <w:p w14:paraId="5F2D84C6" w14:textId="77777777" w:rsidR="000F1FD6" w:rsidRDefault="00A2725C">
                              <w:pPr>
                                <w:spacing w:after="160" w:line="259" w:lineRule="auto"/>
                                <w:ind w:left="0" w:firstLine="0"/>
                                <w:jc w:val="left"/>
                              </w:pPr>
                              <w:r>
                                <w:rPr>
                                  <w:b/>
                                  <w:sz w:val="28"/>
                                </w:rPr>
                                <w:t xml:space="preserve">MAINTAINER  </w:t>
                              </w:r>
                            </w:p>
                          </w:txbxContent>
                        </wps:txbx>
                        <wps:bodyPr horzOverflow="overflow" vert="horz" lIns="0" tIns="0" rIns="0" bIns="0" rtlCol="0">
                          <a:noAutofit/>
                        </wps:bodyPr>
                      </wps:wsp>
                      <wps:wsp>
                        <wps:cNvPr id="1864" name="Rectangle 1864"/>
                        <wps:cNvSpPr/>
                        <wps:spPr>
                          <a:xfrm>
                            <a:off x="1274013" y="1157990"/>
                            <a:ext cx="59287" cy="262525"/>
                          </a:xfrm>
                          <a:prstGeom prst="rect">
                            <a:avLst/>
                          </a:prstGeom>
                          <a:ln>
                            <a:noFill/>
                          </a:ln>
                        </wps:spPr>
                        <wps:txbx>
                          <w:txbxContent>
                            <w:p w14:paraId="1EA19D2A"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5" name="Rectangle 1865"/>
                        <wps:cNvSpPr/>
                        <wps:spPr>
                          <a:xfrm>
                            <a:off x="1371549" y="1157990"/>
                            <a:ext cx="59287" cy="262525"/>
                          </a:xfrm>
                          <a:prstGeom prst="rect">
                            <a:avLst/>
                          </a:prstGeom>
                          <a:ln>
                            <a:noFill/>
                          </a:ln>
                        </wps:spPr>
                        <wps:txbx>
                          <w:txbxContent>
                            <w:p w14:paraId="48AF4DFF"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6" name="Rectangle 1866"/>
                        <wps:cNvSpPr/>
                        <wps:spPr>
                          <a:xfrm>
                            <a:off x="1829130" y="1157990"/>
                            <a:ext cx="59287" cy="262525"/>
                          </a:xfrm>
                          <a:prstGeom prst="rect">
                            <a:avLst/>
                          </a:prstGeom>
                          <a:ln>
                            <a:noFill/>
                          </a:ln>
                        </wps:spPr>
                        <wps:txbx>
                          <w:txbxContent>
                            <w:p w14:paraId="018E1EBD"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7" name="Rectangle 1867"/>
                        <wps:cNvSpPr/>
                        <wps:spPr>
                          <a:xfrm>
                            <a:off x="2286330" y="1157990"/>
                            <a:ext cx="59287" cy="262525"/>
                          </a:xfrm>
                          <a:prstGeom prst="rect">
                            <a:avLst/>
                          </a:prstGeom>
                          <a:ln>
                            <a:noFill/>
                          </a:ln>
                        </wps:spPr>
                        <wps:txbx>
                          <w:txbxContent>
                            <w:p w14:paraId="154B5B65"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8" name="Rectangle 1868"/>
                        <wps:cNvSpPr/>
                        <wps:spPr>
                          <a:xfrm>
                            <a:off x="2743530" y="1157990"/>
                            <a:ext cx="59288" cy="262525"/>
                          </a:xfrm>
                          <a:prstGeom prst="rect">
                            <a:avLst/>
                          </a:prstGeom>
                          <a:ln>
                            <a:noFill/>
                          </a:ln>
                        </wps:spPr>
                        <wps:txbx>
                          <w:txbxContent>
                            <w:p w14:paraId="53DAA4FA"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69" name="Rectangle 1869"/>
                        <wps:cNvSpPr/>
                        <wps:spPr>
                          <a:xfrm>
                            <a:off x="3200730" y="1157990"/>
                            <a:ext cx="59288" cy="262525"/>
                          </a:xfrm>
                          <a:prstGeom prst="rect">
                            <a:avLst/>
                          </a:prstGeom>
                          <a:ln>
                            <a:noFill/>
                          </a:ln>
                        </wps:spPr>
                        <wps:txbx>
                          <w:txbxContent>
                            <w:p w14:paraId="1128E349" w14:textId="77777777" w:rsidR="000F1FD6" w:rsidRDefault="00A2725C">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1870" name="Rectangle 1870"/>
                        <wps:cNvSpPr/>
                        <wps:spPr>
                          <a:xfrm>
                            <a:off x="3658184" y="1157990"/>
                            <a:ext cx="2714929" cy="262525"/>
                          </a:xfrm>
                          <a:prstGeom prst="rect">
                            <a:avLst/>
                          </a:prstGeom>
                          <a:ln>
                            <a:noFill/>
                          </a:ln>
                        </wps:spPr>
                        <wps:txbx>
                          <w:txbxContent>
                            <w:p w14:paraId="7D66FAE1" w14:textId="77777777" w:rsidR="000F1FD6" w:rsidRDefault="00A2725C">
                              <w:pPr>
                                <w:spacing w:after="160" w:line="259" w:lineRule="auto"/>
                                <w:ind w:left="0" w:firstLine="0"/>
                                <w:jc w:val="left"/>
                              </w:pPr>
                              <w:r>
                                <w:rPr>
                                  <w:b/>
                                  <w:sz w:val="28"/>
                                </w:rPr>
                                <w:t>NETWORK FOLLOWER</w:t>
                              </w:r>
                            </w:p>
                          </w:txbxContent>
                        </wps:txbx>
                        <wps:bodyPr horzOverflow="overflow" vert="horz" lIns="0" tIns="0" rIns="0" bIns="0" rtlCol="0">
                          <a:noAutofit/>
                        </wps:bodyPr>
                      </wps:wsp>
                      <pic:pic xmlns:pic="http://schemas.openxmlformats.org/drawingml/2006/picture">
                        <pic:nvPicPr>
                          <pic:cNvPr id="1872" name="Picture 1872"/>
                          <pic:cNvPicPr/>
                        </pic:nvPicPr>
                        <pic:blipFill>
                          <a:blip r:embed="rId14"/>
                          <a:stretch>
                            <a:fillRect/>
                          </a:stretch>
                        </pic:blipFill>
                        <pic:spPr>
                          <a:xfrm>
                            <a:off x="203" y="171450"/>
                            <a:ext cx="876300" cy="876300"/>
                          </a:xfrm>
                          <a:prstGeom prst="rect">
                            <a:avLst/>
                          </a:prstGeom>
                        </pic:spPr>
                      </pic:pic>
                      <pic:pic xmlns:pic="http://schemas.openxmlformats.org/drawingml/2006/picture">
                        <pic:nvPicPr>
                          <pic:cNvPr id="1874" name="Picture 1874"/>
                          <pic:cNvPicPr/>
                        </pic:nvPicPr>
                        <pic:blipFill>
                          <a:blip r:embed="rId15"/>
                          <a:stretch>
                            <a:fillRect/>
                          </a:stretch>
                        </pic:blipFill>
                        <pic:spPr>
                          <a:xfrm>
                            <a:off x="3657803" y="0"/>
                            <a:ext cx="1047750" cy="1047750"/>
                          </a:xfrm>
                          <a:prstGeom prst="rect">
                            <a:avLst/>
                          </a:prstGeom>
                        </pic:spPr>
                      </pic:pic>
                      <pic:pic xmlns:pic="http://schemas.openxmlformats.org/drawingml/2006/picture">
                        <pic:nvPicPr>
                          <pic:cNvPr id="120037" name="Picture 120037"/>
                          <pic:cNvPicPr/>
                        </pic:nvPicPr>
                        <pic:blipFill>
                          <a:blip r:embed="rId16"/>
                          <a:stretch>
                            <a:fillRect/>
                          </a:stretch>
                        </pic:blipFill>
                        <pic:spPr>
                          <a:xfrm>
                            <a:off x="1485087" y="3127756"/>
                            <a:ext cx="2273808" cy="539496"/>
                          </a:xfrm>
                          <a:prstGeom prst="rect">
                            <a:avLst/>
                          </a:prstGeom>
                        </pic:spPr>
                      </pic:pic>
                      <wps:wsp>
                        <wps:cNvPr id="1876" name="Shape 1876"/>
                        <wps:cNvSpPr/>
                        <wps:spPr>
                          <a:xfrm>
                            <a:off x="1492453" y="3134995"/>
                            <a:ext cx="2266950" cy="533400"/>
                          </a:xfrm>
                          <a:custGeom>
                            <a:avLst/>
                            <a:gdLst/>
                            <a:ahLst/>
                            <a:cxnLst/>
                            <a:rect l="0" t="0" r="0" b="0"/>
                            <a:pathLst>
                              <a:path w="2266950" h="533400">
                                <a:moveTo>
                                  <a:pt x="0" y="533400"/>
                                </a:moveTo>
                                <a:lnTo>
                                  <a:pt x="2266950" y="533400"/>
                                </a:lnTo>
                                <a:lnTo>
                                  <a:pt x="2266950" y="0"/>
                                </a:lnTo>
                                <a:lnTo>
                                  <a:pt x="0" y="0"/>
                                </a:lnTo>
                                <a:close/>
                              </a:path>
                            </a:pathLst>
                          </a:custGeom>
                          <a:ln w="6350" cap="flat">
                            <a:miter lim="127000"/>
                          </a:ln>
                        </wps:spPr>
                        <wps:style>
                          <a:lnRef idx="1">
                            <a:srgbClr val="ED7D31"/>
                          </a:lnRef>
                          <a:fillRef idx="0">
                            <a:srgbClr val="000000">
                              <a:alpha val="0"/>
                            </a:srgbClr>
                          </a:fillRef>
                          <a:effectRef idx="0">
                            <a:scrgbClr r="0" g="0" b="0"/>
                          </a:effectRef>
                          <a:fontRef idx="none"/>
                        </wps:style>
                        <wps:bodyPr/>
                      </wps:wsp>
                      <wps:wsp>
                        <wps:cNvPr id="1877" name="Rectangle 1877"/>
                        <wps:cNvSpPr/>
                        <wps:spPr>
                          <a:xfrm>
                            <a:off x="2004390" y="3307084"/>
                            <a:ext cx="1655819" cy="262525"/>
                          </a:xfrm>
                          <a:prstGeom prst="rect">
                            <a:avLst/>
                          </a:prstGeom>
                          <a:ln>
                            <a:noFill/>
                          </a:ln>
                        </wps:spPr>
                        <wps:txbx>
                          <w:txbxContent>
                            <w:p w14:paraId="6C161BDA" w14:textId="77777777" w:rsidR="000F1FD6" w:rsidRDefault="00A2725C">
                              <w:pPr>
                                <w:spacing w:after="160" w:line="259" w:lineRule="auto"/>
                                <w:ind w:left="0" w:firstLine="0"/>
                                <w:jc w:val="left"/>
                              </w:pPr>
                              <w:r>
                                <w:rPr>
                                  <w:b/>
                                  <w:color w:val="FFFFFF"/>
                                  <w:sz w:val="28"/>
                                </w:rPr>
                                <w:t>APPLICATION</w:t>
                              </w:r>
                            </w:p>
                          </w:txbxContent>
                        </wps:txbx>
                        <wps:bodyPr horzOverflow="overflow" vert="horz" lIns="0" tIns="0" rIns="0" bIns="0" rtlCol="0">
                          <a:noAutofit/>
                        </wps:bodyPr>
                      </wps:wsp>
                      <wps:wsp>
                        <wps:cNvPr id="1878" name="Rectangle 1878"/>
                        <wps:cNvSpPr/>
                        <wps:spPr>
                          <a:xfrm>
                            <a:off x="3249752" y="3307084"/>
                            <a:ext cx="59288" cy="262525"/>
                          </a:xfrm>
                          <a:prstGeom prst="rect">
                            <a:avLst/>
                          </a:prstGeom>
                          <a:ln>
                            <a:noFill/>
                          </a:ln>
                        </wps:spPr>
                        <wps:txbx>
                          <w:txbxContent>
                            <w:p w14:paraId="1282994B" w14:textId="77777777" w:rsidR="000F1FD6" w:rsidRDefault="00A2725C">
                              <w:pPr>
                                <w:spacing w:after="160" w:line="259" w:lineRule="auto"/>
                                <w:ind w:left="0" w:firstLine="0"/>
                                <w:jc w:val="left"/>
                              </w:pPr>
                              <w:r>
                                <w:rPr>
                                  <w:b/>
                                  <w:color w:val="FFFFFF"/>
                                  <w:sz w:val="28"/>
                                </w:rPr>
                                <w:t xml:space="preserve"> </w:t>
                              </w:r>
                            </w:p>
                          </w:txbxContent>
                        </wps:txbx>
                        <wps:bodyPr horzOverflow="overflow" vert="horz" lIns="0" tIns="0" rIns="0" bIns="0" rtlCol="0">
                          <a:noAutofit/>
                        </wps:bodyPr>
                      </wps:wsp>
                      <wps:wsp>
                        <wps:cNvPr id="1879" name="Shape 1879"/>
                        <wps:cNvSpPr/>
                        <wps:spPr>
                          <a:xfrm>
                            <a:off x="882345" y="725170"/>
                            <a:ext cx="838708" cy="2422779"/>
                          </a:xfrm>
                          <a:custGeom>
                            <a:avLst/>
                            <a:gdLst/>
                            <a:ahLst/>
                            <a:cxnLst/>
                            <a:rect l="0" t="0" r="0" b="0"/>
                            <a:pathLst>
                              <a:path w="838708" h="2422779">
                                <a:moveTo>
                                  <a:pt x="1016" y="0"/>
                                </a:moveTo>
                                <a:lnTo>
                                  <a:pt x="11176" y="508"/>
                                </a:lnTo>
                                <a:lnTo>
                                  <a:pt x="21717" y="1905"/>
                                </a:lnTo>
                                <a:lnTo>
                                  <a:pt x="32385" y="4191"/>
                                </a:lnTo>
                                <a:lnTo>
                                  <a:pt x="42799" y="7366"/>
                                </a:lnTo>
                                <a:lnTo>
                                  <a:pt x="53340" y="11430"/>
                                </a:lnTo>
                                <a:lnTo>
                                  <a:pt x="63627" y="16383"/>
                                </a:lnTo>
                                <a:lnTo>
                                  <a:pt x="73914" y="22098"/>
                                </a:lnTo>
                                <a:lnTo>
                                  <a:pt x="84074" y="28575"/>
                                </a:lnTo>
                                <a:lnTo>
                                  <a:pt x="94107" y="35941"/>
                                </a:lnTo>
                                <a:lnTo>
                                  <a:pt x="104140" y="43942"/>
                                </a:lnTo>
                                <a:lnTo>
                                  <a:pt x="113919" y="52705"/>
                                </a:lnTo>
                                <a:lnTo>
                                  <a:pt x="123825" y="62230"/>
                                </a:lnTo>
                                <a:lnTo>
                                  <a:pt x="133477" y="72390"/>
                                </a:lnTo>
                                <a:lnTo>
                                  <a:pt x="143129" y="83185"/>
                                </a:lnTo>
                                <a:lnTo>
                                  <a:pt x="152654" y="94742"/>
                                </a:lnTo>
                                <a:lnTo>
                                  <a:pt x="162052" y="107061"/>
                                </a:lnTo>
                                <a:lnTo>
                                  <a:pt x="171323" y="119761"/>
                                </a:lnTo>
                                <a:lnTo>
                                  <a:pt x="180594" y="133350"/>
                                </a:lnTo>
                                <a:lnTo>
                                  <a:pt x="189738" y="147447"/>
                                </a:lnTo>
                                <a:lnTo>
                                  <a:pt x="198755" y="162052"/>
                                </a:lnTo>
                                <a:lnTo>
                                  <a:pt x="207645" y="177419"/>
                                </a:lnTo>
                                <a:lnTo>
                                  <a:pt x="216408" y="193294"/>
                                </a:lnTo>
                                <a:lnTo>
                                  <a:pt x="225171" y="209804"/>
                                </a:lnTo>
                                <a:lnTo>
                                  <a:pt x="233807" y="226822"/>
                                </a:lnTo>
                                <a:lnTo>
                                  <a:pt x="250571" y="262509"/>
                                </a:lnTo>
                                <a:lnTo>
                                  <a:pt x="266827" y="300228"/>
                                </a:lnTo>
                                <a:lnTo>
                                  <a:pt x="282448" y="339979"/>
                                </a:lnTo>
                                <a:lnTo>
                                  <a:pt x="297688" y="381381"/>
                                </a:lnTo>
                                <a:lnTo>
                                  <a:pt x="312039" y="424688"/>
                                </a:lnTo>
                                <a:lnTo>
                                  <a:pt x="325882" y="469519"/>
                                </a:lnTo>
                                <a:lnTo>
                                  <a:pt x="339090" y="516001"/>
                                </a:lnTo>
                                <a:lnTo>
                                  <a:pt x="351409" y="563880"/>
                                </a:lnTo>
                                <a:lnTo>
                                  <a:pt x="363093" y="613029"/>
                                </a:lnTo>
                                <a:lnTo>
                                  <a:pt x="373888" y="663448"/>
                                </a:lnTo>
                                <a:lnTo>
                                  <a:pt x="383794" y="714883"/>
                                </a:lnTo>
                                <a:lnTo>
                                  <a:pt x="392938" y="767334"/>
                                </a:lnTo>
                                <a:lnTo>
                                  <a:pt x="401066" y="820674"/>
                                </a:lnTo>
                                <a:lnTo>
                                  <a:pt x="408178" y="874776"/>
                                </a:lnTo>
                                <a:lnTo>
                                  <a:pt x="414401" y="929513"/>
                                </a:lnTo>
                                <a:lnTo>
                                  <a:pt x="419481" y="984758"/>
                                </a:lnTo>
                                <a:lnTo>
                                  <a:pt x="423545" y="1040511"/>
                                </a:lnTo>
                                <a:lnTo>
                                  <a:pt x="426593" y="1096645"/>
                                </a:lnTo>
                                <a:lnTo>
                                  <a:pt x="428244" y="1152906"/>
                                </a:lnTo>
                                <a:lnTo>
                                  <a:pt x="428879" y="1209167"/>
                                </a:lnTo>
                                <a:lnTo>
                                  <a:pt x="429641" y="1265809"/>
                                </a:lnTo>
                                <a:lnTo>
                                  <a:pt x="429641" y="1265555"/>
                                </a:lnTo>
                                <a:lnTo>
                                  <a:pt x="431546" y="1321816"/>
                                </a:lnTo>
                                <a:lnTo>
                                  <a:pt x="431546" y="1321562"/>
                                </a:lnTo>
                                <a:lnTo>
                                  <a:pt x="434467" y="1377569"/>
                                </a:lnTo>
                                <a:lnTo>
                                  <a:pt x="434467" y="1377315"/>
                                </a:lnTo>
                                <a:lnTo>
                                  <a:pt x="438531" y="1432814"/>
                                </a:lnTo>
                                <a:lnTo>
                                  <a:pt x="438531" y="1432687"/>
                                </a:lnTo>
                                <a:lnTo>
                                  <a:pt x="443611" y="1487805"/>
                                </a:lnTo>
                                <a:lnTo>
                                  <a:pt x="443611" y="1487678"/>
                                </a:lnTo>
                                <a:lnTo>
                                  <a:pt x="449834" y="1542161"/>
                                </a:lnTo>
                                <a:lnTo>
                                  <a:pt x="449834" y="1542034"/>
                                </a:lnTo>
                                <a:lnTo>
                                  <a:pt x="456946" y="1595882"/>
                                </a:lnTo>
                                <a:lnTo>
                                  <a:pt x="456946" y="1595755"/>
                                </a:lnTo>
                                <a:lnTo>
                                  <a:pt x="465074" y="1648968"/>
                                </a:lnTo>
                                <a:lnTo>
                                  <a:pt x="464947" y="1648841"/>
                                </a:lnTo>
                                <a:lnTo>
                                  <a:pt x="474091" y="1701038"/>
                                </a:lnTo>
                                <a:lnTo>
                                  <a:pt x="473964" y="1700784"/>
                                </a:lnTo>
                                <a:lnTo>
                                  <a:pt x="483870" y="1752219"/>
                                </a:lnTo>
                                <a:lnTo>
                                  <a:pt x="483870" y="1751965"/>
                                </a:lnTo>
                                <a:lnTo>
                                  <a:pt x="494792" y="1802130"/>
                                </a:lnTo>
                                <a:lnTo>
                                  <a:pt x="494665" y="1802003"/>
                                </a:lnTo>
                                <a:lnTo>
                                  <a:pt x="506222" y="1850898"/>
                                </a:lnTo>
                                <a:lnTo>
                                  <a:pt x="506222" y="1850771"/>
                                </a:lnTo>
                                <a:lnTo>
                                  <a:pt x="518541" y="1898396"/>
                                </a:lnTo>
                                <a:lnTo>
                                  <a:pt x="518541" y="1898269"/>
                                </a:lnTo>
                                <a:lnTo>
                                  <a:pt x="531495" y="1944497"/>
                                </a:lnTo>
                                <a:lnTo>
                                  <a:pt x="531495" y="1944243"/>
                                </a:lnTo>
                                <a:lnTo>
                                  <a:pt x="545338" y="1988947"/>
                                </a:lnTo>
                                <a:lnTo>
                                  <a:pt x="545211" y="1988693"/>
                                </a:lnTo>
                                <a:lnTo>
                                  <a:pt x="559562" y="2031746"/>
                                </a:lnTo>
                                <a:lnTo>
                                  <a:pt x="559562" y="2031492"/>
                                </a:lnTo>
                                <a:lnTo>
                                  <a:pt x="574548" y="2072894"/>
                                </a:lnTo>
                                <a:lnTo>
                                  <a:pt x="574421" y="2072640"/>
                                </a:lnTo>
                                <a:lnTo>
                                  <a:pt x="590042" y="2112010"/>
                                </a:lnTo>
                                <a:lnTo>
                                  <a:pt x="590042" y="2111756"/>
                                </a:lnTo>
                                <a:lnTo>
                                  <a:pt x="606044" y="2149221"/>
                                </a:lnTo>
                                <a:lnTo>
                                  <a:pt x="605917" y="2148840"/>
                                </a:lnTo>
                                <a:lnTo>
                                  <a:pt x="622666" y="2184242"/>
                                </a:lnTo>
                                <a:lnTo>
                                  <a:pt x="631063" y="2200910"/>
                                </a:lnTo>
                                <a:lnTo>
                                  <a:pt x="630936" y="2200656"/>
                                </a:lnTo>
                                <a:lnTo>
                                  <a:pt x="639572" y="2217039"/>
                                </a:lnTo>
                                <a:lnTo>
                                  <a:pt x="639445" y="2216912"/>
                                </a:lnTo>
                                <a:lnTo>
                                  <a:pt x="648208" y="2232660"/>
                                </a:lnTo>
                                <a:lnTo>
                                  <a:pt x="648081" y="2232406"/>
                                </a:lnTo>
                                <a:lnTo>
                                  <a:pt x="656844" y="2247646"/>
                                </a:lnTo>
                                <a:lnTo>
                                  <a:pt x="656844" y="2247392"/>
                                </a:lnTo>
                                <a:lnTo>
                                  <a:pt x="665607" y="2261870"/>
                                </a:lnTo>
                                <a:lnTo>
                                  <a:pt x="665480" y="2261743"/>
                                </a:lnTo>
                                <a:lnTo>
                                  <a:pt x="674624" y="2275586"/>
                                </a:lnTo>
                                <a:lnTo>
                                  <a:pt x="674497" y="2275459"/>
                                </a:lnTo>
                                <a:lnTo>
                                  <a:pt x="683514" y="2288794"/>
                                </a:lnTo>
                                <a:lnTo>
                                  <a:pt x="683387" y="2288540"/>
                                </a:lnTo>
                                <a:lnTo>
                                  <a:pt x="692531" y="2301113"/>
                                </a:lnTo>
                                <a:lnTo>
                                  <a:pt x="692277" y="2300859"/>
                                </a:lnTo>
                                <a:lnTo>
                                  <a:pt x="701548" y="2312924"/>
                                </a:lnTo>
                                <a:lnTo>
                                  <a:pt x="701421" y="2312670"/>
                                </a:lnTo>
                                <a:lnTo>
                                  <a:pt x="710692" y="2323973"/>
                                </a:lnTo>
                                <a:lnTo>
                                  <a:pt x="710438" y="2323719"/>
                                </a:lnTo>
                                <a:lnTo>
                                  <a:pt x="719836" y="2334260"/>
                                </a:lnTo>
                                <a:lnTo>
                                  <a:pt x="719709" y="2334006"/>
                                </a:lnTo>
                                <a:lnTo>
                                  <a:pt x="729023" y="2343824"/>
                                </a:lnTo>
                                <a:lnTo>
                                  <a:pt x="738378" y="2352929"/>
                                </a:lnTo>
                                <a:lnTo>
                                  <a:pt x="738124" y="2352675"/>
                                </a:lnTo>
                                <a:lnTo>
                                  <a:pt x="747649" y="2361057"/>
                                </a:lnTo>
                                <a:lnTo>
                                  <a:pt x="747268" y="2360803"/>
                                </a:lnTo>
                                <a:lnTo>
                                  <a:pt x="756793" y="2368550"/>
                                </a:lnTo>
                                <a:lnTo>
                                  <a:pt x="756412" y="2368169"/>
                                </a:lnTo>
                                <a:lnTo>
                                  <a:pt x="765358" y="2374644"/>
                                </a:lnTo>
                                <a:lnTo>
                                  <a:pt x="769461" y="2376373"/>
                                </a:lnTo>
                                <a:lnTo>
                                  <a:pt x="777875" y="2350262"/>
                                </a:lnTo>
                                <a:lnTo>
                                  <a:pt x="838708" y="2409825"/>
                                </a:lnTo>
                                <a:lnTo>
                                  <a:pt x="754507" y="2422779"/>
                                </a:lnTo>
                                <a:lnTo>
                                  <a:pt x="763600" y="2394561"/>
                                </a:lnTo>
                                <a:lnTo>
                                  <a:pt x="755777" y="2391283"/>
                                </a:lnTo>
                                <a:lnTo>
                                  <a:pt x="745109" y="2383536"/>
                                </a:lnTo>
                                <a:lnTo>
                                  <a:pt x="735076" y="2375535"/>
                                </a:lnTo>
                                <a:lnTo>
                                  <a:pt x="725297" y="2366772"/>
                                </a:lnTo>
                                <a:lnTo>
                                  <a:pt x="715391" y="2357247"/>
                                </a:lnTo>
                                <a:lnTo>
                                  <a:pt x="705739" y="2347087"/>
                                </a:lnTo>
                                <a:lnTo>
                                  <a:pt x="696087" y="2336292"/>
                                </a:lnTo>
                                <a:lnTo>
                                  <a:pt x="686562" y="2324608"/>
                                </a:lnTo>
                                <a:lnTo>
                                  <a:pt x="677164" y="2312416"/>
                                </a:lnTo>
                                <a:lnTo>
                                  <a:pt x="667893" y="2299589"/>
                                </a:lnTo>
                                <a:lnTo>
                                  <a:pt x="658622" y="2286127"/>
                                </a:lnTo>
                                <a:lnTo>
                                  <a:pt x="649478" y="2272030"/>
                                </a:lnTo>
                                <a:lnTo>
                                  <a:pt x="640461" y="2257298"/>
                                </a:lnTo>
                                <a:lnTo>
                                  <a:pt x="631571" y="2241931"/>
                                </a:lnTo>
                                <a:lnTo>
                                  <a:pt x="622808" y="2226056"/>
                                </a:lnTo>
                                <a:lnTo>
                                  <a:pt x="614045" y="2209546"/>
                                </a:lnTo>
                                <a:lnTo>
                                  <a:pt x="605409" y="2192528"/>
                                </a:lnTo>
                                <a:lnTo>
                                  <a:pt x="588645" y="2156841"/>
                                </a:lnTo>
                                <a:lnTo>
                                  <a:pt x="572389" y="2119122"/>
                                </a:lnTo>
                                <a:lnTo>
                                  <a:pt x="556768" y="2079498"/>
                                </a:lnTo>
                                <a:lnTo>
                                  <a:pt x="541528" y="2037842"/>
                                </a:lnTo>
                                <a:lnTo>
                                  <a:pt x="527177" y="1994662"/>
                                </a:lnTo>
                                <a:lnTo>
                                  <a:pt x="513207" y="1949704"/>
                                </a:lnTo>
                                <a:lnTo>
                                  <a:pt x="500126" y="1903349"/>
                                </a:lnTo>
                                <a:lnTo>
                                  <a:pt x="487680" y="1855470"/>
                                </a:lnTo>
                                <a:lnTo>
                                  <a:pt x="476123" y="1806321"/>
                                </a:lnTo>
                                <a:lnTo>
                                  <a:pt x="465201" y="1755902"/>
                                </a:lnTo>
                                <a:lnTo>
                                  <a:pt x="455295" y="1704340"/>
                                </a:lnTo>
                                <a:lnTo>
                                  <a:pt x="446151" y="1652016"/>
                                </a:lnTo>
                                <a:lnTo>
                                  <a:pt x="438023" y="1598549"/>
                                </a:lnTo>
                                <a:lnTo>
                                  <a:pt x="430911" y="1544447"/>
                                </a:lnTo>
                                <a:lnTo>
                                  <a:pt x="424688" y="1489710"/>
                                </a:lnTo>
                                <a:lnTo>
                                  <a:pt x="419608" y="1434338"/>
                                </a:lnTo>
                                <a:lnTo>
                                  <a:pt x="415417" y="1378585"/>
                                </a:lnTo>
                                <a:lnTo>
                                  <a:pt x="412496" y="1322451"/>
                                </a:lnTo>
                                <a:lnTo>
                                  <a:pt x="410718" y="1266190"/>
                                </a:lnTo>
                                <a:lnTo>
                                  <a:pt x="409829" y="1209421"/>
                                </a:lnTo>
                                <a:lnTo>
                                  <a:pt x="409194" y="1153287"/>
                                </a:lnTo>
                                <a:lnTo>
                                  <a:pt x="409194" y="1153414"/>
                                </a:lnTo>
                                <a:lnTo>
                                  <a:pt x="407543" y="1097280"/>
                                </a:lnTo>
                                <a:lnTo>
                                  <a:pt x="407543" y="1097534"/>
                                </a:lnTo>
                                <a:lnTo>
                                  <a:pt x="404622" y="1041654"/>
                                </a:lnTo>
                                <a:lnTo>
                                  <a:pt x="404622" y="1041781"/>
                                </a:lnTo>
                                <a:lnTo>
                                  <a:pt x="400431" y="986282"/>
                                </a:lnTo>
                                <a:lnTo>
                                  <a:pt x="400558" y="986409"/>
                                </a:lnTo>
                                <a:lnTo>
                                  <a:pt x="395478" y="931291"/>
                                </a:lnTo>
                                <a:lnTo>
                                  <a:pt x="395478" y="931545"/>
                                </a:lnTo>
                                <a:lnTo>
                                  <a:pt x="389255" y="877062"/>
                                </a:lnTo>
                                <a:lnTo>
                                  <a:pt x="389255" y="877189"/>
                                </a:lnTo>
                                <a:lnTo>
                                  <a:pt x="382143" y="823341"/>
                                </a:lnTo>
                                <a:lnTo>
                                  <a:pt x="382143" y="823468"/>
                                </a:lnTo>
                                <a:lnTo>
                                  <a:pt x="374142" y="770382"/>
                                </a:lnTo>
                                <a:lnTo>
                                  <a:pt x="374142" y="770509"/>
                                </a:lnTo>
                                <a:lnTo>
                                  <a:pt x="365125" y="718185"/>
                                </a:lnTo>
                                <a:lnTo>
                                  <a:pt x="365125" y="718439"/>
                                </a:lnTo>
                                <a:lnTo>
                                  <a:pt x="355219" y="667131"/>
                                </a:lnTo>
                                <a:lnTo>
                                  <a:pt x="355219" y="667385"/>
                                </a:lnTo>
                                <a:lnTo>
                                  <a:pt x="344424" y="617093"/>
                                </a:lnTo>
                                <a:lnTo>
                                  <a:pt x="344551" y="617347"/>
                                </a:lnTo>
                                <a:lnTo>
                                  <a:pt x="332867" y="568452"/>
                                </a:lnTo>
                                <a:lnTo>
                                  <a:pt x="332994" y="568579"/>
                                </a:lnTo>
                                <a:lnTo>
                                  <a:pt x="320675" y="520827"/>
                                </a:lnTo>
                                <a:lnTo>
                                  <a:pt x="320675" y="521081"/>
                                </a:lnTo>
                                <a:lnTo>
                                  <a:pt x="307594" y="474853"/>
                                </a:lnTo>
                                <a:lnTo>
                                  <a:pt x="307594" y="475107"/>
                                </a:lnTo>
                                <a:lnTo>
                                  <a:pt x="293878" y="430403"/>
                                </a:lnTo>
                                <a:lnTo>
                                  <a:pt x="294005" y="430657"/>
                                </a:lnTo>
                                <a:lnTo>
                                  <a:pt x="279654" y="387604"/>
                                </a:lnTo>
                                <a:lnTo>
                                  <a:pt x="279654" y="387858"/>
                                </a:lnTo>
                                <a:lnTo>
                                  <a:pt x="264668" y="346583"/>
                                </a:lnTo>
                                <a:lnTo>
                                  <a:pt x="264795" y="346837"/>
                                </a:lnTo>
                                <a:lnTo>
                                  <a:pt x="249174" y="307340"/>
                                </a:lnTo>
                                <a:lnTo>
                                  <a:pt x="249174" y="307594"/>
                                </a:lnTo>
                                <a:lnTo>
                                  <a:pt x="233172" y="270256"/>
                                </a:lnTo>
                                <a:lnTo>
                                  <a:pt x="233299" y="270510"/>
                                </a:lnTo>
                                <a:lnTo>
                                  <a:pt x="216550" y="235108"/>
                                </a:lnTo>
                                <a:lnTo>
                                  <a:pt x="208153" y="218440"/>
                                </a:lnTo>
                                <a:lnTo>
                                  <a:pt x="208280" y="218567"/>
                                </a:lnTo>
                                <a:lnTo>
                                  <a:pt x="199644" y="202311"/>
                                </a:lnTo>
                                <a:lnTo>
                                  <a:pt x="199771" y="202438"/>
                                </a:lnTo>
                                <a:lnTo>
                                  <a:pt x="191008" y="186690"/>
                                </a:lnTo>
                                <a:lnTo>
                                  <a:pt x="191135" y="186944"/>
                                </a:lnTo>
                                <a:lnTo>
                                  <a:pt x="182372" y="171831"/>
                                </a:lnTo>
                                <a:lnTo>
                                  <a:pt x="182372" y="171959"/>
                                </a:lnTo>
                                <a:lnTo>
                                  <a:pt x="173609" y="157480"/>
                                </a:lnTo>
                                <a:lnTo>
                                  <a:pt x="173736" y="157734"/>
                                </a:lnTo>
                                <a:lnTo>
                                  <a:pt x="164592" y="143764"/>
                                </a:lnTo>
                                <a:lnTo>
                                  <a:pt x="164719" y="144018"/>
                                </a:lnTo>
                                <a:lnTo>
                                  <a:pt x="155702" y="130684"/>
                                </a:lnTo>
                                <a:lnTo>
                                  <a:pt x="155829" y="130937"/>
                                </a:lnTo>
                                <a:lnTo>
                                  <a:pt x="146685" y="118364"/>
                                </a:lnTo>
                                <a:lnTo>
                                  <a:pt x="146939" y="118491"/>
                                </a:lnTo>
                                <a:lnTo>
                                  <a:pt x="137668" y="106553"/>
                                </a:lnTo>
                                <a:lnTo>
                                  <a:pt x="137795" y="106807"/>
                                </a:lnTo>
                                <a:lnTo>
                                  <a:pt x="128524" y="95377"/>
                                </a:lnTo>
                                <a:lnTo>
                                  <a:pt x="128778" y="95759"/>
                                </a:lnTo>
                                <a:lnTo>
                                  <a:pt x="119380" y="85090"/>
                                </a:lnTo>
                                <a:lnTo>
                                  <a:pt x="119507" y="85344"/>
                                </a:lnTo>
                                <a:lnTo>
                                  <a:pt x="110221" y="75556"/>
                                </a:lnTo>
                                <a:lnTo>
                                  <a:pt x="100838" y="66548"/>
                                </a:lnTo>
                                <a:lnTo>
                                  <a:pt x="101092" y="66802"/>
                                </a:lnTo>
                                <a:lnTo>
                                  <a:pt x="91567" y="58293"/>
                                </a:lnTo>
                                <a:lnTo>
                                  <a:pt x="91948" y="58674"/>
                                </a:lnTo>
                                <a:lnTo>
                                  <a:pt x="82423" y="50927"/>
                                </a:lnTo>
                                <a:lnTo>
                                  <a:pt x="82804" y="51181"/>
                                </a:lnTo>
                                <a:lnTo>
                                  <a:pt x="73152" y="44196"/>
                                </a:lnTo>
                                <a:lnTo>
                                  <a:pt x="73533" y="44577"/>
                                </a:lnTo>
                                <a:lnTo>
                                  <a:pt x="63881" y="38354"/>
                                </a:lnTo>
                                <a:lnTo>
                                  <a:pt x="64389" y="38608"/>
                                </a:lnTo>
                                <a:lnTo>
                                  <a:pt x="54610" y="33147"/>
                                </a:lnTo>
                                <a:lnTo>
                                  <a:pt x="55118" y="33528"/>
                                </a:lnTo>
                                <a:lnTo>
                                  <a:pt x="45536" y="28863"/>
                                </a:lnTo>
                                <a:lnTo>
                                  <a:pt x="36322" y="25273"/>
                                </a:lnTo>
                                <a:lnTo>
                                  <a:pt x="36957" y="25527"/>
                                </a:lnTo>
                                <a:lnTo>
                                  <a:pt x="27178" y="22606"/>
                                </a:lnTo>
                                <a:lnTo>
                                  <a:pt x="27813" y="22733"/>
                                </a:lnTo>
                                <a:lnTo>
                                  <a:pt x="18163" y="20602"/>
                                </a:lnTo>
                                <a:lnTo>
                                  <a:pt x="9144" y="19431"/>
                                </a:lnTo>
                                <a:lnTo>
                                  <a:pt x="9906" y="19558"/>
                                </a:lnTo>
                                <a:lnTo>
                                  <a:pt x="0" y="19050"/>
                                </a:lnTo>
                                <a:lnTo>
                                  <a:pt x="1016" y="0"/>
                                </a:ln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s:wsp>
                        <wps:cNvPr id="1880" name="Shape 1880"/>
                        <wps:cNvSpPr/>
                        <wps:spPr>
                          <a:xfrm>
                            <a:off x="749503" y="506095"/>
                            <a:ext cx="2914650" cy="76200"/>
                          </a:xfrm>
                          <a:custGeom>
                            <a:avLst/>
                            <a:gdLst/>
                            <a:ahLst/>
                            <a:cxnLst/>
                            <a:rect l="0" t="0" r="0" b="0"/>
                            <a:pathLst>
                              <a:path w="2914650" h="76200">
                                <a:moveTo>
                                  <a:pt x="2838450" y="0"/>
                                </a:moveTo>
                                <a:lnTo>
                                  <a:pt x="2914650" y="38100"/>
                                </a:lnTo>
                                <a:lnTo>
                                  <a:pt x="2838450" y="76200"/>
                                </a:lnTo>
                                <a:lnTo>
                                  <a:pt x="2838450" y="41275"/>
                                </a:lnTo>
                                <a:lnTo>
                                  <a:pt x="0" y="41275"/>
                                </a:lnTo>
                                <a:lnTo>
                                  <a:pt x="0" y="34925"/>
                                </a:lnTo>
                                <a:lnTo>
                                  <a:pt x="2838450" y="34925"/>
                                </a:lnTo>
                                <a:lnTo>
                                  <a:pt x="2838450" y="0"/>
                                </a:lnTo>
                                <a:close/>
                              </a:path>
                            </a:pathLst>
                          </a:custGeom>
                          <a:ln w="0" cap="flat">
                            <a:miter lim="127000"/>
                          </a:ln>
                        </wps:spPr>
                        <wps:style>
                          <a:lnRef idx="0">
                            <a:srgbClr val="000000">
                              <a:alpha val="0"/>
                            </a:srgbClr>
                          </a:lnRef>
                          <a:fillRef idx="1">
                            <a:srgbClr val="ED7D31"/>
                          </a:fillRef>
                          <a:effectRef idx="0">
                            <a:scrgbClr r="0" g="0" b="0"/>
                          </a:effectRef>
                          <a:fontRef idx="none"/>
                        </wps:style>
                        <wps:bodyPr/>
                      </wps:wsp>
                      <wps:wsp>
                        <wps:cNvPr id="1881" name="Shape 1881"/>
                        <wps:cNvSpPr/>
                        <wps:spPr>
                          <a:xfrm>
                            <a:off x="3035503" y="534670"/>
                            <a:ext cx="876681" cy="2613660"/>
                          </a:xfrm>
                          <a:custGeom>
                            <a:avLst/>
                            <a:gdLst/>
                            <a:ahLst/>
                            <a:cxnLst/>
                            <a:rect l="0" t="0" r="0" b="0"/>
                            <a:pathLst>
                              <a:path w="876681" h="2613660">
                                <a:moveTo>
                                  <a:pt x="875919" y="0"/>
                                </a:moveTo>
                                <a:lnTo>
                                  <a:pt x="876681" y="19050"/>
                                </a:lnTo>
                                <a:lnTo>
                                  <a:pt x="866441" y="19556"/>
                                </a:lnTo>
                                <a:lnTo>
                                  <a:pt x="856996" y="20955"/>
                                </a:lnTo>
                                <a:lnTo>
                                  <a:pt x="857758" y="20701"/>
                                </a:lnTo>
                                <a:lnTo>
                                  <a:pt x="847598" y="22987"/>
                                </a:lnTo>
                                <a:lnTo>
                                  <a:pt x="848360" y="22860"/>
                                </a:lnTo>
                                <a:lnTo>
                                  <a:pt x="838650" y="25857"/>
                                </a:lnTo>
                                <a:lnTo>
                                  <a:pt x="828552" y="29970"/>
                                </a:lnTo>
                                <a:lnTo>
                                  <a:pt x="819150" y="34671"/>
                                </a:lnTo>
                                <a:lnTo>
                                  <a:pt x="819531" y="34417"/>
                                </a:lnTo>
                                <a:lnTo>
                                  <a:pt x="809371" y="40259"/>
                                </a:lnTo>
                                <a:lnTo>
                                  <a:pt x="809879" y="39878"/>
                                </a:lnTo>
                                <a:lnTo>
                                  <a:pt x="799848" y="46607"/>
                                </a:lnTo>
                                <a:lnTo>
                                  <a:pt x="790194" y="53848"/>
                                </a:lnTo>
                                <a:lnTo>
                                  <a:pt x="790575" y="53594"/>
                                </a:lnTo>
                                <a:lnTo>
                                  <a:pt x="780542" y="61849"/>
                                </a:lnTo>
                                <a:lnTo>
                                  <a:pt x="780923" y="61595"/>
                                </a:lnTo>
                                <a:lnTo>
                                  <a:pt x="770890" y="70739"/>
                                </a:lnTo>
                                <a:lnTo>
                                  <a:pt x="771144" y="70485"/>
                                </a:lnTo>
                                <a:lnTo>
                                  <a:pt x="761238" y="80391"/>
                                </a:lnTo>
                                <a:lnTo>
                                  <a:pt x="761492" y="80010"/>
                                </a:lnTo>
                                <a:lnTo>
                                  <a:pt x="751713" y="90805"/>
                                </a:lnTo>
                                <a:lnTo>
                                  <a:pt x="751840" y="90551"/>
                                </a:lnTo>
                                <a:lnTo>
                                  <a:pt x="742061" y="101981"/>
                                </a:lnTo>
                                <a:lnTo>
                                  <a:pt x="742315" y="101727"/>
                                </a:lnTo>
                                <a:lnTo>
                                  <a:pt x="732409" y="113919"/>
                                </a:lnTo>
                                <a:lnTo>
                                  <a:pt x="732663" y="113665"/>
                                </a:lnTo>
                                <a:lnTo>
                                  <a:pt x="723011" y="126619"/>
                                </a:lnTo>
                                <a:lnTo>
                                  <a:pt x="723265" y="126365"/>
                                </a:lnTo>
                                <a:lnTo>
                                  <a:pt x="713613" y="140081"/>
                                </a:lnTo>
                                <a:lnTo>
                                  <a:pt x="713740" y="139827"/>
                                </a:lnTo>
                                <a:lnTo>
                                  <a:pt x="704342" y="154051"/>
                                </a:lnTo>
                                <a:lnTo>
                                  <a:pt x="704469" y="153924"/>
                                </a:lnTo>
                                <a:lnTo>
                                  <a:pt x="695071" y="168910"/>
                                </a:lnTo>
                                <a:lnTo>
                                  <a:pt x="695071" y="168784"/>
                                </a:lnTo>
                                <a:lnTo>
                                  <a:pt x="685800" y="184404"/>
                                </a:lnTo>
                                <a:lnTo>
                                  <a:pt x="685927" y="184277"/>
                                </a:lnTo>
                                <a:lnTo>
                                  <a:pt x="676656" y="200534"/>
                                </a:lnTo>
                                <a:lnTo>
                                  <a:pt x="676783" y="200406"/>
                                </a:lnTo>
                                <a:lnTo>
                                  <a:pt x="667639" y="217297"/>
                                </a:lnTo>
                                <a:lnTo>
                                  <a:pt x="667766" y="217170"/>
                                </a:lnTo>
                                <a:lnTo>
                                  <a:pt x="658749" y="234696"/>
                                </a:lnTo>
                                <a:lnTo>
                                  <a:pt x="658876" y="234569"/>
                                </a:lnTo>
                                <a:lnTo>
                                  <a:pt x="649986" y="252857"/>
                                </a:lnTo>
                                <a:lnTo>
                                  <a:pt x="649986" y="252603"/>
                                </a:lnTo>
                                <a:lnTo>
                                  <a:pt x="641223" y="271399"/>
                                </a:lnTo>
                                <a:lnTo>
                                  <a:pt x="641350" y="271272"/>
                                </a:lnTo>
                                <a:lnTo>
                                  <a:pt x="632714" y="290703"/>
                                </a:lnTo>
                                <a:lnTo>
                                  <a:pt x="632714" y="290449"/>
                                </a:lnTo>
                                <a:lnTo>
                                  <a:pt x="615950" y="330835"/>
                                </a:lnTo>
                                <a:lnTo>
                                  <a:pt x="616077" y="330581"/>
                                </a:lnTo>
                                <a:lnTo>
                                  <a:pt x="599694" y="373253"/>
                                </a:lnTo>
                                <a:lnTo>
                                  <a:pt x="599694" y="372999"/>
                                </a:lnTo>
                                <a:lnTo>
                                  <a:pt x="583946" y="417576"/>
                                </a:lnTo>
                                <a:lnTo>
                                  <a:pt x="584073" y="417322"/>
                                </a:lnTo>
                                <a:lnTo>
                                  <a:pt x="569087" y="463804"/>
                                </a:lnTo>
                                <a:lnTo>
                                  <a:pt x="569087" y="463550"/>
                                </a:lnTo>
                                <a:lnTo>
                                  <a:pt x="554736" y="511810"/>
                                </a:lnTo>
                                <a:lnTo>
                                  <a:pt x="554736" y="511556"/>
                                </a:lnTo>
                                <a:lnTo>
                                  <a:pt x="541020" y="561467"/>
                                </a:lnTo>
                                <a:lnTo>
                                  <a:pt x="541147" y="561213"/>
                                </a:lnTo>
                                <a:lnTo>
                                  <a:pt x="528320" y="612775"/>
                                </a:lnTo>
                                <a:lnTo>
                                  <a:pt x="528320" y="612648"/>
                                </a:lnTo>
                                <a:lnTo>
                                  <a:pt x="516255" y="665480"/>
                                </a:lnTo>
                                <a:lnTo>
                                  <a:pt x="516255" y="665353"/>
                                </a:lnTo>
                                <a:lnTo>
                                  <a:pt x="504952" y="719455"/>
                                </a:lnTo>
                                <a:lnTo>
                                  <a:pt x="504952" y="719328"/>
                                </a:lnTo>
                                <a:lnTo>
                                  <a:pt x="494538" y="774700"/>
                                </a:lnTo>
                                <a:lnTo>
                                  <a:pt x="494538" y="774446"/>
                                </a:lnTo>
                                <a:lnTo>
                                  <a:pt x="485140" y="830834"/>
                                </a:lnTo>
                                <a:lnTo>
                                  <a:pt x="485140" y="830707"/>
                                </a:lnTo>
                                <a:lnTo>
                                  <a:pt x="476631" y="888111"/>
                                </a:lnTo>
                                <a:lnTo>
                                  <a:pt x="476631" y="887857"/>
                                </a:lnTo>
                                <a:lnTo>
                                  <a:pt x="469265" y="946150"/>
                                </a:lnTo>
                                <a:lnTo>
                                  <a:pt x="469265" y="945896"/>
                                </a:lnTo>
                                <a:lnTo>
                                  <a:pt x="462788" y="1004824"/>
                                </a:lnTo>
                                <a:lnTo>
                                  <a:pt x="462788" y="1004697"/>
                                </a:lnTo>
                                <a:lnTo>
                                  <a:pt x="457327" y="1064133"/>
                                </a:lnTo>
                                <a:lnTo>
                                  <a:pt x="457327" y="1064006"/>
                                </a:lnTo>
                                <a:lnTo>
                                  <a:pt x="453136" y="1123950"/>
                                </a:lnTo>
                                <a:lnTo>
                                  <a:pt x="453136" y="1123823"/>
                                </a:lnTo>
                                <a:lnTo>
                                  <a:pt x="450088" y="1184148"/>
                                </a:lnTo>
                                <a:lnTo>
                                  <a:pt x="450088" y="1184021"/>
                                </a:lnTo>
                                <a:lnTo>
                                  <a:pt x="448183" y="1244600"/>
                                </a:lnTo>
                                <a:lnTo>
                                  <a:pt x="448183" y="1244346"/>
                                </a:lnTo>
                                <a:lnTo>
                                  <a:pt x="447548" y="1305052"/>
                                </a:lnTo>
                                <a:lnTo>
                                  <a:pt x="447040" y="1365758"/>
                                </a:lnTo>
                                <a:lnTo>
                                  <a:pt x="445135" y="1426591"/>
                                </a:lnTo>
                                <a:lnTo>
                                  <a:pt x="442087" y="1487170"/>
                                </a:lnTo>
                                <a:lnTo>
                                  <a:pt x="437896" y="1547368"/>
                                </a:lnTo>
                                <a:lnTo>
                                  <a:pt x="432435" y="1607058"/>
                                </a:lnTo>
                                <a:lnTo>
                                  <a:pt x="425958" y="1666113"/>
                                </a:lnTo>
                                <a:lnTo>
                                  <a:pt x="418465" y="1724533"/>
                                </a:lnTo>
                                <a:lnTo>
                                  <a:pt x="409956" y="1782064"/>
                                </a:lnTo>
                                <a:lnTo>
                                  <a:pt x="400431" y="1838706"/>
                                </a:lnTo>
                                <a:lnTo>
                                  <a:pt x="390017" y="1894205"/>
                                </a:lnTo>
                                <a:lnTo>
                                  <a:pt x="378714" y="1948561"/>
                                </a:lnTo>
                                <a:lnTo>
                                  <a:pt x="366522" y="2001647"/>
                                </a:lnTo>
                                <a:lnTo>
                                  <a:pt x="353568" y="2053336"/>
                                </a:lnTo>
                                <a:lnTo>
                                  <a:pt x="339852" y="2103501"/>
                                </a:lnTo>
                                <a:lnTo>
                                  <a:pt x="325374" y="2151888"/>
                                </a:lnTo>
                                <a:lnTo>
                                  <a:pt x="310261" y="2198624"/>
                                </a:lnTo>
                                <a:lnTo>
                                  <a:pt x="294386" y="2243455"/>
                                </a:lnTo>
                                <a:lnTo>
                                  <a:pt x="278003" y="2286254"/>
                                </a:lnTo>
                                <a:lnTo>
                                  <a:pt x="261112" y="2326894"/>
                                </a:lnTo>
                                <a:lnTo>
                                  <a:pt x="252349" y="2346452"/>
                                </a:lnTo>
                                <a:lnTo>
                                  <a:pt x="243459" y="2365375"/>
                                </a:lnTo>
                                <a:lnTo>
                                  <a:pt x="234569" y="2383790"/>
                                </a:lnTo>
                                <a:lnTo>
                                  <a:pt x="225425" y="2401570"/>
                                </a:lnTo>
                                <a:lnTo>
                                  <a:pt x="216281" y="2418588"/>
                                </a:lnTo>
                                <a:lnTo>
                                  <a:pt x="206883" y="2435098"/>
                                </a:lnTo>
                                <a:lnTo>
                                  <a:pt x="197485" y="2450973"/>
                                </a:lnTo>
                                <a:lnTo>
                                  <a:pt x="187960" y="2466213"/>
                                </a:lnTo>
                                <a:lnTo>
                                  <a:pt x="178308" y="2480818"/>
                                </a:lnTo>
                                <a:lnTo>
                                  <a:pt x="168656" y="2494534"/>
                                </a:lnTo>
                                <a:lnTo>
                                  <a:pt x="158750" y="2507742"/>
                                </a:lnTo>
                                <a:lnTo>
                                  <a:pt x="148717" y="2520188"/>
                                </a:lnTo>
                                <a:lnTo>
                                  <a:pt x="138811" y="2531872"/>
                                </a:lnTo>
                                <a:lnTo>
                                  <a:pt x="128651" y="2542921"/>
                                </a:lnTo>
                                <a:lnTo>
                                  <a:pt x="118364" y="2553208"/>
                                </a:lnTo>
                                <a:lnTo>
                                  <a:pt x="108077" y="2562606"/>
                                </a:lnTo>
                                <a:lnTo>
                                  <a:pt x="97790" y="2571115"/>
                                </a:lnTo>
                                <a:lnTo>
                                  <a:pt x="86614" y="2579497"/>
                                </a:lnTo>
                                <a:lnTo>
                                  <a:pt x="75045" y="2584883"/>
                                </a:lnTo>
                                <a:lnTo>
                                  <a:pt x="84201" y="2613660"/>
                                </a:lnTo>
                                <a:lnTo>
                                  <a:pt x="0" y="2600325"/>
                                </a:lnTo>
                                <a:lnTo>
                                  <a:pt x="61087" y="2541016"/>
                                </a:lnTo>
                                <a:lnTo>
                                  <a:pt x="69220" y="2566578"/>
                                </a:lnTo>
                                <a:lnTo>
                                  <a:pt x="77051" y="2562920"/>
                                </a:lnTo>
                                <a:lnTo>
                                  <a:pt x="86106" y="2556129"/>
                                </a:lnTo>
                                <a:lnTo>
                                  <a:pt x="85725" y="2556383"/>
                                </a:lnTo>
                                <a:lnTo>
                                  <a:pt x="95758" y="2548001"/>
                                </a:lnTo>
                                <a:lnTo>
                                  <a:pt x="95377" y="2548382"/>
                                </a:lnTo>
                                <a:lnTo>
                                  <a:pt x="105410" y="2539238"/>
                                </a:lnTo>
                                <a:lnTo>
                                  <a:pt x="105156" y="2539492"/>
                                </a:lnTo>
                                <a:lnTo>
                                  <a:pt x="115062" y="2529586"/>
                                </a:lnTo>
                                <a:lnTo>
                                  <a:pt x="114808" y="2529967"/>
                                </a:lnTo>
                                <a:lnTo>
                                  <a:pt x="124587" y="2519172"/>
                                </a:lnTo>
                                <a:lnTo>
                                  <a:pt x="124460" y="2519426"/>
                                </a:lnTo>
                                <a:lnTo>
                                  <a:pt x="134239" y="2507996"/>
                                </a:lnTo>
                                <a:lnTo>
                                  <a:pt x="133985" y="2508123"/>
                                </a:lnTo>
                                <a:lnTo>
                                  <a:pt x="143891" y="2495931"/>
                                </a:lnTo>
                                <a:lnTo>
                                  <a:pt x="143637" y="2496312"/>
                                </a:lnTo>
                                <a:lnTo>
                                  <a:pt x="153289" y="2483358"/>
                                </a:lnTo>
                                <a:lnTo>
                                  <a:pt x="153035" y="2483485"/>
                                </a:lnTo>
                                <a:lnTo>
                                  <a:pt x="162687" y="2469896"/>
                                </a:lnTo>
                                <a:lnTo>
                                  <a:pt x="162560" y="2470150"/>
                                </a:lnTo>
                                <a:lnTo>
                                  <a:pt x="171958" y="2455799"/>
                                </a:lnTo>
                                <a:lnTo>
                                  <a:pt x="171831" y="2456053"/>
                                </a:lnTo>
                                <a:lnTo>
                                  <a:pt x="181229" y="2440940"/>
                                </a:lnTo>
                                <a:lnTo>
                                  <a:pt x="181229" y="2441194"/>
                                </a:lnTo>
                                <a:lnTo>
                                  <a:pt x="190500" y="2425446"/>
                                </a:lnTo>
                                <a:lnTo>
                                  <a:pt x="190373" y="2425573"/>
                                </a:lnTo>
                                <a:lnTo>
                                  <a:pt x="199644" y="2409317"/>
                                </a:lnTo>
                                <a:lnTo>
                                  <a:pt x="199517" y="2409571"/>
                                </a:lnTo>
                                <a:lnTo>
                                  <a:pt x="208534" y="2392553"/>
                                </a:lnTo>
                                <a:lnTo>
                                  <a:pt x="208534" y="2392680"/>
                                </a:lnTo>
                                <a:lnTo>
                                  <a:pt x="217551" y="2375154"/>
                                </a:lnTo>
                                <a:lnTo>
                                  <a:pt x="217424" y="2375281"/>
                                </a:lnTo>
                                <a:lnTo>
                                  <a:pt x="226314" y="2357120"/>
                                </a:lnTo>
                                <a:lnTo>
                                  <a:pt x="226314" y="2357247"/>
                                </a:lnTo>
                                <a:lnTo>
                                  <a:pt x="235077" y="2338451"/>
                                </a:lnTo>
                                <a:lnTo>
                                  <a:pt x="234950" y="2338578"/>
                                </a:lnTo>
                                <a:lnTo>
                                  <a:pt x="243586" y="2319147"/>
                                </a:lnTo>
                                <a:lnTo>
                                  <a:pt x="243586" y="2319401"/>
                                </a:lnTo>
                                <a:lnTo>
                                  <a:pt x="260350" y="2279015"/>
                                </a:lnTo>
                                <a:lnTo>
                                  <a:pt x="260223" y="2279269"/>
                                </a:lnTo>
                                <a:lnTo>
                                  <a:pt x="276606" y="2236724"/>
                                </a:lnTo>
                                <a:lnTo>
                                  <a:pt x="276479" y="2236978"/>
                                </a:lnTo>
                                <a:lnTo>
                                  <a:pt x="292354" y="2192401"/>
                                </a:lnTo>
                                <a:lnTo>
                                  <a:pt x="292227" y="2192655"/>
                                </a:lnTo>
                                <a:lnTo>
                                  <a:pt x="307213" y="2146173"/>
                                </a:lnTo>
                                <a:lnTo>
                                  <a:pt x="307213" y="2146300"/>
                                </a:lnTo>
                                <a:lnTo>
                                  <a:pt x="321564" y="2098167"/>
                                </a:lnTo>
                                <a:lnTo>
                                  <a:pt x="321564" y="2098294"/>
                                </a:lnTo>
                                <a:lnTo>
                                  <a:pt x="335153" y="2048383"/>
                                </a:lnTo>
                                <a:lnTo>
                                  <a:pt x="335153" y="2048637"/>
                                </a:lnTo>
                                <a:lnTo>
                                  <a:pt x="348107" y="1997075"/>
                                </a:lnTo>
                                <a:lnTo>
                                  <a:pt x="347980" y="1997329"/>
                                </a:lnTo>
                                <a:lnTo>
                                  <a:pt x="360045" y="1944497"/>
                                </a:lnTo>
                                <a:lnTo>
                                  <a:pt x="360045" y="1944624"/>
                                </a:lnTo>
                                <a:lnTo>
                                  <a:pt x="371348" y="1890395"/>
                                </a:lnTo>
                                <a:lnTo>
                                  <a:pt x="371221" y="1890649"/>
                                </a:lnTo>
                                <a:lnTo>
                                  <a:pt x="381635" y="1835277"/>
                                </a:lnTo>
                                <a:lnTo>
                                  <a:pt x="381635" y="1835404"/>
                                </a:lnTo>
                                <a:lnTo>
                                  <a:pt x="391160" y="1779016"/>
                                </a:lnTo>
                                <a:lnTo>
                                  <a:pt x="391160" y="1779270"/>
                                </a:lnTo>
                                <a:lnTo>
                                  <a:pt x="399542" y="1721866"/>
                                </a:lnTo>
                                <a:lnTo>
                                  <a:pt x="399542" y="1721993"/>
                                </a:lnTo>
                                <a:lnTo>
                                  <a:pt x="407035" y="1663827"/>
                                </a:lnTo>
                                <a:lnTo>
                                  <a:pt x="407035" y="1663954"/>
                                </a:lnTo>
                                <a:lnTo>
                                  <a:pt x="413385" y="1605153"/>
                                </a:lnTo>
                                <a:lnTo>
                                  <a:pt x="413385" y="1605280"/>
                                </a:lnTo>
                                <a:lnTo>
                                  <a:pt x="418846" y="1545717"/>
                                </a:lnTo>
                                <a:lnTo>
                                  <a:pt x="418846" y="1545971"/>
                                </a:lnTo>
                                <a:lnTo>
                                  <a:pt x="423037" y="1485900"/>
                                </a:lnTo>
                                <a:lnTo>
                                  <a:pt x="423037" y="1486154"/>
                                </a:lnTo>
                                <a:lnTo>
                                  <a:pt x="426212" y="1425702"/>
                                </a:lnTo>
                                <a:lnTo>
                                  <a:pt x="426212" y="1425956"/>
                                </a:lnTo>
                                <a:lnTo>
                                  <a:pt x="427990" y="1365377"/>
                                </a:lnTo>
                                <a:lnTo>
                                  <a:pt x="427990" y="1365504"/>
                                </a:lnTo>
                                <a:lnTo>
                                  <a:pt x="428498" y="1304925"/>
                                </a:lnTo>
                                <a:lnTo>
                                  <a:pt x="429133" y="1244092"/>
                                </a:lnTo>
                                <a:lnTo>
                                  <a:pt x="431038" y="1183259"/>
                                </a:lnTo>
                                <a:lnTo>
                                  <a:pt x="434213" y="1122680"/>
                                </a:lnTo>
                                <a:lnTo>
                                  <a:pt x="438404" y="1062482"/>
                                </a:lnTo>
                                <a:lnTo>
                                  <a:pt x="443865" y="1002792"/>
                                </a:lnTo>
                                <a:lnTo>
                                  <a:pt x="450342" y="943737"/>
                                </a:lnTo>
                                <a:lnTo>
                                  <a:pt x="457708" y="885444"/>
                                </a:lnTo>
                                <a:lnTo>
                                  <a:pt x="466344" y="827786"/>
                                </a:lnTo>
                                <a:lnTo>
                                  <a:pt x="475869" y="771271"/>
                                </a:lnTo>
                                <a:lnTo>
                                  <a:pt x="486283" y="715645"/>
                                </a:lnTo>
                                <a:lnTo>
                                  <a:pt x="497586" y="661289"/>
                                </a:lnTo>
                                <a:lnTo>
                                  <a:pt x="509778" y="608330"/>
                                </a:lnTo>
                                <a:lnTo>
                                  <a:pt x="522605" y="556514"/>
                                </a:lnTo>
                                <a:lnTo>
                                  <a:pt x="536448" y="506476"/>
                                </a:lnTo>
                                <a:lnTo>
                                  <a:pt x="550926" y="457962"/>
                                </a:lnTo>
                                <a:lnTo>
                                  <a:pt x="566039" y="411353"/>
                                </a:lnTo>
                                <a:lnTo>
                                  <a:pt x="581787" y="366522"/>
                                </a:lnTo>
                                <a:lnTo>
                                  <a:pt x="598297" y="323723"/>
                                </a:lnTo>
                                <a:lnTo>
                                  <a:pt x="615188" y="283084"/>
                                </a:lnTo>
                                <a:lnTo>
                                  <a:pt x="623951" y="263398"/>
                                </a:lnTo>
                                <a:lnTo>
                                  <a:pt x="632841" y="244475"/>
                                </a:lnTo>
                                <a:lnTo>
                                  <a:pt x="641731" y="226187"/>
                                </a:lnTo>
                                <a:lnTo>
                                  <a:pt x="650748" y="208407"/>
                                </a:lnTo>
                                <a:lnTo>
                                  <a:pt x="660019" y="191262"/>
                                </a:lnTo>
                                <a:lnTo>
                                  <a:pt x="669417" y="174752"/>
                                </a:lnTo>
                                <a:lnTo>
                                  <a:pt x="678815" y="158877"/>
                                </a:lnTo>
                                <a:lnTo>
                                  <a:pt x="688340" y="143637"/>
                                </a:lnTo>
                                <a:lnTo>
                                  <a:pt x="697992" y="129159"/>
                                </a:lnTo>
                                <a:lnTo>
                                  <a:pt x="707771" y="115316"/>
                                </a:lnTo>
                                <a:lnTo>
                                  <a:pt x="717550" y="102109"/>
                                </a:lnTo>
                                <a:lnTo>
                                  <a:pt x="727583" y="89662"/>
                                </a:lnTo>
                                <a:lnTo>
                                  <a:pt x="737489" y="77978"/>
                                </a:lnTo>
                                <a:lnTo>
                                  <a:pt x="747649" y="66929"/>
                                </a:lnTo>
                                <a:lnTo>
                                  <a:pt x="757936" y="56769"/>
                                </a:lnTo>
                                <a:lnTo>
                                  <a:pt x="768223" y="47371"/>
                                </a:lnTo>
                                <a:lnTo>
                                  <a:pt x="778510" y="38735"/>
                                </a:lnTo>
                                <a:lnTo>
                                  <a:pt x="789051" y="30861"/>
                                </a:lnTo>
                                <a:lnTo>
                                  <a:pt x="799719" y="23876"/>
                                </a:lnTo>
                                <a:lnTo>
                                  <a:pt x="810387" y="17780"/>
                                </a:lnTo>
                                <a:lnTo>
                                  <a:pt x="821182" y="12319"/>
                                </a:lnTo>
                                <a:lnTo>
                                  <a:pt x="831977" y="8001"/>
                                </a:lnTo>
                                <a:lnTo>
                                  <a:pt x="843026" y="4572"/>
                                </a:lnTo>
                                <a:lnTo>
                                  <a:pt x="854075" y="2032"/>
                                </a:lnTo>
                                <a:lnTo>
                                  <a:pt x="865124" y="508"/>
                                </a:lnTo>
                                <a:lnTo>
                                  <a:pt x="875919" y="0"/>
                                </a:lnTo>
                                <a:close/>
                              </a:path>
                            </a:pathLst>
                          </a:custGeom>
                          <a:ln w="0" cap="flat">
                            <a:miter lim="127000"/>
                          </a:ln>
                        </wps:spPr>
                        <wps:style>
                          <a:lnRef idx="0">
                            <a:srgbClr val="000000">
                              <a:alpha val="0"/>
                            </a:srgbClr>
                          </a:lnRef>
                          <a:fillRef idx="1">
                            <a:srgbClr val="70AD47"/>
                          </a:fillRef>
                          <a:effectRef idx="0">
                            <a:scrgbClr r="0" g="0" b="0"/>
                          </a:effectRef>
                          <a:fontRef idx="none"/>
                        </wps:style>
                        <wps:bodyPr/>
                      </wps:wsp>
                    </wpg:wgp>
                  </a:graphicData>
                </a:graphic>
              </wp:inline>
            </w:drawing>
          </mc:Choice>
          <mc:Fallback>
            <w:pict>
              <v:group w14:anchorId="1BC8FDA0" id="Group 90881" o:spid="_x0000_s1026" style="width:446.75pt;height:250.35pt;mso-position-horizontal-relative:char;mso-position-vertical-relative:line" coordsize="56994,3668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">
                <v:rect id="Rectangle 1856" o:spid="_x0000_s1027" style="position:absolute;left:8762;top:889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0E2FA03D" w14:textId="77777777" w:rsidR="000F1FD6" w:rsidRDefault="00A2725C">
                        <w:pPr>
                          <w:spacing w:after="160" w:line="259" w:lineRule="auto"/>
                          <w:ind w:left="0" w:firstLine="0"/>
                          <w:jc w:val="left"/>
                        </w:pPr>
                        <w:r>
                          <w:rPr>
                            <w:b/>
                            <w:sz w:val="28"/>
                          </w:rPr>
                          <w:t xml:space="preserve"> </w:t>
                        </w:r>
                      </w:p>
                    </w:txbxContent>
                  </v:textbox>
                </v:rect>
                <v:rect id="Rectangle 1857" o:spid="_x0000_s1028" style="position:absolute;left:9143;top:889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0TTxAAAAN0AAAAPAAAAZHJzL2Rvd25yZXYueG1sRE9La8JA&#10;EL4L/odlhN50U6E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APvRNPEAAAA3QAAAA8A&#10;AAAAAAAAAAAAAAAABwIAAGRycy9kb3ducmV2LnhtbFBLBQYAAAAAAwADALcAAAD4AgAAAAA=&#10;" filled="f" stroked="f">
                  <v:textbox inset="0,0,0,0">
                    <w:txbxContent>
                      <w:p w14:paraId="5D7D0EA2" w14:textId="77777777" w:rsidR="000F1FD6" w:rsidRDefault="00A2725C">
                        <w:pPr>
                          <w:spacing w:after="160" w:line="259" w:lineRule="auto"/>
                          <w:ind w:left="0" w:firstLine="0"/>
                          <w:jc w:val="left"/>
                        </w:pPr>
                        <w:r>
                          <w:rPr>
                            <w:b/>
                            <w:sz w:val="28"/>
                          </w:rPr>
                          <w:t xml:space="preserve"> </w:t>
                        </w:r>
                      </w:p>
                    </w:txbxContent>
                  </v:textbox>
                </v:rect>
                <v:rect id="Rectangle 1858" o:spid="_x0000_s1029" style="position:absolute;left:13715;top:8897;width:19498;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NChxgAAAN0AAAAPAAAAZHJzL2Rvd25yZXYueG1sRI9Ba8JA&#10;EIXvgv9hmYI33bRQ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cnDQocYAAADdAAAA&#10;DwAAAAAAAAAAAAAAAAAHAgAAZHJzL2Rvd25yZXYueG1sUEsFBgAAAAADAAMAtwAAAPoCAAAAAA==&#10;" filled="f" stroked="f">
                  <v:textbox inset="0,0,0,0">
                    <w:txbxContent>
                      <w:p w14:paraId="2A9BAB6D" w14:textId="77777777" w:rsidR="000F1FD6" w:rsidRDefault="00A2725C">
                        <w:pPr>
                          <w:spacing w:after="160" w:line="259" w:lineRule="auto"/>
                          <w:ind w:left="0" w:firstLine="0"/>
                          <w:jc w:val="left"/>
                        </w:pPr>
                        <w:r>
                          <w:rPr>
                            <w:b/>
                            <w:sz w:val="28"/>
                          </w:rPr>
                          <w:t xml:space="preserve">                                 </w:t>
                        </w:r>
                      </w:p>
                    </w:txbxContent>
                  </v:textbox>
                </v:rect>
                <v:rect id="Rectangle 1859" o:spid="_x0000_s1030" style="position:absolute;left:28395;top:889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U6wwAAAN0AAAAPAAAAZHJzL2Rvd25yZXYueG1sRE9La8JA&#10;EL4L/odlBG+6UbA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HTx1OsMAAADdAAAADwAA&#10;AAAAAAAAAAAAAAAHAgAAZHJzL2Rvd25yZXYueG1sUEsFBgAAAAADAAMAtwAAAPcCAAAAAA==&#10;" filled="f" stroked="f">
                  <v:textbox inset="0,0,0,0">
                    <w:txbxContent>
                      <w:p w14:paraId="3E21A7C5" w14:textId="77777777" w:rsidR="000F1FD6" w:rsidRDefault="00A2725C">
                        <w:pPr>
                          <w:spacing w:after="160" w:line="259" w:lineRule="auto"/>
                          <w:ind w:left="0" w:firstLine="0"/>
                          <w:jc w:val="left"/>
                        </w:pPr>
                        <w:r>
                          <w:rPr>
                            <w:b/>
                            <w:sz w:val="28"/>
                          </w:rPr>
                          <w:t xml:space="preserve"> </w:t>
                        </w:r>
                      </w:p>
                    </w:txbxContent>
                  </v:textbox>
                </v:rect>
                <v:rect id="Rectangle 1860" o:spid="_x0000_s1031" style="position:absolute;left:32007;top:8897;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" filled="f" stroked="f">
                  <v:textbox inset="0,0,0,0">
                    <w:txbxContent>
                      <w:p w14:paraId="7A0D8F15" w14:textId="77777777" w:rsidR="000F1FD6" w:rsidRDefault="00A2725C">
                        <w:pPr>
                          <w:spacing w:after="160" w:line="259" w:lineRule="auto"/>
                          <w:ind w:left="0" w:firstLine="0"/>
                          <w:jc w:val="left"/>
                        </w:pPr>
                        <w:r>
                          <w:rPr>
                            <w:b/>
                            <w:sz w:val="28"/>
                          </w:rPr>
                          <w:t xml:space="preserve"> </w:t>
                        </w:r>
                      </w:p>
                    </w:txbxContent>
                  </v:textbox>
                </v:rect>
                <v:rect id="Rectangle 1863" o:spid="_x0000_s1032" style="position:absolute;top:11579;width:16958;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IhtwwAAAN0AAAAPAAAAZHJzL2Rvd25yZXYueG1sRE9Li8Iw&#10;EL4L+x/CLHjTVAW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sriIbcMAAADdAAAADwAA&#10;AAAAAAAAAAAAAAAHAgAAZHJzL2Rvd25yZXYueG1sUEsFBgAAAAADAAMAtwAAAPcCAAAAAA==&#10;" filled="f" stroked="f">
                  <v:textbox inset="0,0,0,0">
                    <w:txbxContent>
                      <w:p w14:paraId="5F2D84C6" w14:textId="77777777" w:rsidR="000F1FD6" w:rsidRDefault="00A2725C">
                        <w:pPr>
                          <w:spacing w:after="160" w:line="259" w:lineRule="auto"/>
                          <w:ind w:left="0" w:firstLine="0"/>
                          <w:jc w:val="left"/>
                        </w:pPr>
                        <w:r>
                          <w:rPr>
                            <w:b/>
                            <w:sz w:val="28"/>
                          </w:rPr>
                          <w:t xml:space="preserve">MAINTAINER  </w:t>
                        </w:r>
                      </w:p>
                    </w:txbxContent>
                  </v:textbox>
                </v:rect>
                <v:rect id="Rectangle 1864" o:spid="_x0000_s1033" style="position:absolute;left:12740;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RAZwwAAAN0AAAAPAAAAZHJzL2Rvd25yZXYueG1sRE9Li8Iw&#10;EL4L+x/CLHjTVB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PVEQGcMAAADdAAAADwAA&#10;AAAAAAAAAAAAAAAHAgAAZHJzL2Rvd25yZXYueG1sUEsFBgAAAAADAAMAtwAAAPcCAAAAAA==&#10;" filled="f" stroked="f">
                  <v:textbox inset="0,0,0,0">
                    <w:txbxContent>
                      <w:p w14:paraId="1EA19D2A" w14:textId="77777777" w:rsidR="000F1FD6" w:rsidRDefault="00A2725C">
                        <w:pPr>
                          <w:spacing w:after="160" w:line="259" w:lineRule="auto"/>
                          <w:ind w:left="0" w:firstLine="0"/>
                          <w:jc w:val="left"/>
                        </w:pPr>
                        <w:r>
                          <w:rPr>
                            <w:b/>
                            <w:sz w:val="28"/>
                          </w:rPr>
                          <w:t xml:space="preserve"> </w:t>
                        </w:r>
                      </w:p>
                    </w:txbxContent>
                  </v:textbox>
                </v:rect>
                <v:rect id="Rectangle 1865" o:spid="_x0000_s1034" style="position:absolute;left:13715;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" filled="f" stroked="f">
                  <v:textbox inset="0,0,0,0">
                    <w:txbxContent>
                      <w:p w14:paraId="48AF4DFF" w14:textId="77777777" w:rsidR="000F1FD6" w:rsidRDefault="00A2725C">
                        <w:pPr>
                          <w:spacing w:after="160" w:line="259" w:lineRule="auto"/>
                          <w:ind w:left="0" w:firstLine="0"/>
                          <w:jc w:val="left"/>
                        </w:pPr>
                        <w:r>
                          <w:rPr>
                            <w:b/>
                            <w:sz w:val="28"/>
                          </w:rPr>
                          <w:t xml:space="preserve"> </w:t>
                        </w:r>
                      </w:p>
                    </w:txbxContent>
                  </v:textbox>
                </v:rect>
                <v:rect id="Rectangle 1866" o:spid="_x0000_s1035" style="position:absolute;left:18291;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" filled="f" stroked="f">
                  <v:textbox inset="0,0,0,0">
                    <w:txbxContent>
                      <w:p w14:paraId="018E1EBD" w14:textId="77777777" w:rsidR="000F1FD6" w:rsidRDefault="00A2725C">
                        <w:pPr>
                          <w:spacing w:after="160" w:line="259" w:lineRule="auto"/>
                          <w:ind w:left="0" w:firstLine="0"/>
                          <w:jc w:val="left"/>
                        </w:pPr>
                        <w:r>
                          <w:rPr>
                            <w:b/>
                            <w:sz w:val="28"/>
                          </w:rPr>
                          <w:t xml:space="preserve"> </w:t>
                        </w:r>
                      </w:p>
                    </w:txbxContent>
                  </v:textbox>
                </v:rect>
                <v:rect id="Rectangle 1867" o:spid="_x0000_s1036" style="position:absolute;left:22863;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" filled="f" stroked="f">
                  <v:textbox inset="0,0,0,0">
                    <w:txbxContent>
                      <w:p w14:paraId="154B5B65" w14:textId="77777777" w:rsidR="000F1FD6" w:rsidRDefault="00A2725C">
                        <w:pPr>
                          <w:spacing w:after="160" w:line="259" w:lineRule="auto"/>
                          <w:ind w:left="0" w:firstLine="0"/>
                          <w:jc w:val="left"/>
                        </w:pPr>
                        <w:r>
                          <w:rPr>
                            <w:b/>
                            <w:sz w:val="28"/>
                          </w:rPr>
                          <w:t xml:space="preserve"> </w:t>
                        </w:r>
                      </w:p>
                    </w:txbxContent>
                  </v:textbox>
                </v:rect>
                <v:rect id="Rectangle 1868" o:spid="_x0000_s1037" style="position:absolute;left:27435;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" filled="f" stroked="f">
                  <v:textbox inset="0,0,0,0">
                    <w:txbxContent>
                      <w:p w14:paraId="53DAA4FA" w14:textId="77777777" w:rsidR="000F1FD6" w:rsidRDefault="00A2725C">
                        <w:pPr>
                          <w:spacing w:after="160" w:line="259" w:lineRule="auto"/>
                          <w:ind w:left="0" w:firstLine="0"/>
                          <w:jc w:val="left"/>
                        </w:pPr>
                        <w:r>
                          <w:rPr>
                            <w:b/>
                            <w:sz w:val="28"/>
                          </w:rPr>
                          <w:t xml:space="preserve"> </w:t>
                        </w:r>
                      </w:p>
                    </w:txbxContent>
                  </v:textbox>
                </v:rect>
                <v:rect id="Rectangle 1869" o:spid="_x0000_s1038" style="position:absolute;left:32007;top:11579;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" filled="f" stroked="f">
                  <v:textbox inset="0,0,0,0">
                    <w:txbxContent>
                      <w:p w14:paraId="1128E349" w14:textId="77777777" w:rsidR="000F1FD6" w:rsidRDefault="00A2725C">
                        <w:pPr>
                          <w:spacing w:after="160" w:line="259" w:lineRule="auto"/>
                          <w:ind w:left="0" w:firstLine="0"/>
                          <w:jc w:val="left"/>
                        </w:pPr>
                        <w:r>
                          <w:rPr>
                            <w:b/>
                            <w:sz w:val="28"/>
                          </w:rPr>
                          <w:t xml:space="preserve"> </w:t>
                        </w:r>
                      </w:p>
                    </w:txbxContent>
                  </v:textbox>
                </v:rect>
                <v:rect id="Rectangle 1870" o:spid="_x0000_s1039" style="position:absolute;left:36581;top:11579;width:27150;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" filled="f" stroked="f">
                  <v:textbox inset="0,0,0,0">
                    <w:txbxContent>
                      <w:p w14:paraId="7D66FAE1" w14:textId="77777777" w:rsidR="000F1FD6" w:rsidRDefault="00A2725C">
                        <w:pPr>
                          <w:spacing w:after="160" w:line="259" w:lineRule="auto"/>
                          <w:ind w:left="0" w:firstLine="0"/>
                          <w:jc w:val="left"/>
                        </w:pPr>
                        <w:r>
                          <w:rPr>
                            <w:b/>
                            <w:sz w:val="28"/>
                          </w:rPr>
                          <w:t>NETWORK FOLLOWER</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72" o:spid="_x0000_s1040" type="#_x0000_t75" style="position:absolute;left:2;top:1714;width:8763;height:8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">
                  <v:imagedata r:id="rId17" o:title=""/>
                </v:shape>
                <v:shape id="Picture 1874" o:spid="_x0000_s1041" type="#_x0000_t75" style="position:absolute;left:36578;width:10477;height:10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">
                  <v:imagedata r:id="rId18" o:title=""/>
                </v:shape>
                <v:shape id="Picture 120037" o:spid="_x0000_s1042" type="#_x0000_t75" style="position:absolute;left:14850;top:31277;width:22738;height:53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">
                  <v:imagedata r:id="rId19" o:title=""/>
                </v:shape>
                <v:shape id="Shape 1876" o:spid="_x0000_s1043" style="position:absolute;left:14924;top:31349;width:22670;height:5334;visibility:visible;mso-wrap-style:square;v-text-anchor:top" coordsize="2266950,533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" path="m,533400r2266950,l2266950,,,,,533400xe" filled="f" strokecolor="#ed7d31" strokeweight=".5pt">
                  <v:stroke miterlimit="83231f" joinstyle="miter"/>
                  <v:path arrowok="t" textboxrect="0,0,2266950,533400"/>
                </v:shape>
                <v:rect id="Rectangle 1877" o:spid="_x0000_s1044" style="position:absolute;left:20043;top:33070;width:16559;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" filled="f" stroked="f">
                  <v:textbox inset="0,0,0,0">
                    <w:txbxContent>
                      <w:p w14:paraId="6C161BDA" w14:textId="77777777" w:rsidR="000F1FD6" w:rsidRDefault="00A2725C">
                        <w:pPr>
                          <w:spacing w:after="160" w:line="259" w:lineRule="auto"/>
                          <w:ind w:left="0" w:firstLine="0"/>
                          <w:jc w:val="left"/>
                        </w:pPr>
                        <w:r>
                          <w:rPr>
                            <w:b/>
                            <w:color w:val="FFFFFF"/>
                            <w:sz w:val="28"/>
                          </w:rPr>
                          <w:t>APPLICATION</w:t>
                        </w:r>
                      </w:p>
                    </w:txbxContent>
                  </v:textbox>
                </v:rect>
                <v:rect id="Rectangle 1878" o:spid="_x0000_s1045" style="position:absolute;left:32497;top:33070;width:593;height:26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" filled="f" stroked="f">
                  <v:textbox inset="0,0,0,0">
                    <w:txbxContent>
                      <w:p w14:paraId="1282994B" w14:textId="77777777" w:rsidR="000F1FD6" w:rsidRDefault="00A2725C">
                        <w:pPr>
                          <w:spacing w:after="160" w:line="259" w:lineRule="auto"/>
                          <w:ind w:left="0" w:firstLine="0"/>
                          <w:jc w:val="left"/>
                        </w:pPr>
                        <w:r>
                          <w:rPr>
                            <w:b/>
                            <w:color w:val="FFFFFF"/>
                            <w:sz w:val="28"/>
                          </w:rPr>
                          <w:t xml:space="preserve"> </w:t>
                        </w:r>
                      </w:p>
                    </w:txbxContent>
                  </v:textbox>
                </v:rect>
                <v:shape id="Shape 1879" o:spid="_x0000_s1046" style="position:absolute;left:8823;top:7251;width:8387;height:24228;visibility:visible;mso-wrap-style:square;v-text-anchor:top" coordsize="838708,2422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" path="m1016,l11176,508,21717,1905,32385,4191,42799,7366r10541,4064l63627,16383r10287,5715l84074,28575r10033,7366l104140,43942r9779,8763l123825,62230r9652,10160l143129,83185r9525,11557l162052,107061r9271,12700l180594,133350r9144,14097l198755,162052r8890,15367l216408,193294r8763,16510l233807,226822r16764,35687l266827,300228r15621,39751l297688,381381r14351,43307l325882,469519r13208,46482l351409,563880r11684,49149l373888,663448r9906,51435l392938,767334r8128,53340l408178,874776r6223,54737l419481,984758r4064,55753l426593,1096645r1651,56261l428879,1209167r762,56642l429641,1265555r1905,56261l431546,1321562r2921,56007l434467,1377315r4064,55499l438531,1432687r5080,55118l443611,1487678r6223,54483l449834,1542034r7112,53848l456946,1595755r8128,53213l464947,1648841r9144,52197l473964,1700784r9906,51435l483870,1751965r10922,50165l494665,1802003r11557,48895l506222,1850771r12319,47625l518541,1898269r12954,46228l531495,1944243r13843,44704l545211,1988693r14351,43053l559562,2031492r14986,41402l574421,2072640r15621,39370l590042,2111756r16002,37465l605917,2148840r16749,35402l631063,2200910r-127,-254l639572,2217039r-127,-127l648208,2232660r-127,-254l656844,2247646r,-254l665607,2261870r-127,-127l674624,2275586r-127,-127l683514,2288794r-127,-254l692531,2301113r-254,-254l701548,2312924r-127,-254l710692,2323973r-254,-254l719836,2334260r-127,-254l729023,2343824r9355,9105l738124,2352675r9525,8382l747268,2360803r9525,7747l756412,2368169r8946,6475l769461,2376373r8414,-26111l838708,2409825r-84201,12954l763600,2394561r-7823,-3278l745109,2383536r-10033,-8001l725297,2366772r-9906,-9525l705739,2347087r-9652,-10795l686562,2324608r-9398,-12192l667893,2299589r-9271,-13462l649478,2272030r-9017,-14732l631571,2241931r-8763,-15875l614045,2209546r-8636,-17018l588645,2156841r-16256,-37719l556768,2079498r-15240,-41656l527177,1994662r-13970,-44958l500126,1903349r-12446,-47879l476123,1806321r-10922,-50419l455295,1704340r-9144,-52324l438023,1598549r-7112,-54102l424688,1489710r-5080,-55372l415417,1378585r-2921,-56134l410718,1266190r-889,-56769l409194,1153287r,127l407543,1097280r,254l404622,1041654r,127l400431,986282r127,127l395478,931291r,254l389255,877062r,127l382143,823341r,127l374142,770382r,127l365125,718185r,254l355219,667131r,254l344424,617093r127,254l332867,568452r127,127l320675,520827r,254l307594,474853r,254l293878,430403r127,254l279654,387604r,254l264668,346583r127,254l249174,307340r,254l233172,270256r127,254l216550,235108r-8397,-16668l208280,218567r-8636,-16256l199771,202438r-8763,-15748l191135,186944r-8763,-15113l182372,171959r-8763,-14479l173736,157734r-9144,-13970l164719,144018r-9017,-13334l155829,130937r-9144,-12573l146939,118491r-9271,-11938l137795,106807,128524,95377r254,382l119380,85090r127,254l110221,75556r-9383,-9008l101092,66802,91567,58293r381,381l82423,50927r381,254l73152,44196r381,381l63881,38354r508,254l54610,33147r508,381l45536,28863,36322,25273r635,254l27178,22606r635,127l18163,20602,9144,19431r762,127l,19050,1016,xe" fillcolor="#70ad47" stroked="f" strokeweight="0">
                  <v:stroke miterlimit="83231f" joinstyle="miter"/>
                  <v:path arrowok="t" textboxrect="0,0,838708,2422779"/>
                </v:shape>
                <v:shape id="Shape 1880" o:spid="_x0000_s1047" style="position:absolute;left:7495;top:5060;width:29146;height:762;visibility:visible;mso-wrap-style:square;v-text-anchor:top" coordsize="291465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" path="m2838450,r76200,38100l2838450,76200r,-34925l,41275,,34925r2838450,l2838450,xe" fillcolor="#ed7d31" stroked="f" strokeweight="0">
                  <v:stroke miterlimit="83231f" joinstyle="miter"/>
                  <v:path arrowok="t" textboxrect="0,0,2914650,76200"/>
                </v:shape>
                <v:shape id="Shape 1881" o:spid="_x0000_s1048" style="position:absolute;left:30355;top:5346;width:8766;height:26137;visibility:visible;mso-wrap-style:square;v-text-anchor:top" coordsize="876681,2613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" path="m875919,r762,19050l866441,19556r-9445,1399l857758,20701r-10160,2286l848360,22860r-9710,2997l828552,29970r-9402,4701l819531,34417r-10160,5842l809879,39878r-10031,6729l790194,53848r381,-254l780542,61849r381,-254l770890,70739r254,-254l761238,80391r254,-381l751713,90805r127,-254l742061,101981r254,-254l732409,113919r254,-254l723011,126619r254,-254l713613,140081r127,-254l704342,154051r127,-127l695071,168910r,-126l685800,184404r127,-127l676656,200534r127,-128l667639,217297r127,-127l658749,234696r127,-127l649986,252857r,-254l641223,271399r127,-127l632714,290703r,-254l615950,330835r127,-254l599694,373253r,-254l583946,417576r127,-254l569087,463804r,-254l554736,511810r,-254l541020,561467r127,-254l528320,612775r,-127l516255,665480r,-127l504952,719455r,-127l494538,774700r,-254l485140,830834r,-127l476631,888111r,-254l469265,946150r,-254l462788,1004824r,-127l457327,1064133r,-127l453136,1123950r,-127l450088,1184148r,-127l448183,1244600r,-254l447548,1305052r-508,60706l445135,1426591r-3048,60579l437896,1547368r-5461,59690l425958,1666113r-7493,58420l409956,1782064r-9525,56642l390017,1894205r-11303,54356l366522,2001647r-12954,51689l339852,2103501r-14478,48387l310261,2198624r-15875,44831l278003,2286254r-16891,40640l252349,2346452r-8890,18923l234569,2383790r-9144,17780l216281,2418588r-9398,16510l197485,2450973r-9525,15240l178308,2480818r-9652,13716l158750,2507742r-10033,12446l138811,2531872r-10160,11049l118364,2553208r-10287,9398l97790,2571115r-11176,8382l75045,2584883r9156,28777l,2600325r61087,-59309l69220,2566578r7831,-3658l86106,2556129r-381,254l95758,2548001r-381,381l105410,2539238r-254,254l115062,2529586r-254,381l124587,2519172r-127,254l134239,2507996r-254,127l143891,2495931r-254,381l153289,2483358r-254,127l162687,2469896r-127,254l171958,2455799r-127,254l181229,2440940r,254l190500,2425446r-127,127l199644,2409317r-127,254l208534,2392553r,127l217551,2375154r-127,127l226314,2357120r,127l235077,2338451r-127,127l243586,2319147r,254l260350,2279015r-127,254l276606,2236724r-127,254l292354,2192401r-127,254l307213,2146173r,127l321564,2098167r,127l335153,2048383r,254l348107,1997075r-127,254l360045,1944497r,127l371348,1890395r-127,254l381635,1835277r,127l391160,1779016r,254l399542,1721866r,127l407035,1663827r,127l413385,1605153r,127l418846,1545717r,254l423037,1485900r,254l426212,1425702r,254l427990,1365377r,127l428498,1304925r635,-60833l431038,1183259r3175,-60579l438404,1062482r5461,-59690l450342,943737r7366,-58293l466344,827786r9525,-56515l486283,715645r11303,-54356l509778,608330r12827,-51816l536448,506476r14478,-48514l566039,411353r15748,-44831l598297,323723r16891,-40639l623951,263398r8890,-18923l641731,226187r9017,-17780l660019,191262r9398,-16510l678815,158877r9525,-15240l697992,129159r9779,-13843l717550,102109,727583,89662r9906,-11684l747649,66929,757936,56769r10287,-9398l778510,38735r10541,-7874l799719,23876r10668,-6096l821182,12319,831977,8001,843026,4572,854075,2032,865124,508,875919,xe" fillcolor="#70ad47" stroked="f" strokeweight="0">
                  <v:stroke miterlimit="83231f" joinstyle="miter"/>
                  <v:path arrowok="t" textboxrect="0,0,876681,2613660"/>
                </v:shape>
                <w10:anchorlock/>
              </v:group>
            </w:pict>
          </mc:Fallback>
        </mc:AlternateContent>
      </w:r>
      <w:r>
        <w:rPr>
          <w:b/>
          <w:sz w:val="28"/>
        </w:rPr>
        <w:t xml:space="preserve"> </w:t>
      </w:r>
      <w:r>
        <w:rPr>
          <w:b/>
          <w:sz w:val="28"/>
        </w:rPr>
        <w:tab/>
        <w:t xml:space="preserve"> </w:t>
      </w:r>
    </w:p>
    <w:p w14:paraId="0B5B969C" w14:textId="77777777" w:rsidR="00E43365" w:rsidRDefault="00E43365">
      <w:pPr>
        <w:tabs>
          <w:tab w:val="center" w:pos="7941"/>
        </w:tabs>
        <w:spacing w:after="0" w:line="259" w:lineRule="auto"/>
        <w:ind w:left="0" w:firstLine="0"/>
        <w:jc w:val="left"/>
        <w:rPr>
          <w:b/>
          <w:sz w:val="28"/>
        </w:rPr>
      </w:pPr>
      <w:r>
        <w:rPr>
          <w:b/>
          <w:sz w:val="28"/>
        </w:rPr>
        <w:t xml:space="preserve">                             </w:t>
      </w:r>
    </w:p>
    <w:p w14:paraId="75A0800D" w14:textId="75241083" w:rsidR="00E43365" w:rsidRDefault="00E43365" w:rsidP="00E43365">
      <w:pPr>
        <w:tabs>
          <w:tab w:val="center" w:pos="7941"/>
        </w:tabs>
        <w:spacing w:after="0" w:line="259" w:lineRule="auto"/>
        <w:ind w:left="0" w:firstLine="0"/>
        <w:jc w:val="center"/>
        <w:rPr>
          <w:b/>
          <w:szCs w:val="22"/>
        </w:rPr>
      </w:pPr>
      <w:r w:rsidRPr="00E43365">
        <w:rPr>
          <w:b/>
          <w:szCs w:val="22"/>
        </w:rPr>
        <w:t xml:space="preserve">Fig </w:t>
      </w:r>
      <w:r w:rsidR="005D3A9F">
        <w:rPr>
          <w:b/>
          <w:szCs w:val="22"/>
        </w:rPr>
        <w:t>4</w:t>
      </w:r>
      <w:r w:rsidRPr="00E43365">
        <w:rPr>
          <w:b/>
          <w:szCs w:val="22"/>
        </w:rPr>
        <w:t>.1: System Architecture</w:t>
      </w:r>
    </w:p>
    <w:p w14:paraId="78D8BCBF" w14:textId="77777777" w:rsidR="00E43365" w:rsidRDefault="00E43365" w:rsidP="00E43365">
      <w:pPr>
        <w:tabs>
          <w:tab w:val="center" w:pos="7941"/>
        </w:tabs>
        <w:spacing w:after="0" w:line="259" w:lineRule="auto"/>
        <w:ind w:left="0" w:firstLine="0"/>
        <w:jc w:val="center"/>
      </w:pPr>
    </w:p>
    <w:p w14:paraId="66C3E536" w14:textId="5326D74B" w:rsidR="000F1FD6" w:rsidRDefault="005D3A9F" w:rsidP="00E43365">
      <w:pPr>
        <w:tabs>
          <w:tab w:val="center" w:pos="7941"/>
        </w:tabs>
        <w:spacing w:after="0" w:line="259" w:lineRule="auto"/>
        <w:ind w:left="0" w:firstLine="0"/>
      </w:pPr>
      <w:r>
        <w:rPr>
          <w:b/>
          <w:sz w:val="28"/>
        </w:rPr>
        <w:t xml:space="preserve">4.2 UML DIAGRAMS </w:t>
      </w:r>
    </w:p>
    <w:p w14:paraId="043D3E7C" w14:textId="77777777" w:rsidR="000F1FD6" w:rsidRDefault="00A2725C">
      <w:pPr>
        <w:spacing w:after="0" w:line="259" w:lineRule="auto"/>
        <w:ind w:left="0" w:firstLine="0"/>
        <w:jc w:val="left"/>
      </w:pPr>
      <w:r>
        <w:rPr>
          <w:b/>
        </w:rPr>
        <w:t xml:space="preserve"> </w:t>
      </w:r>
    </w:p>
    <w:p w14:paraId="62367BB8" w14:textId="45A3BC6E" w:rsidR="000F1FD6" w:rsidRDefault="00A2725C" w:rsidP="00E43365">
      <w:pPr>
        <w:spacing w:after="1" w:line="357" w:lineRule="auto"/>
        <w:ind w:left="-5" w:right="262"/>
      </w:pPr>
      <w:r>
        <w:t xml:space="preserve">UML stands for Unified Modeling Language. UML is a standardized general-purpose modeling language in the field of object-oriented software engineering. The standard is managed, and was created by, the Object Management Group.The goal is for UML to become a common language for creating models of object oriented computer software. In its current form UML is comprised of two major components: a Meta-model and a notation. In the future, some form of method or process may also be added to; or associated with, </w:t>
      </w:r>
    </w:p>
    <w:p w14:paraId="12C479EC" w14:textId="1904060A" w:rsidR="000F1FD6" w:rsidRDefault="00A2725C" w:rsidP="00E43365">
      <w:pPr>
        <w:ind w:left="-5" w:right="262"/>
      </w:pPr>
      <w:r>
        <w:t xml:space="preserve">UML. The Unified Modeling Language is a standard language for specifying, Visualization, Constructing and documenting the artifacts of software system, as well as for business modeling and other nonsoftware systems.  The UML represents a collection of best engineering practices that have proven successful in the modeling of large and complex systems.The UML is a very important part of developing objects oriented software and the software development process. The UML uses mostly graphical notations to express the design of software projects. </w:t>
      </w:r>
    </w:p>
    <w:p w14:paraId="30808215" w14:textId="4D99E910" w:rsidR="000F1FD6" w:rsidRDefault="00A2725C" w:rsidP="00E43365">
      <w:pPr>
        <w:spacing w:after="3" w:line="259" w:lineRule="auto"/>
        <w:ind w:left="14"/>
        <w:jc w:val="left"/>
      </w:pPr>
      <w:r>
        <w:rPr>
          <w:b/>
          <w:sz w:val="28"/>
        </w:rPr>
        <w:t xml:space="preserve">GOALS: </w:t>
      </w:r>
    </w:p>
    <w:p w14:paraId="4D0B2157" w14:textId="77777777" w:rsidR="000F1FD6" w:rsidRPr="00E43365" w:rsidRDefault="00A2725C">
      <w:pPr>
        <w:spacing w:line="248" w:lineRule="auto"/>
        <w:ind w:left="43" w:right="304"/>
      </w:pPr>
      <w:r w:rsidRPr="00E43365">
        <w:t xml:space="preserve">The Primary goals in the design of the UML are as follows: </w:t>
      </w:r>
    </w:p>
    <w:p w14:paraId="3F0AEBE9" w14:textId="77777777" w:rsidR="000F1FD6" w:rsidRPr="00E43365" w:rsidRDefault="00A2725C">
      <w:pPr>
        <w:numPr>
          <w:ilvl w:val="0"/>
          <w:numId w:val="15"/>
        </w:numPr>
        <w:spacing w:after="0" w:line="359" w:lineRule="auto"/>
        <w:ind w:right="262" w:hanging="360"/>
      </w:pPr>
      <w:r w:rsidRPr="00E43365">
        <w:t xml:space="preserve">Provide users a ready-to-use, expressive visual modeling Language so that they can develop and exchange meaningful models. </w:t>
      </w:r>
    </w:p>
    <w:p w14:paraId="2109134D" w14:textId="77777777" w:rsidR="000F1FD6" w:rsidRPr="00E43365" w:rsidRDefault="00A2725C">
      <w:pPr>
        <w:numPr>
          <w:ilvl w:val="0"/>
          <w:numId w:val="15"/>
        </w:numPr>
        <w:ind w:right="262" w:hanging="360"/>
      </w:pPr>
      <w:r w:rsidRPr="00E43365">
        <w:t xml:space="preserve">Provide extendibility and specialization mechanisms to extend the core concepts. </w:t>
      </w:r>
    </w:p>
    <w:p w14:paraId="743639A6" w14:textId="77777777" w:rsidR="000F1FD6" w:rsidRPr="00E43365" w:rsidRDefault="00A2725C">
      <w:pPr>
        <w:numPr>
          <w:ilvl w:val="0"/>
          <w:numId w:val="15"/>
        </w:numPr>
        <w:ind w:right="262" w:hanging="360"/>
      </w:pPr>
      <w:r w:rsidRPr="00E43365">
        <w:lastRenderedPageBreak/>
        <w:t xml:space="preserve">Be independent of particular programming languages and development process. </w:t>
      </w:r>
    </w:p>
    <w:p w14:paraId="5F4E9CD9" w14:textId="77777777" w:rsidR="000F1FD6" w:rsidRPr="00E43365" w:rsidRDefault="00A2725C">
      <w:pPr>
        <w:numPr>
          <w:ilvl w:val="0"/>
          <w:numId w:val="15"/>
        </w:numPr>
        <w:ind w:right="262" w:hanging="360"/>
      </w:pPr>
      <w:r w:rsidRPr="00E43365">
        <w:t xml:space="preserve">Provide a formal basis for understanding the modeling language. </w:t>
      </w:r>
    </w:p>
    <w:p w14:paraId="65E4214C" w14:textId="77777777" w:rsidR="000F1FD6" w:rsidRPr="00E43365" w:rsidRDefault="00A2725C">
      <w:pPr>
        <w:numPr>
          <w:ilvl w:val="0"/>
          <w:numId w:val="15"/>
        </w:numPr>
        <w:ind w:right="262" w:hanging="360"/>
      </w:pPr>
      <w:r w:rsidRPr="00E43365">
        <w:t xml:space="preserve">Encourage the growth of OO tools market. </w:t>
      </w:r>
    </w:p>
    <w:p w14:paraId="7BDE5319" w14:textId="77777777" w:rsidR="000F1FD6" w:rsidRPr="00E43365" w:rsidRDefault="00A2725C">
      <w:pPr>
        <w:numPr>
          <w:ilvl w:val="0"/>
          <w:numId w:val="15"/>
        </w:numPr>
        <w:spacing w:line="356" w:lineRule="auto"/>
        <w:ind w:right="262" w:hanging="360"/>
      </w:pPr>
      <w:r w:rsidRPr="00E43365">
        <w:t xml:space="preserve">Support higher level development concepts such as collaborations, frameworks, patterns and components. </w:t>
      </w:r>
    </w:p>
    <w:p w14:paraId="3BC26E45" w14:textId="7DAB78A9" w:rsidR="000F1FD6" w:rsidRPr="00E43365" w:rsidRDefault="00A2725C" w:rsidP="00E43365">
      <w:pPr>
        <w:numPr>
          <w:ilvl w:val="0"/>
          <w:numId w:val="15"/>
        </w:numPr>
        <w:spacing w:after="146"/>
        <w:ind w:right="262" w:hanging="360"/>
      </w:pPr>
      <w:r w:rsidRPr="00E43365">
        <w:t xml:space="preserve">Integrate best practices. </w:t>
      </w:r>
    </w:p>
    <w:p w14:paraId="2D0D2A6E" w14:textId="074ACB8C" w:rsidR="000F1FD6" w:rsidRDefault="00BA7422">
      <w:pPr>
        <w:pStyle w:val="Heading1"/>
        <w:spacing w:after="93"/>
        <w:ind w:left="14"/>
        <w:jc w:val="left"/>
      </w:pPr>
      <w:r>
        <w:rPr>
          <w:sz w:val="28"/>
        </w:rPr>
        <w:t xml:space="preserve">4.2.1 USE CASE DIAGRAM: </w:t>
      </w:r>
    </w:p>
    <w:p w14:paraId="6D217DDF" w14:textId="77777777" w:rsidR="000F1FD6" w:rsidRDefault="00A2725C" w:rsidP="00E43365">
      <w:pPr>
        <w:spacing w:after="0" w:line="358" w:lineRule="auto"/>
        <w:ind w:left="37" w:right="161"/>
      </w:pPr>
      <w:r>
        <w:t xml:space="preserve">A use case diagram in the Unified Modeling Language (UML) is a type of behavioral diagram defined by and created from a Use-case analysis. Its purpose is to present a graphical overview of </w:t>
      </w:r>
    </w:p>
    <w:p w14:paraId="38E6D1E4" w14:textId="06FC725B" w:rsidR="000F1FD6" w:rsidRDefault="00A2725C" w:rsidP="00E43365">
      <w:pPr>
        <w:spacing w:after="0" w:line="358" w:lineRule="auto"/>
        <w:ind w:left="0" w:right="238" w:firstLine="0"/>
      </w:pPr>
      <w:r>
        <w:t xml:space="preserve">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w:t>
      </w:r>
      <w:r w:rsidR="001D37D5">
        <w:t>depicted.</w:t>
      </w:r>
    </w:p>
    <w:p w14:paraId="1AD22573" w14:textId="77777777" w:rsidR="00E43365" w:rsidRDefault="00E43365" w:rsidP="00E43365"/>
    <w:p w14:paraId="0C32AED0" w14:textId="77777777" w:rsidR="001D37D5" w:rsidRPr="00E43365" w:rsidRDefault="001D37D5" w:rsidP="00E43365"/>
    <w:p w14:paraId="37ABF92C" w14:textId="402282B0" w:rsidR="00E43365" w:rsidRPr="00E43365" w:rsidRDefault="004D3100" w:rsidP="00E43365">
      <w:r>
        <w:t xml:space="preserve"> </w:t>
      </w:r>
      <w:r>
        <w:rPr>
          <w:noProof/>
        </w:rPr>
        <w:drawing>
          <wp:inline distT="0" distB="0" distL="0" distR="0" wp14:anchorId="583FD8D3" wp14:editId="09EBC6BD">
            <wp:extent cx="5184127" cy="4777740"/>
            <wp:effectExtent l="0" t="0" r="0" b="3810"/>
            <wp:docPr id="2095341555" name="Picture 2095341555"/>
            <wp:cNvGraphicFramePr/>
            <a:graphic xmlns:a="http://schemas.openxmlformats.org/drawingml/2006/main">
              <a:graphicData uri="http://schemas.openxmlformats.org/drawingml/2006/picture">
                <pic:pic xmlns:pic="http://schemas.openxmlformats.org/drawingml/2006/picture">
                  <pic:nvPicPr>
                    <pic:cNvPr id="1987" name="Picture 1987"/>
                    <pic:cNvPicPr/>
                  </pic:nvPicPr>
                  <pic:blipFill>
                    <a:blip r:embed="rId20"/>
                    <a:stretch>
                      <a:fillRect/>
                    </a:stretch>
                  </pic:blipFill>
                  <pic:spPr>
                    <a:xfrm>
                      <a:off x="0" y="0"/>
                      <a:ext cx="5225491" cy="4815861"/>
                    </a:xfrm>
                    <a:prstGeom prst="rect">
                      <a:avLst/>
                    </a:prstGeom>
                  </pic:spPr>
                </pic:pic>
              </a:graphicData>
            </a:graphic>
          </wp:inline>
        </w:drawing>
      </w:r>
    </w:p>
    <w:p w14:paraId="45AD778B" w14:textId="1D5D72B9" w:rsidR="00E43365" w:rsidRPr="00E43365" w:rsidRDefault="004D3100" w:rsidP="004D3100">
      <w:pPr>
        <w:tabs>
          <w:tab w:val="left" w:pos="2606"/>
        </w:tabs>
      </w:pPr>
      <w:r>
        <w:tab/>
      </w:r>
      <w:r>
        <w:tab/>
      </w:r>
    </w:p>
    <w:p w14:paraId="04D87E30" w14:textId="77777777" w:rsidR="00E43365" w:rsidRPr="00E43365" w:rsidRDefault="00E43365" w:rsidP="00E43365"/>
    <w:p w14:paraId="0A0EF7AA" w14:textId="600FF563" w:rsidR="000F1FD6" w:rsidRPr="004D3100" w:rsidRDefault="004D3100" w:rsidP="004D3100">
      <w:pPr>
        <w:ind w:left="0" w:right="262" w:firstLine="0"/>
        <w:jc w:val="center"/>
        <w:rPr>
          <w:b/>
          <w:bCs/>
        </w:rPr>
      </w:pPr>
      <w:r w:rsidRPr="004D3100">
        <w:rPr>
          <w:b/>
          <w:bCs/>
        </w:rPr>
        <w:t>Fig</w:t>
      </w:r>
      <w:r w:rsidR="005D3A9F">
        <w:rPr>
          <w:b/>
          <w:bCs/>
        </w:rPr>
        <w:t xml:space="preserve"> 4</w:t>
      </w:r>
      <w:r w:rsidRPr="004D3100">
        <w:rPr>
          <w:b/>
          <w:bCs/>
        </w:rPr>
        <w:t>.2.1: Use Case Diagram</w:t>
      </w:r>
    </w:p>
    <w:p w14:paraId="5F91A263" w14:textId="5B7C9282" w:rsidR="000F1FD6" w:rsidRDefault="00A2725C" w:rsidP="00E43365">
      <w:pPr>
        <w:spacing w:after="133" w:line="259" w:lineRule="auto"/>
        <w:ind w:left="522" w:firstLine="0"/>
        <w:jc w:val="center"/>
      </w:pPr>
      <w:r>
        <w:rPr>
          <w:sz w:val="28"/>
        </w:rPr>
        <w:lastRenderedPageBreak/>
        <w:t xml:space="preserve">  </w:t>
      </w:r>
    </w:p>
    <w:p w14:paraId="710F9C3C" w14:textId="0FB39F7A" w:rsidR="000F1FD6" w:rsidRDefault="005D3A9F">
      <w:pPr>
        <w:pStyle w:val="Heading4"/>
        <w:spacing w:after="3"/>
        <w:ind w:left="14"/>
      </w:pPr>
      <w:r>
        <w:rPr>
          <w:sz w:val="28"/>
        </w:rPr>
        <w:t>4.2.2 CLASS DIAGRAM</w:t>
      </w:r>
      <w:r>
        <w:rPr>
          <w:b w:val="0"/>
          <w:sz w:val="28"/>
        </w:rPr>
        <w:t xml:space="preserve"> </w:t>
      </w:r>
    </w:p>
    <w:p w14:paraId="1742EE95" w14:textId="78E8563F" w:rsidR="000F1FD6" w:rsidRDefault="00A2725C" w:rsidP="004D3100">
      <w:pPr>
        <w:spacing w:after="2" w:line="357" w:lineRule="auto"/>
        <w:ind w:left="-5" w:right="262"/>
      </w:pPr>
      <w:r>
        <w:t xml:space="preserve">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 </w:t>
      </w:r>
    </w:p>
    <w:p w14:paraId="7DC78685" w14:textId="77777777" w:rsidR="000F1FD6" w:rsidRDefault="00A2725C">
      <w:pPr>
        <w:spacing w:after="0" w:line="259" w:lineRule="auto"/>
        <w:ind w:left="3247" w:firstLine="0"/>
        <w:jc w:val="left"/>
      </w:pPr>
      <w:r>
        <w:rPr>
          <w:rFonts w:ascii="Calibri" w:eastAsia="Calibri" w:hAnsi="Calibri" w:cs="Calibri"/>
          <w:sz w:val="19"/>
        </w:rPr>
        <w:t xml:space="preserve">MAINTAINER </w:t>
      </w:r>
    </w:p>
    <w:p w14:paraId="4D42B7E0" w14:textId="77777777" w:rsidR="005D3A9F" w:rsidRDefault="005D3A9F" w:rsidP="005D3A9F">
      <w:pPr>
        <w:spacing w:after="183" w:line="259" w:lineRule="auto"/>
        <w:ind w:left="814" w:firstLine="0"/>
        <w:jc w:val="left"/>
      </w:pPr>
      <w:r>
        <w:rPr>
          <w:rFonts w:ascii="Calibri" w:eastAsia="Calibri" w:hAnsi="Calibri" w:cs="Calibri"/>
          <w:sz w:val="19"/>
        </w:rPr>
        <w:t xml:space="preserve">                                             </w:t>
      </w:r>
      <w:r>
        <w:rPr>
          <w:sz w:val="17"/>
        </w:rPr>
        <w:t>YOUR PROFILE.</w:t>
      </w:r>
      <w:r>
        <w:rPr>
          <w:rFonts w:ascii="Calibri" w:eastAsia="Calibri" w:hAnsi="Calibri" w:cs="Calibri"/>
          <w:sz w:val="19"/>
        </w:rPr>
        <w:t xml:space="preserve">                 </w:t>
      </w:r>
      <w:r>
        <w:rPr>
          <w:sz w:val="17"/>
        </w:rPr>
        <w:t xml:space="preserve"> </w:t>
      </w:r>
      <w:r>
        <w:rPr>
          <w:rFonts w:ascii="Calibri" w:eastAsia="Calibri" w:hAnsi="Calibri" w:cs="Calibri"/>
          <w:sz w:val="19"/>
        </w:rPr>
        <w:t xml:space="preserve">                </w:t>
      </w:r>
    </w:p>
    <w:p w14:paraId="6A808597" w14:textId="19C6605E" w:rsidR="000F1FD6" w:rsidRDefault="004D3100" w:rsidP="004D3100">
      <w:pPr>
        <w:spacing w:after="1055" w:line="259" w:lineRule="auto"/>
        <w:ind w:left="0" w:firstLine="0"/>
        <w:jc w:val="left"/>
      </w:pPr>
      <w:r>
        <w:rPr>
          <w:noProof/>
        </w:rPr>
        <w:drawing>
          <wp:anchor distT="0" distB="0" distL="114300" distR="114300" simplePos="0" relativeHeight="251658240" behindDoc="0" locked="0" layoutInCell="1" allowOverlap="0" wp14:anchorId="2058F567" wp14:editId="50112D7D">
            <wp:simplePos x="0" y="0"/>
            <wp:positionH relativeFrom="column">
              <wp:posOffset>167005</wp:posOffset>
            </wp:positionH>
            <wp:positionV relativeFrom="paragraph">
              <wp:posOffset>10160</wp:posOffset>
            </wp:positionV>
            <wp:extent cx="5854700" cy="4572000"/>
            <wp:effectExtent l="0" t="0" r="0" b="0"/>
            <wp:wrapSquare wrapText="bothSides"/>
            <wp:docPr id="120038" name="Picture 120038"/>
            <wp:cNvGraphicFramePr/>
            <a:graphic xmlns:a="http://schemas.openxmlformats.org/drawingml/2006/main">
              <a:graphicData uri="http://schemas.openxmlformats.org/drawingml/2006/picture">
                <pic:pic xmlns:pic="http://schemas.openxmlformats.org/drawingml/2006/picture">
                  <pic:nvPicPr>
                    <pic:cNvPr id="120038" name="Picture 120038"/>
                    <pic:cNvPicPr/>
                  </pic:nvPicPr>
                  <pic:blipFill>
                    <a:blip r:embed="rId21"/>
                    <a:stretch>
                      <a:fillRect/>
                    </a:stretch>
                  </pic:blipFill>
                  <pic:spPr>
                    <a:xfrm>
                      <a:off x="0" y="0"/>
                      <a:ext cx="5854700" cy="4572000"/>
                    </a:xfrm>
                    <a:prstGeom prst="rect">
                      <a:avLst/>
                    </a:prstGeom>
                  </pic:spPr>
                </pic:pic>
              </a:graphicData>
            </a:graphic>
            <wp14:sizeRelV relativeFrom="margin">
              <wp14:pctHeight>0</wp14:pctHeight>
            </wp14:sizeRelV>
          </wp:anchor>
        </w:drawing>
      </w:r>
    </w:p>
    <w:p w14:paraId="5F91D3A3" w14:textId="77777777" w:rsidR="000F1FD6" w:rsidRDefault="00A2725C">
      <w:pPr>
        <w:spacing w:after="186" w:line="259" w:lineRule="auto"/>
        <w:ind w:left="814" w:firstLine="0"/>
        <w:jc w:val="left"/>
      </w:pPr>
      <w:r>
        <w:rPr>
          <w:rFonts w:ascii="Calibri" w:eastAsia="Calibri" w:hAnsi="Calibri" w:cs="Calibri"/>
          <w:sz w:val="19"/>
        </w:rPr>
        <w:t xml:space="preserve"> </w:t>
      </w:r>
    </w:p>
    <w:p w14:paraId="7870EFA0" w14:textId="77777777" w:rsidR="000F1FD6" w:rsidRDefault="00A2725C">
      <w:pPr>
        <w:spacing w:after="620" w:line="259" w:lineRule="auto"/>
        <w:ind w:left="814" w:firstLine="0"/>
        <w:jc w:val="left"/>
      </w:pPr>
      <w:r>
        <w:rPr>
          <w:rFonts w:ascii="Calibri" w:eastAsia="Calibri" w:hAnsi="Calibri" w:cs="Calibri"/>
          <w:sz w:val="19"/>
        </w:rPr>
        <w:t xml:space="preserve"> </w:t>
      </w:r>
    </w:p>
    <w:p w14:paraId="1FA5BE0B" w14:textId="77777777" w:rsidR="000F1FD6" w:rsidRDefault="00A2725C">
      <w:pPr>
        <w:spacing w:after="186" w:line="259" w:lineRule="auto"/>
        <w:ind w:left="814" w:firstLine="0"/>
        <w:jc w:val="left"/>
      </w:pPr>
      <w:r>
        <w:rPr>
          <w:rFonts w:ascii="Calibri" w:eastAsia="Calibri" w:hAnsi="Calibri" w:cs="Calibri"/>
          <w:sz w:val="19"/>
        </w:rPr>
        <w:t xml:space="preserve"> </w:t>
      </w:r>
    </w:p>
    <w:p w14:paraId="34787BA5" w14:textId="77777777" w:rsidR="000F1FD6" w:rsidRDefault="00A2725C">
      <w:pPr>
        <w:spacing w:after="186" w:line="259" w:lineRule="auto"/>
        <w:ind w:left="814" w:firstLine="0"/>
        <w:jc w:val="left"/>
      </w:pPr>
      <w:r>
        <w:rPr>
          <w:rFonts w:ascii="Calibri" w:eastAsia="Calibri" w:hAnsi="Calibri" w:cs="Calibri"/>
          <w:sz w:val="19"/>
        </w:rPr>
        <w:t xml:space="preserve"> </w:t>
      </w:r>
    </w:p>
    <w:p w14:paraId="0D2C4601" w14:textId="77777777" w:rsidR="000F1FD6" w:rsidRDefault="00A2725C">
      <w:pPr>
        <w:spacing w:after="186" w:line="259" w:lineRule="auto"/>
        <w:ind w:left="814" w:firstLine="0"/>
        <w:jc w:val="left"/>
      </w:pPr>
      <w:r>
        <w:rPr>
          <w:rFonts w:ascii="Calibri" w:eastAsia="Calibri" w:hAnsi="Calibri" w:cs="Calibri"/>
          <w:sz w:val="19"/>
        </w:rPr>
        <w:t xml:space="preserve"> </w:t>
      </w:r>
    </w:p>
    <w:p w14:paraId="76865EC4" w14:textId="77777777" w:rsidR="000F1FD6" w:rsidRDefault="00A2725C">
      <w:pPr>
        <w:spacing w:after="186" w:line="259" w:lineRule="auto"/>
        <w:ind w:left="814" w:firstLine="0"/>
        <w:jc w:val="left"/>
      </w:pPr>
      <w:r>
        <w:rPr>
          <w:rFonts w:ascii="Calibri" w:eastAsia="Calibri" w:hAnsi="Calibri" w:cs="Calibri"/>
          <w:sz w:val="19"/>
        </w:rPr>
        <w:t xml:space="preserve"> </w:t>
      </w:r>
    </w:p>
    <w:p w14:paraId="1BEE6D35" w14:textId="77777777" w:rsidR="000F1FD6" w:rsidRDefault="00A2725C">
      <w:pPr>
        <w:spacing w:after="186" w:line="259" w:lineRule="auto"/>
        <w:ind w:left="814" w:firstLine="0"/>
        <w:jc w:val="left"/>
      </w:pPr>
      <w:r>
        <w:rPr>
          <w:rFonts w:ascii="Calibri" w:eastAsia="Calibri" w:hAnsi="Calibri" w:cs="Calibri"/>
          <w:sz w:val="19"/>
        </w:rPr>
        <w:t xml:space="preserve"> </w:t>
      </w:r>
    </w:p>
    <w:p w14:paraId="24E0423A" w14:textId="77777777" w:rsidR="000F1FD6" w:rsidRDefault="00A2725C">
      <w:pPr>
        <w:spacing w:after="620" w:line="259" w:lineRule="auto"/>
        <w:ind w:left="814" w:firstLine="0"/>
        <w:jc w:val="left"/>
      </w:pPr>
      <w:r>
        <w:rPr>
          <w:rFonts w:ascii="Calibri" w:eastAsia="Calibri" w:hAnsi="Calibri" w:cs="Calibri"/>
          <w:sz w:val="19"/>
        </w:rPr>
        <w:t xml:space="preserve"> </w:t>
      </w:r>
    </w:p>
    <w:p w14:paraId="4A5978D8" w14:textId="77777777" w:rsidR="000F1FD6" w:rsidRDefault="00A2725C">
      <w:pPr>
        <w:spacing w:after="186" w:line="259" w:lineRule="auto"/>
        <w:ind w:left="814" w:firstLine="0"/>
        <w:jc w:val="left"/>
      </w:pPr>
      <w:r>
        <w:rPr>
          <w:rFonts w:ascii="Calibri" w:eastAsia="Calibri" w:hAnsi="Calibri" w:cs="Calibri"/>
          <w:sz w:val="19"/>
        </w:rPr>
        <w:t xml:space="preserve"> </w:t>
      </w:r>
    </w:p>
    <w:p w14:paraId="29CC546C" w14:textId="3D7FF072" w:rsidR="000F1FD6" w:rsidRDefault="00A2725C" w:rsidP="005D3A9F">
      <w:pPr>
        <w:spacing w:after="183" w:line="259" w:lineRule="auto"/>
        <w:ind w:left="814" w:firstLine="0"/>
        <w:jc w:val="left"/>
      </w:pPr>
      <w:r>
        <w:rPr>
          <w:rFonts w:ascii="Calibri" w:eastAsia="Calibri" w:hAnsi="Calibri" w:cs="Calibri"/>
          <w:sz w:val="19"/>
        </w:rPr>
        <w:t xml:space="preserve"> </w:t>
      </w:r>
      <w:r w:rsidR="005D3A9F">
        <w:rPr>
          <w:rFonts w:ascii="Calibri" w:eastAsia="Calibri" w:hAnsi="Calibri" w:cs="Calibri"/>
          <w:sz w:val="19"/>
        </w:rPr>
        <w:t xml:space="preserve">                                             </w:t>
      </w:r>
      <w:r w:rsidR="005D3A9F">
        <w:rPr>
          <w:sz w:val="17"/>
        </w:rPr>
        <w:t>YOUR PROFILE.</w:t>
      </w:r>
      <w:r w:rsidR="005D3A9F">
        <w:rPr>
          <w:rFonts w:ascii="Calibri" w:eastAsia="Calibri" w:hAnsi="Calibri" w:cs="Calibri"/>
          <w:sz w:val="19"/>
        </w:rPr>
        <w:t xml:space="preserve">                 </w:t>
      </w:r>
      <w:r w:rsidR="005D3A9F">
        <w:rPr>
          <w:sz w:val="17"/>
        </w:rPr>
        <w:t xml:space="preserve"> </w:t>
      </w:r>
      <w:r w:rsidR="005D3A9F">
        <w:rPr>
          <w:rFonts w:ascii="Calibri" w:eastAsia="Calibri" w:hAnsi="Calibri" w:cs="Calibri"/>
          <w:sz w:val="19"/>
        </w:rPr>
        <w:t xml:space="preserve">                </w:t>
      </w:r>
    </w:p>
    <w:p w14:paraId="165C1D84" w14:textId="782343D4" w:rsidR="000F1FD6" w:rsidRPr="004D3100" w:rsidRDefault="004D3100" w:rsidP="004D3100">
      <w:pPr>
        <w:spacing w:after="186" w:line="259" w:lineRule="auto"/>
        <w:ind w:left="814" w:firstLine="0"/>
        <w:jc w:val="center"/>
        <w:rPr>
          <w:b/>
          <w:bCs/>
          <w:sz w:val="36"/>
          <w:szCs w:val="36"/>
        </w:rPr>
      </w:pPr>
      <w:r w:rsidRPr="004D3100">
        <w:rPr>
          <w:rFonts w:ascii="Calibri" w:eastAsia="Calibri" w:hAnsi="Calibri" w:cs="Calibri"/>
          <w:b/>
          <w:bCs/>
          <w:szCs w:val="36"/>
        </w:rPr>
        <w:t>Fig</w:t>
      </w:r>
      <w:r w:rsidR="005D3A9F">
        <w:rPr>
          <w:rFonts w:ascii="Calibri" w:eastAsia="Calibri" w:hAnsi="Calibri" w:cs="Calibri"/>
          <w:b/>
          <w:bCs/>
          <w:szCs w:val="36"/>
        </w:rPr>
        <w:t xml:space="preserve"> 4</w:t>
      </w:r>
      <w:r w:rsidRPr="004D3100">
        <w:rPr>
          <w:rFonts w:ascii="Calibri" w:eastAsia="Calibri" w:hAnsi="Calibri" w:cs="Calibri"/>
          <w:b/>
          <w:bCs/>
          <w:szCs w:val="36"/>
        </w:rPr>
        <w:t>.2.2: Class Diagram</w:t>
      </w:r>
    </w:p>
    <w:p w14:paraId="5B48D9C6" w14:textId="74EAC57E" w:rsidR="000F1FD6" w:rsidRDefault="000F1FD6" w:rsidP="004D3100">
      <w:pPr>
        <w:spacing w:after="186" w:line="259" w:lineRule="auto"/>
        <w:ind w:left="814" w:firstLine="0"/>
        <w:jc w:val="left"/>
      </w:pPr>
    </w:p>
    <w:p w14:paraId="14D7694F" w14:textId="74F4ADBF" w:rsidR="000F1FD6" w:rsidRDefault="005D3A9F">
      <w:pPr>
        <w:spacing w:after="119" w:line="259" w:lineRule="auto"/>
        <w:ind w:left="14"/>
        <w:jc w:val="left"/>
      </w:pPr>
      <w:r>
        <w:rPr>
          <w:b/>
          <w:sz w:val="28"/>
        </w:rPr>
        <w:t xml:space="preserve">4.2.3 SEQUENCE DIAGRAM: </w:t>
      </w:r>
    </w:p>
    <w:p w14:paraId="26EFB027" w14:textId="77777777" w:rsidR="000F1FD6" w:rsidRDefault="00A2725C">
      <w:pPr>
        <w:spacing w:after="933" w:line="259" w:lineRule="auto"/>
        <w:ind w:left="-5" w:right="260"/>
        <w:jc w:val="left"/>
      </w:pPr>
      <w:r>
        <w:t xml:space="preserve">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 </w:t>
      </w:r>
    </w:p>
    <w:p w14:paraId="4C79CC90" w14:textId="77777777" w:rsidR="004D3100" w:rsidRDefault="004D3100">
      <w:pPr>
        <w:spacing w:after="933" w:line="259" w:lineRule="auto"/>
        <w:ind w:left="-5" w:right="260"/>
        <w:jc w:val="left"/>
      </w:pPr>
    </w:p>
    <w:tbl>
      <w:tblPr>
        <w:tblStyle w:val="TableGrid"/>
        <w:tblW w:w="8471" w:type="dxa"/>
        <w:tblInd w:w="423" w:type="dxa"/>
        <w:tblCellMar>
          <w:top w:w="22" w:type="dxa"/>
          <w:left w:w="97" w:type="dxa"/>
          <w:right w:w="63" w:type="dxa"/>
        </w:tblCellMar>
        <w:tblLook w:val="04A0" w:firstRow="1" w:lastRow="0" w:firstColumn="1" w:lastColumn="0" w:noHBand="0" w:noVBand="1"/>
      </w:tblPr>
      <w:tblGrid>
        <w:gridCol w:w="933"/>
        <w:gridCol w:w="2233"/>
        <w:gridCol w:w="933"/>
        <w:gridCol w:w="3439"/>
        <w:gridCol w:w="933"/>
      </w:tblGrid>
      <w:tr w:rsidR="000F1FD6" w14:paraId="55FE8CA6" w14:textId="77777777">
        <w:trPr>
          <w:trHeight w:val="262"/>
        </w:trPr>
        <w:tc>
          <w:tcPr>
            <w:tcW w:w="933" w:type="dxa"/>
            <w:tcBorders>
              <w:top w:val="nil"/>
              <w:left w:val="single" w:sz="2" w:space="0" w:color="990033"/>
              <w:bottom w:val="single" w:sz="2" w:space="0" w:color="990033"/>
              <w:right w:val="single" w:sz="2" w:space="0" w:color="990033"/>
            </w:tcBorders>
            <w:shd w:val="clear" w:color="auto" w:fill="FFFFB7"/>
          </w:tcPr>
          <w:p w14:paraId="54458156" w14:textId="77777777" w:rsidR="000F1FD6" w:rsidRDefault="00A2725C">
            <w:pPr>
              <w:spacing w:after="0" w:line="259" w:lineRule="auto"/>
              <w:ind w:left="0" w:firstLine="0"/>
              <w:jc w:val="left"/>
            </w:pPr>
            <w:r>
              <w:rPr>
                <w:rFonts w:ascii="Arial" w:eastAsia="Arial" w:hAnsi="Arial" w:cs="Arial"/>
                <w:sz w:val="9"/>
                <w:u w:val="single" w:color="000000"/>
              </w:rPr>
              <w:lastRenderedPageBreak/>
              <w:t>MAINTAINER</w:t>
            </w:r>
          </w:p>
        </w:tc>
        <w:tc>
          <w:tcPr>
            <w:tcW w:w="2233" w:type="dxa"/>
            <w:tcBorders>
              <w:top w:val="nil"/>
              <w:left w:val="single" w:sz="2" w:space="0" w:color="990033"/>
              <w:bottom w:val="nil"/>
              <w:right w:val="single" w:sz="2" w:space="0" w:color="990033"/>
            </w:tcBorders>
          </w:tcPr>
          <w:p w14:paraId="097FB0CA" w14:textId="77777777" w:rsidR="000F1FD6" w:rsidRDefault="000F1FD6">
            <w:pPr>
              <w:spacing w:after="160" w:line="259" w:lineRule="auto"/>
              <w:ind w:left="0" w:firstLine="0"/>
              <w:jc w:val="left"/>
            </w:pPr>
          </w:p>
        </w:tc>
        <w:tc>
          <w:tcPr>
            <w:tcW w:w="933" w:type="dxa"/>
            <w:tcBorders>
              <w:top w:val="nil"/>
              <w:left w:val="single" w:sz="2" w:space="0" w:color="990033"/>
              <w:bottom w:val="single" w:sz="2" w:space="0" w:color="990033"/>
              <w:right w:val="single" w:sz="2" w:space="0" w:color="990033"/>
            </w:tcBorders>
            <w:shd w:val="clear" w:color="auto" w:fill="FFFFB7"/>
          </w:tcPr>
          <w:p w14:paraId="02ADE21E" w14:textId="77777777" w:rsidR="000F1FD6" w:rsidRDefault="00A2725C">
            <w:pPr>
              <w:spacing w:after="0" w:line="259" w:lineRule="auto"/>
              <w:ind w:left="0" w:firstLine="0"/>
              <w:jc w:val="center"/>
            </w:pPr>
            <w:r>
              <w:rPr>
                <w:rFonts w:ascii="Arial" w:eastAsia="Arial" w:hAnsi="Arial" w:cs="Arial"/>
                <w:sz w:val="9"/>
                <w:u w:val="single" w:color="000000"/>
              </w:rPr>
              <w:t>web server</w:t>
            </w:r>
          </w:p>
        </w:tc>
        <w:tc>
          <w:tcPr>
            <w:tcW w:w="3439" w:type="dxa"/>
            <w:tcBorders>
              <w:top w:val="nil"/>
              <w:left w:val="single" w:sz="2" w:space="0" w:color="990033"/>
              <w:bottom w:val="nil"/>
              <w:right w:val="single" w:sz="2" w:space="0" w:color="990033"/>
            </w:tcBorders>
          </w:tcPr>
          <w:p w14:paraId="63C85D3B" w14:textId="77777777" w:rsidR="000F1FD6" w:rsidRDefault="000F1FD6">
            <w:pPr>
              <w:spacing w:after="160" w:line="259" w:lineRule="auto"/>
              <w:ind w:left="0" w:firstLine="0"/>
              <w:jc w:val="left"/>
            </w:pPr>
          </w:p>
        </w:tc>
        <w:tc>
          <w:tcPr>
            <w:tcW w:w="933" w:type="dxa"/>
            <w:tcBorders>
              <w:top w:val="nil"/>
              <w:left w:val="single" w:sz="2" w:space="0" w:color="990033"/>
              <w:bottom w:val="single" w:sz="2" w:space="0" w:color="990033"/>
              <w:right w:val="single" w:sz="2" w:space="0" w:color="990033"/>
            </w:tcBorders>
            <w:shd w:val="clear" w:color="auto" w:fill="FFFFB7"/>
          </w:tcPr>
          <w:p w14:paraId="18AD9374" w14:textId="77777777" w:rsidR="000F1FD6" w:rsidRDefault="00A2725C">
            <w:pPr>
              <w:spacing w:after="0" w:line="259" w:lineRule="auto"/>
              <w:ind w:left="22" w:firstLine="13"/>
              <w:jc w:val="left"/>
            </w:pPr>
            <w:r>
              <w:rPr>
                <w:rFonts w:ascii="Arial" w:eastAsia="Arial" w:hAnsi="Arial" w:cs="Arial"/>
                <w:sz w:val="9"/>
                <w:u w:val="single" w:color="000000"/>
              </w:rPr>
              <w:t>NETWORK FOLLOWER</w:t>
            </w:r>
          </w:p>
        </w:tc>
      </w:tr>
    </w:tbl>
    <w:p w14:paraId="2166AF66" w14:textId="77777777" w:rsidR="000F1FD6" w:rsidRDefault="00A2725C">
      <w:pPr>
        <w:spacing w:after="110" w:line="259" w:lineRule="auto"/>
        <w:ind w:left="734" w:firstLine="0"/>
        <w:jc w:val="left"/>
      </w:pPr>
      <w:r>
        <w:rPr>
          <w:rFonts w:ascii="Calibri" w:eastAsia="Calibri" w:hAnsi="Calibri" w:cs="Calibri"/>
          <w:noProof/>
          <w:sz w:val="22"/>
        </w:rPr>
        <mc:AlternateContent>
          <mc:Choice Requires="wpg">
            <w:drawing>
              <wp:inline distT="0" distB="0" distL="0" distR="0" wp14:anchorId="03152CDD" wp14:editId="5E66BEA0">
                <wp:extent cx="5507530" cy="3097235"/>
                <wp:effectExtent l="0" t="0" r="0" b="0"/>
                <wp:docPr id="92083" name="Group 92083"/>
                <wp:cNvGraphicFramePr/>
                <a:graphic xmlns:a="http://schemas.openxmlformats.org/drawingml/2006/main">
                  <a:graphicData uri="http://schemas.microsoft.com/office/word/2010/wordprocessingGroup">
                    <wpg:wgp>
                      <wpg:cNvGrpSpPr/>
                      <wpg:grpSpPr>
                        <a:xfrm>
                          <a:off x="0" y="0"/>
                          <a:ext cx="5507530" cy="3097235"/>
                          <a:chOff x="0" y="0"/>
                          <a:chExt cx="5507530" cy="3097235"/>
                        </a:xfrm>
                      </wpg:grpSpPr>
                      <wps:wsp>
                        <wps:cNvPr id="2263" name="Rectangle 2263"/>
                        <wps:cNvSpPr/>
                        <wps:spPr>
                          <a:xfrm>
                            <a:off x="5462953" y="2899848"/>
                            <a:ext cx="59288" cy="262525"/>
                          </a:xfrm>
                          <a:prstGeom prst="rect">
                            <a:avLst/>
                          </a:prstGeom>
                          <a:ln>
                            <a:noFill/>
                          </a:ln>
                        </wps:spPr>
                        <wps:txbx>
                          <w:txbxContent>
                            <w:p w14:paraId="1BAEF3BC" w14:textId="77777777" w:rsidR="000F1FD6" w:rsidRDefault="00A2725C">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272" name="Shape 2272"/>
                        <wps:cNvSpPr/>
                        <wps:spPr>
                          <a:xfrm>
                            <a:off x="101628" y="0"/>
                            <a:ext cx="0" cy="3057641"/>
                          </a:xfrm>
                          <a:custGeom>
                            <a:avLst/>
                            <a:gdLst/>
                            <a:ahLst/>
                            <a:cxnLst/>
                            <a:rect l="0" t="0" r="0" b="0"/>
                            <a:pathLst>
                              <a:path h="3057641">
                                <a:moveTo>
                                  <a:pt x="0" y="3057641"/>
                                </a:moveTo>
                                <a:lnTo>
                                  <a:pt x="0" y="0"/>
                                </a:lnTo>
                              </a:path>
                            </a:pathLst>
                          </a:custGeom>
                          <a:ln w="889" cap="flat">
                            <a:custDash>
                              <a:ds d="20997" sp="6999"/>
                            </a:custDash>
                            <a:round/>
                          </a:ln>
                        </wps:spPr>
                        <wps:style>
                          <a:lnRef idx="1">
                            <a:srgbClr val="000000"/>
                          </a:lnRef>
                          <a:fillRef idx="0">
                            <a:srgbClr val="000000">
                              <a:alpha val="0"/>
                            </a:srgbClr>
                          </a:fillRef>
                          <a:effectRef idx="0">
                            <a:scrgbClr r="0" g="0" b="0"/>
                          </a:effectRef>
                          <a:fontRef idx="none"/>
                        </wps:style>
                        <wps:bodyPr/>
                      </wps:wsp>
                      <wps:wsp>
                        <wps:cNvPr id="124571" name="Shape 124571"/>
                        <wps:cNvSpPr/>
                        <wps:spPr>
                          <a:xfrm>
                            <a:off x="71758" y="109930"/>
                            <a:ext cx="53930" cy="169371"/>
                          </a:xfrm>
                          <a:custGeom>
                            <a:avLst/>
                            <a:gdLst/>
                            <a:ahLst/>
                            <a:cxnLst/>
                            <a:rect l="0" t="0" r="0" b="0"/>
                            <a:pathLst>
                              <a:path w="53930" h="169371">
                                <a:moveTo>
                                  <a:pt x="0" y="0"/>
                                </a:moveTo>
                                <a:lnTo>
                                  <a:pt x="53930" y="0"/>
                                </a:lnTo>
                                <a:lnTo>
                                  <a:pt x="53930"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2" name="Shape 124572"/>
                        <wps:cNvSpPr/>
                        <wps:spPr>
                          <a:xfrm>
                            <a:off x="71758" y="480671"/>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3" name="Shape 124573"/>
                        <wps:cNvSpPr/>
                        <wps:spPr>
                          <a:xfrm>
                            <a:off x="71758" y="920607"/>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4" name="Shape 124574"/>
                        <wps:cNvSpPr/>
                        <wps:spPr>
                          <a:xfrm>
                            <a:off x="71758" y="1105876"/>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5" name="Shape 124575"/>
                        <wps:cNvSpPr/>
                        <wps:spPr>
                          <a:xfrm>
                            <a:off x="71758" y="1337494"/>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6" name="Shape 124576"/>
                        <wps:cNvSpPr/>
                        <wps:spPr>
                          <a:xfrm>
                            <a:off x="71758" y="1847016"/>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7" name="Shape 124577"/>
                        <wps:cNvSpPr/>
                        <wps:spPr>
                          <a:xfrm>
                            <a:off x="71758" y="2055523"/>
                            <a:ext cx="53930" cy="82502"/>
                          </a:xfrm>
                          <a:custGeom>
                            <a:avLst/>
                            <a:gdLst/>
                            <a:ahLst/>
                            <a:cxnLst/>
                            <a:rect l="0" t="0" r="0" b="0"/>
                            <a:pathLst>
                              <a:path w="53930" h="82502">
                                <a:moveTo>
                                  <a:pt x="0" y="0"/>
                                </a:moveTo>
                                <a:lnTo>
                                  <a:pt x="53930" y="0"/>
                                </a:lnTo>
                                <a:lnTo>
                                  <a:pt x="53930" y="82502"/>
                                </a:lnTo>
                                <a:lnTo>
                                  <a:pt x="0" y="82502"/>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8" name="Shape 124578"/>
                        <wps:cNvSpPr/>
                        <wps:spPr>
                          <a:xfrm>
                            <a:off x="71758" y="2333491"/>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79" name="Shape 124579"/>
                        <wps:cNvSpPr/>
                        <wps:spPr>
                          <a:xfrm>
                            <a:off x="71758" y="2727273"/>
                            <a:ext cx="53930" cy="82501"/>
                          </a:xfrm>
                          <a:custGeom>
                            <a:avLst/>
                            <a:gdLst/>
                            <a:ahLst/>
                            <a:cxnLst/>
                            <a:rect l="0" t="0" r="0" b="0"/>
                            <a:pathLst>
                              <a:path w="53930" h="82501">
                                <a:moveTo>
                                  <a:pt x="0" y="0"/>
                                </a:moveTo>
                                <a:lnTo>
                                  <a:pt x="53930" y="0"/>
                                </a:lnTo>
                                <a:lnTo>
                                  <a:pt x="53930"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2285" name="Shape 2285"/>
                        <wps:cNvSpPr/>
                        <wps:spPr>
                          <a:xfrm>
                            <a:off x="2112117" y="0"/>
                            <a:ext cx="0" cy="3057640"/>
                          </a:xfrm>
                          <a:custGeom>
                            <a:avLst/>
                            <a:gdLst/>
                            <a:ahLst/>
                            <a:cxnLst/>
                            <a:rect l="0" t="0" r="0" b="0"/>
                            <a:pathLst>
                              <a:path h="3057640">
                                <a:moveTo>
                                  <a:pt x="0" y="3057640"/>
                                </a:moveTo>
                                <a:lnTo>
                                  <a:pt x="0" y="0"/>
                                </a:lnTo>
                              </a:path>
                            </a:pathLst>
                          </a:custGeom>
                          <a:ln w="889" cap="flat">
                            <a:custDash>
                              <a:ds d="20997" sp="6999"/>
                            </a:custDash>
                            <a:round/>
                          </a:ln>
                        </wps:spPr>
                        <wps:style>
                          <a:lnRef idx="1">
                            <a:srgbClr val="000000"/>
                          </a:lnRef>
                          <a:fillRef idx="0">
                            <a:srgbClr val="000000">
                              <a:alpha val="0"/>
                            </a:srgbClr>
                          </a:fillRef>
                          <a:effectRef idx="0">
                            <a:scrgbClr r="0" g="0" b="0"/>
                          </a:effectRef>
                          <a:fontRef idx="none"/>
                        </wps:style>
                        <wps:bodyPr/>
                      </wps:wsp>
                      <wps:wsp>
                        <wps:cNvPr id="124580" name="Shape 124580"/>
                        <wps:cNvSpPr/>
                        <wps:spPr>
                          <a:xfrm>
                            <a:off x="2082178" y="109943"/>
                            <a:ext cx="53715" cy="82501"/>
                          </a:xfrm>
                          <a:custGeom>
                            <a:avLst/>
                            <a:gdLst/>
                            <a:ahLst/>
                            <a:cxnLst/>
                            <a:rect l="0" t="0" r="0" b="0"/>
                            <a:pathLst>
                              <a:path w="53715" h="82501">
                                <a:moveTo>
                                  <a:pt x="0" y="0"/>
                                </a:moveTo>
                                <a:lnTo>
                                  <a:pt x="53715" y="0"/>
                                </a:lnTo>
                                <a:lnTo>
                                  <a:pt x="53715"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1" name="Shape 124581"/>
                        <wps:cNvSpPr/>
                        <wps:spPr>
                          <a:xfrm>
                            <a:off x="2082178" y="318450"/>
                            <a:ext cx="53715" cy="82501"/>
                          </a:xfrm>
                          <a:custGeom>
                            <a:avLst/>
                            <a:gdLst/>
                            <a:ahLst/>
                            <a:cxnLst/>
                            <a:rect l="0" t="0" r="0" b="0"/>
                            <a:pathLst>
                              <a:path w="53715" h="82501">
                                <a:moveTo>
                                  <a:pt x="0" y="0"/>
                                </a:moveTo>
                                <a:lnTo>
                                  <a:pt x="53715" y="0"/>
                                </a:lnTo>
                                <a:lnTo>
                                  <a:pt x="53715"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2" name="Shape 124582"/>
                        <wps:cNvSpPr/>
                        <wps:spPr>
                          <a:xfrm>
                            <a:off x="2082178" y="480684"/>
                            <a:ext cx="53715" cy="169219"/>
                          </a:xfrm>
                          <a:custGeom>
                            <a:avLst/>
                            <a:gdLst/>
                            <a:ahLst/>
                            <a:cxnLst/>
                            <a:rect l="0" t="0" r="0" b="0"/>
                            <a:pathLst>
                              <a:path w="53715" h="169219">
                                <a:moveTo>
                                  <a:pt x="0" y="0"/>
                                </a:moveTo>
                                <a:lnTo>
                                  <a:pt x="53715" y="0"/>
                                </a:lnTo>
                                <a:lnTo>
                                  <a:pt x="53715" y="169219"/>
                                </a:lnTo>
                                <a:lnTo>
                                  <a:pt x="0" y="169219"/>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3" name="Shape 124583"/>
                        <wps:cNvSpPr/>
                        <wps:spPr>
                          <a:xfrm>
                            <a:off x="2082178" y="735337"/>
                            <a:ext cx="53715" cy="82502"/>
                          </a:xfrm>
                          <a:custGeom>
                            <a:avLst/>
                            <a:gdLst/>
                            <a:ahLst/>
                            <a:cxnLst/>
                            <a:rect l="0" t="0" r="0" b="0"/>
                            <a:pathLst>
                              <a:path w="53715" h="82502">
                                <a:moveTo>
                                  <a:pt x="0" y="0"/>
                                </a:moveTo>
                                <a:lnTo>
                                  <a:pt x="53715" y="0"/>
                                </a:lnTo>
                                <a:lnTo>
                                  <a:pt x="53715" y="82502"/>
                                </a:lnTo>
                                <a:lnTo>
                                  <a:pt x="0" y="82502"/>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4" name="Shape 124584"/>
                        <wps:cNvSpPr/>
                        <wps:spPr>
                          <a:xfrm>
                            <a:off x="2082178" y="920657"/>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5" name="Shape 124585"/>
                        <wps:cNvSpPr/>
                        <wps:spPr>
                          <a:xfrm>
                            <a:off x="2082178" y="1105926"/>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6" name="Shape 124586"/>
                        <wps:cNvSpPr/>
                        <wps:spPr>
                          <a:xfrm>
                            <a:off x="2082178" y="1337481"/>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7" name="Shape 124587"/>
                        <wps:cNvSpPr/>
                        <wps:spPr>
                          <a:xfrm>
                            <a:off x="2082178" y="1592338"/>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8" name="Shape 124588"/>
                        <wps:cNvSpPr/>
                        <wps:spPr>
                          <a:xfrm>
                            <a:off x="2082178" y="1847004"/>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89" name="Shape 124589"/>
                        <wps:cNvSpPr/>
                        <wps:spPr>
                          <a:xfrm>
                            <a:off x="2082178" y="2055574"/>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90" name="Shape 124590"/>
                        <wps:cNvSpPr/>
                        <wps:spPr>
                          <a:xfrm>
                            <a:off x="2082178" y="2333472"/>
                            <a:ext cx="53715" cy="563173"/>
                          </a:xfrm>
                          <a:custGeom>
                            <a:avLst/>
                            <a:gdLst/>
                            <a:ahLst/>
                            <a:cxnLst/>
                            <a:rect l="0" t="0" r="0" b="0"/>
                            <a:pathLst>
                              <a:path w="53715" h="563173">
                                <a:moveTo>
                                  <a:pt x="0" y="0"/>
                                </a:moveTo>
                                <a:lnTo>
                                  <a:pt x="53715" y="0"/>
                                </a:lnTo>
                                <a:lnTo>
                                  <a:pt x="53715" y="563173"/>
                                </a:lnTo>
                                <a:lnTo>
                                  <a:pt x="0" y="563173"/>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2302" name="Shape 2302"/>
                        <wps:cNvSpPr/>
                        <wps:spPr>
                          <a:xfrm>
                            <a:off x="4888267" y="1"/>
                            <a:ext cx="0" cy="3057640"/>
                          </a:xfrm>
                          <a:custGeom>
                            <a:avLst/>
                            <a:gdLst/>
                            <a:ahLst/>
                            <a:cxnLst/>
                            <a:rect l="0" t="0" r="0" b="0"/>
                            <a:pathLst>
                              <a:path h="3057640">
                                <a:moveTo>
                                  <a:pt x="0" y="3057640"/>
                                </a:moveTo>
                                <a:lnTo>
                                  <a:pt x="0" y="0"/>
                                </a:lnTo>
                              </a:path>
                            </a:pathLst>
                          </a:custGeom>
                          <a:ln w="889" cap="flat">
                            <a:custDash>
                              <a:ds d="20997" sp="6999"/>
                            </a:custDash>
                            <a:round/>
                          </a:ln>
                        </wps:spPr>
                        <wps:style>
                          <a:lnRef idx="1">
                            <a:srgbClr val="000000"/>
                          </a:lnRef>
                          <a:fillRef idx="0">
                            <a:srgbClr val="000000">
                              <a:alpha val="0"/>
                            </a:srgbClr>
                          </a:fillRef>
                          <a:effectRef idx="0">
                            <a:scrgbClr r="0" g="0" b="0"/>
                          </a:effectRef>
                          <a:fontRef idx="none"/>
                        </wps:style>
                        <wps:bodyPr/>
                      </wps:wsp>
                      <wps:wsp>
                        <wps:cNvPr id="124591" name="Shape 124591"/>
                        <wps:cNvSpPr/>
                        <wps:spPr>
                          <a:xfrm>
                            <a:off x="4858415" y="318438"/>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92" name="Shape 124592"/>
                        <wps:cNvSpPr/>
                        <wps:spPr>
                          <a:xfrm>
                            <a:off x="4858415" y="735325"/>
                            <a:ext cx="53715" cy="169371"/>
                          </a:xfrm>
                          <a:custGeom>
                            <a:avLst/>
                            <a:gdLst/>
                            <a:ahLst/>
                            <a:cxnLst/>
                            <a:rect l="0" t="0" r="0" b="0"/>
                            <a:pathLst>
                              <a:path w="53715" h="169371">
                                <a:moveTo>
                                  <a:pt x="0" y="0"/>
                                </a:moveTo>
                                <a:lnTo>
                                  <a:pt x="53715" y="0"/>
                                </a:lnTo>
                                <a:lnTo>
                                  <a:pt x="53715" y="169371"/>
                                </a:lnTo>
                                <a:lnTo>
                                  <a:pt x="0" y="16937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124593" name="Shape 124593"/>
                        <wps:cNvSpPr/>
                        <wps:spPr>
                          <a:xfrm>
                            <a:off x="4858415" y="1592351"/>
                            <a:ext cx="53715" cy="82501"/>
                          </a:xfrm>
                          <a:custGeom>
                            <a:avLst/>
                            <a:gdLst/>
                            <a:ahLst/>
                            <a:cxnLst/>
                            <a:rect l="0" t="0" r="0" b="0"/>
                            <a:pathLst>
                              <a:path w="53715" h="82501">
                                <a:moveTo>
                                  <a:pt x="0" y="0"/>
                                </a:moveTo>
                                <a:lnTo>
                                  <a:pt x="53715" y="0"/>
                                </a:lnTo>
                                <a:lnTo>
                                  <a:pt x="53715" y="82501"/>
                                </a:lnTo>
                                <a:lnTo>
                                  <a:pt x="0" y="82501"/>
                                </a:lnTo>
                                <a:lnTo>
                                  <a:pt x="0" y="0"/>
                                </a:lnTo>
                              </a:path>
                            </a:pathLst>
                          </a:custGeom>
                          <a:ln w="1563" cap="flat">
                            <a:round/>
                          </a:ln>
                        </wps:spPr>
                        <wps:style>
                          <a:lnRef idx="1">
                            <a:srgbClr val="990033"/>
                          </a:lnRef>
                          <a:fillRef idx="1">
                            <a:srgbClr val="FFFFFF"/>
                          </a:fillRef>
                          <a:effectRef idx="0">
                            <a:scrgbClr r="0" g="0" b="0"/>
                          </a:effectRef>
                          <a:fontRef idx="none"/>
                        </wps:style>
                        <wps:bodyPr/>
                      </wps:wsp>
                      <wps:wsp>
                        <wps:cNvPr id="2306" name="Shape 2306"/>
                        <wps:cNvSpPr/>
                        <wps:spPr>
                          <a:xfrm>
                            <a:off x="136761" y="112190"/>
                            <a:ext cx="1944457" cy="0"/>
                          </a:xfrm>
                          <a:custGeom>
                            <a:avLst/>
                            <a:gdLst/>
                            <a:ahLst/>
                            <a:cxnLst/>
                            <a:rect l="0" t="0" r="0" b="0"/>
                            <a:pathLst>
                              <a:path w="1944457">
                                <a:moveTo>
                                  <a:pt x="0" y="0"/>
                                </a:moveTo>
                                <a:lnTo>
                                  <a:pt x="1944457"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07" name="Shape 2307"/>
                        <wps:cNvSpPr/>
                        <wps:spPr>
                          <a:xfrm>
                            <a:off x="2008333" y="109968"/>
                            <a:ext cx="71924" cy="21778"/>
                          </a:xfrm>
                          <a:custGeom>
                            <a:avLst/>
                            <a:gdLst/>
                            <a:ahLst/>
                            <a:cxnLst/>
                            <a:rect l="0" t="0" r="0" b="0"/>
                            <a:pathLst>
                              <a:path w="71924" h="21778">
                                <a:moveTo>
                                  <a:pt x="71924" y="0"/>
                                </a:moveTo>
                                <a:lnTo>
                                  <a:pt x="0" y="21778"/>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08" name="Shape 2308"/>
                        <wps:cNvSpPr/>
                        <wps:spPr>
                          <a:xfrm>
                            <a:off x="2008333" y="88254"/>
                            <a:ext cx="71924" cy="21715"/>
                          </a:xfrm>
                          <a:custGeom>
                            <a:avLst/>
                            <a:gdLst/>
                            <a:ahLst/>
                            <a:cxnLst/>
                            <a:rect l="0" t="0" r="0" b="0"/>
                            <a:pathLst>
                              <a:path w="71924" h="21715">
                                <a:moveTo>
                                  <a:pt x="71924" y="21715"/>
                                </a:moveTo>
                                <a:lnTo>
                                  <a:pt x="0"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10" name="Rectangle 2310"/>
                        <wps:cNvSpPr/>
                        <wps:spPr>
                          <a:xfrm>
                            <a:off x="1027057" y="11458"/>
                            <a:ext cx="228057" cy="88073"/>
                          </a:xfrm>
                          <a:prstGeom prst="rect">
                            <a:avLst/>
                          </a:prstGeom>
                          <a:ln>
                            <a:noFill/>
                          </a:ln>
                        </wps:spPr>
                        <wps:txbx>
                          <w:txbxContent>
                            <w:p w14:paraId="3E261CFD" w14:textId="77777777" w:rsidR="000F1FD6" w:rsidRDefault="00A2725C">
                              <w:pPr>
                                <w:spacing w:after="160" w:line="259" w:lineRule="auto"/>
                                <w:ind w:left="0" w:firstLine="0"/>
                                <w:jc w:val="left"/>
                              </w:pPr>
                              <w:r>
                                <w:rPr>
                                  <w:rFonts w:ascii="Arial" w:eastAsia="Arial" w:hAnsi="Arial" w:cs="Arial"/>
                                  <w:sz w:val="9"/>
                                </w:rPr>
                                <w:t>login</w:t>
                              </w:r>
                            </w:p>
                          </w:txbxContent>
                        </wps:txbx>
                        <wps:bodyPr horzOverflow="overflow" vert="horz" lIns="0" tIns="0" rIns="0" bIns="0" rtlCol="0">
                          <a:noAutofit/>
                        </wps:bodyPr>
                      </wps:wsp>
                      <wps:wsp>
                        <wps:cNvPr id="2311" name="Shape 2311"/>
                        <wps:cNvSpPr/>
                        <wps:spPr>
                          <a:xfrm>
                            <a:off x="138690" y="482919"/>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12" name="Shape 2312"/>
                        <wps:cNvSpPr/>
                        <wps:spPr>
                          <a:xfrm>
                            <a:off x="133644" y="480633"/>
                            <a:ext cx="71758" cy="21714"/>
                          </a:xfrm>
                          <a:custGeom>
                            <a:avLst/>
                            <a:gdLst/>
                            <a:ahLst/>
                            <a:cxnLst/>
                            <a:rect l="0" t="0" r="0" b="0"/>
                            <a:pathLst>
                              <a:path w="71758" h="21714">
                                <a:moveTo>
                                  <a:pt x="0" y="0"/>
                                </a:moveTo>
                                <a:lnTo>
                                  <a:pt x="71758" y="21714"/>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13" name="Shape 2313"/>
                        <wps:cNvSpPr/>
                        <wps:spPr>
                          <a:xfrm>
                            <a:off x="133644" y="458856"/>
                            <a:ext cx="71758" cy="21778"/>
                          </a:xfrm>
                          <a:custGeom>
                            <a:avLst/>
                            <a:gdLst/>
                            <a:ahLst/>
                            <a:cxnLst/>
                            <a:rect l="0" t="0" r="0" b="0"/>
                            <a:pathLst>
                              <a:path w="71758" h="21778">
                                <a:moveTo>
                                  <a:pt x="0" y="21778"/>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15" name="Rectangle 2315"/>
                        <wps:cNvSpPr/>
                        <wps:spPr>
                          <a:xfrm>
                            <a:off x="712040" y="345807"/>
                            <a:ext cx="1092746" cy="88072"/>
                          </a:xfrm>
                          <a:prstGeom prst="rect">
                            <a:avLst/>
                          </a:prstGeom>
                          <a:ln>
                            <a:noFill/>
                          </a:ln>
                        </wps:spPr>
                        <wps:txbx>
                          <w:txbxContent>
                            <w:p w14:paraId="57471461" w14:textId="77777777" w:rsidR="000F1FD6" w:rsidRDefault="00A2725C">
                              <w:pPr>
                                <w:spacing w:after="160" w:line="259" w:lineRule="auto"/>
                                <w:ind w:left="0" w:firstLine="0"/>
                                <w:jc w:val="left"/>
                              </w:pPr>
                              <w:r>
                                <w:rPr>
                                  <w:rFonts w:ascii="Arial" w:eastAsia="Arial" w:hAnsi="Arial" w:cs="Arial"/>
                                  <w:sz w:val="9"/>
                                </w:rPr>
                                <w:t>Train &amp; Test Data Sets</w:t>
                              </w:r>
                            </w:p>
                          </w:txbxContent>
                        </wps:txbx>
                        <wps:bodyPr horzOverflow="overflow" vert="horz" lIns="0" tIns="0" rIns="0" bIns="0" rtlCol="0">
                          <a:noAutofit/>
                        </wps:bodyPr>
                      </wps:wsp>
                      <wps:wsp>
                        <wps:cNvPr id="2316" name="Shape 2316"/>
                        <wps:cNvSpPr/>
                        <wps:spPr>
                          <a:xfrm>
                            <a:off x="138690" y="1108187"/>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17" name="Shape 2317"/>
                        <wps:cNvSpPr/>
                        <wps:spPr>
                          <a:xfrm>
                            <a:off x="133644" y="1105901"/>
                            <a:ext cx="71758" cy="21651"/>
                          </a:xfrm>
                          <a:custGeom>
                            <a:avLst/>
                            <a:gdLst/>
                            <a:ahLst/>
                            <a:cxnLst/>
                            <a:rect l="0" t="0" r="0" b="0"/>
                            <a:pathLst>
                              <a:path w="71758" h="21651">
                                <a:moveTo>
                                  <a:pt x="0" y="0"/>
                                </a:moveTo>
                                <a:lnTo>
                                  <a:pt x="71758"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18" name="Shape 2318"/>
                        <wps:cNvSpPr/>
                        <wps:spPr>
                          <a:xfrm>
                            <a:off x="133644" y="1084250"/>
                            <a:ext cx="71758" cy="21651"/>
                          </a:xfrm>
                          <a:custGeom>
                            <a:avLst/>
                            <a:gdLst/>
                            <a:ahLst/>
                            <a:cxnLst/>
                            <a:rect l="0" t="0" r="0" b="0"/>
                            <a:pathLst>
                              <a:path w="71758" h="21651">
                                <a:moveTo>
                                  <a:pt x="0" y="21651"/>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20" name="Rectangle 2320"/>
                        <wps:cNvSpPr/>
                        <wps:spPr>
                          <a:xfrm>
                            <a:off x="496530" y="1007265"/>
                            <a:ext cx="1699097" cy="88072"/>
                          </a:xfrm>
                          <a:prstGeom prst="rect">
                            <a:avLst/>
                          </a:prstGeom>
                          <a:ln>
                            <a:noFill/>
                          </a:ln>
                        </wps:spPr>
                        <wps:txbx>
                          <w:txbxContent>
                            <w:p w14:paraId="72C5CABC" w14:textId="77777777" w:rsidR="000F1FD6" w:rsidRDefault="00A2725C">
                              <w:pPr>
                                <w:spacing w:after="160" w:line="259" w:lineRule="auto"/>
                                <w:ind w:left="0" w:firstLine="0"/>
                                <w:jc w:val="left"/>
                              </w:pPr>
                              <w:r>
                                <w:rPr>
                                  <w:rFonts w:ascii="Arial" w:eastAsia="Arial" w:hAnsi="Arial" w:cs="Arial"/>
                                  <w:sz w:val="9"/>
                                </w:rPr>
                                <w:t xml:space="preserve">View Trained and Tested Accuracy </w:t>
                              </w:r>
                            </w:p>
                          </w:txbxContent>
                        </wps:txbx>
                        <wps:bodyPr horzOverflow="overflow" vert="horz" lIns="0" tIns="0" rIns="0" bIns="0" rtlCol="0">
                          <a:noAutofit/>
                        </wps:bodyPr>
                      </wps:wsp>
                      <wps:wsp>
                        <wps:cNvPr id="2321" name="Shape 2321"/>
                        <wps:cNvSpPr/>
                        <wps:spPr>
                          <a:xfrm>
                            <a:off x="138690" y="1339742"/>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22" name="Shape 2322"/>
                        <wps:cNvSpPr/>
                        <wps:spPr>
                          <a:xfrm>
                            <a:off x="133644" y="1337519"/>
                            <a:ext cx="71758" cy="21841"/>
                          </a:xfrm>
                          <a:custGeom>
                            <a:avLst/>
                            <a:gdLst/>
                            <a:ahLst/>
                            <a:cxnLst/>
                            <a:rect l="0" t="0" r="0" b="0"/>
                            <a:pathLst>
                              <a:path w="71758" h="21841">
                                <a:moveTo>
                                  <a:pt x="0" y="0"/>
                                </a:moveTo>
                                <a:lnTo>
                                  <a:pt x="71758" y="2184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23" name="Shape 2323"/>
                        <wps:cNvSpPr/>
                        <wps:spPr>
                          <a:xfrm>
                            <a:off x="133644" y="1315805"/>
                            <a:ext cx="71758" cy="21714"/>
                          </a:xfrm>
                          <a:custGeom>
                            <a:avLst/>
                            <a:gdLst/>
                            <a:ahLst/>
                            <a:cxnLst/>
                            <a:rect l="0" t="0" r="0" b="0"/>
                            <a:pathLst>
                              <a:path w="71758" h="21714">
                                <a:moveTo>
                                  <a:pt x="0" y="21714"/>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25" name="Rectangle 2325"/>
                        <wps:cNvSpPr/>
                        <wps:spPr>
                          <a:xfrm>
                            <a:off x="468598" y="1240407"/>
                            <a:ext cx="1764704" cy="88072"/>
                          </a:xfrm>
                          <a:prstGeom prst="rect">
                            <a:avLst/>
                          </a:prstGeom>
                          <a:ln>
                            <a:noFill/>
                          </a:ln>
                        </wps:spPr>
                        <wps:txbx>
                          <w:txbxContent>
                            <w:p w14:paraId="6D52CA1B" w14:textId="77777777" w:rsidR="000F1FD6" w:rsidRDefault="00A2725C">
                              <w:pPr>
                                <w:spacing w:after="160" w:line="259" w:lineRule="auto"/>
                                <w:ind w:left="0" w:firstLine="0"/>
                                <w:jc w:val="left"/>
                              </w:pPr>
                              <w:r>
                                <w:rPr>
                                  <w:rFonts w:ascii="Arial" w:eastAsia="Arial" w:hAnsi="Arial" w:cs="Arial"/>
                                  <w:sz w:val="9"/>
                                </w:rPr>
                                <w:t xml:space="preserve">View All </w:t>
                              </w:r>
                              <w:r>
                                <w:rPr>
                                  <w:rFonts w:ascii="Arial" w:eastAsia="Arial" w:hAnsi="Arial" w:cs="Arial"/>
                                  <w:sz w:val="9"/>
                                </w:rPr>
                                <w:t>cyber attack typr prediction,</w:t>
                              </w:r>
                            </w:p>
                          </w:txbxContent>
                        </wps:txbx>
                        <wps:bodyPr horzOverflow="overflow" vert="horz" lIns="0" tIns="0" rIns="0" bIns="0" rtlCol="0">
                          <a:noAutofit/>
                        </wps:bodyPr>
                      </wps:wsp>
                      <wps:wsp>
                        <wps:cNvPr id="2326" name="Shape 2326"/>
                        <wps:cNvSpPr/>
                        <wps:spPr>
                          <a:xfrm>
                            <a:off x="138690" y="1849264"/>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27" name="Shape 2327"/>
                        <wps:cNvSpPr/>
                        <wps:spPr>
                          <a:xfrm>
                            <a:off x="133644" y="1847042"/>
                            <a:ext cx="71758" cy="21841"/>
                          </a:xfrm>
                          <a:custGeom>
                            <a:avLst/>
                            <a:gdLst/>
                            <a:ahLst/>
                            <a:cxnLst/>
                            <a:rect l="0" t="0" r="0" b="0"/>
                            <a:pathLst>
                              <a:path w="71758" h="21841">
                                <a:moveTo>
                                  <a:pt x="0" y="0"/>
                                </a:moveTo>
                                <a:lnTo>
                                  <a:pt x="71758" y="2184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28" name="Shape 2328"/>
                        <wps:cNvSpPr/>
                        <wps:spPr>
                          <a:xfrm>
                            <a:off x="133644" y="1825327"/>
                            <a:ext cx="71758" cy="21715"/>
                          </a:xfrm>
                          <a:custGeom>
                            <a:avLst/>
                            <a:gdLst/>
                            <a:ahLst/>
                            <a:cxnLst/>
                            <a:rect l="0" t="0" r="0" b="0"/>
                            <a:pathLst>
                              <a:path w="71758" h="21715">
                                <a:moveTo>
                                  <a:pt x="0" y="21715"/>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30" name="Rectangle 2330"/>
                        <wps:cNvSpPr/>
                        <wps:spPr>
                          <a:xfrm>
                            <a:off x="249238" y="1748532"/>
                            <a:ext cx="2370205" cy="88073"/>
                          </a:xfrm>
                          <a:prstGeom prst="rect">
                            <a:avLst/>
                          </a:prstGeom>
                          <a:ln>
                            <a:noFill/>
                          </a:ln>
                        </wps:spPr>
                        <wps:txbx>
                          <w:txbxContent>
                            <w:p w14:paraId="21EFE903" w14:textId="77777777" w:rsidR="000F1FD6" w:rsidRDefault="00A2725C">
                              <w:pPr>
                                <w:spacing w:after="160" w:line="259" w:lineRule="auto"/>
                                <w:ind w:left="0" w:firstLine="0"/>
                                <w:jc w:val="left"/>
                              </w:pPr>
                              <w:r>
                                <w:rPr>
                                  <w:rFonts w:ascii="Arial" w:eastAsia="Arial" w:hAnsi="Arial" w:cs="Arial"/>
                                  <w:sz w:val="9"/>
                                </w:rPr>
                                <w:t xml:space="preserve">Find and </w:t>
                              </w:r>
                              <w:r>
                                <w:rPr>
                                  <w:rFonts w:ascii="Arial" w:eastAsia="Arial" w:hAnsi="Arial" w:cs="Arial"/>
                                  <w:sz w:val="9"/>
                                </w:rPr>
                                <w:t xml:space="preserve">View  </w:t>
                              </w:r>
                              <w:r>
                                <w:rPr>
                                  <w:rFonts w:ascii="Arial" w:eastAsia="Arial" w:hAnsi="Arial" w:cs="Arial"/>
                                  <w:sz w:val="9"/>
                                </w:rPr>
                                <w:t>cyber attack type prediction Ratio</w:t>
                              </w:r>
                            </w:p>
                          </w:txbxContent>
                        </wps:txbx>
                        <wps:bodyPr horzOverflow="overflow" vert="horz" lIns="0" tIns="0" rIns="0" bIns="0" rtlCol="0">
                          <a:noAutofit/>
                        </wps:bodyPr>
                      </wps:wsp>
                      <wps:wsp>
                        <wps:cNvPr id="2331" name="Shape 2331"/>
                        <wps:cNvSpPr/>
                        <wps:spPr>
                          <a:xfrm>
                            <a:off x="138690" y="922854"/>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32" name="Shape 2332"/>
                        <wps:cNvSpPr/>
                        <wps:spPr>
                          <a:xfrm>
                            <a:off x="133644" y="920632"/>
                            <a:ext cx="71758" cy="21651"/>
                          </a:xfrm>
                          <a:custGeom>
                            <a:avLst/>
                            <a:gdLst/>
                            <a:ahLst/>
                            <a:cxnLst/>
                            <a:rect l="0" t="0" r="0" b="0"/>
                            <a:pathLst>
                              <a:path w="71758" h="21651">
                                <a:moveTo>
                                  <a:pt x="0" y="0"/>
                                </a:moveTo>
                                <a:lnTo>
                                  <a:pt x="71758"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33" name="Shape 2333"/>
                        <wps:cNvSpPr/>
                        <wps:spPr>
                          <a:xfrm>
                            <a:off x="133644" y="898918"/>
                            <a:ext cx="71758" cy="21714"/>
                          </a:xfrm>
                          <a:custGeom>
                            <a:avLst/>
                            <a:gdLst/>
                            <a:ahLst/>
                            <a:cxnLst/>
                            <a:rect l="0" t="0" r="0" b="0"/>
                            <a:pathLst>
                              <a:path w="71758" h="21714">
                                <a:moveTo>
                                  <a:pt x="0" y="21714"/>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35" name="Rectangle 2335"/>
                        <wps:cNvSpPr/>
                        <wps:spPr>
                          <a:xfrm>
                            <a:off x="385030" y="821932"/>
                            <a:ext cx="2015313" cy="88072"/>
                          </a:xfrm>
                          <a:prstGeom prst="rect">
                            <a:avLst/>
                          </a:prstGeom>
                          <a:ln>
                            <a:noFill/>
                          </a:ln>
                        </wps:spPr>
                        <wps:txbx>
                          <w:txbxContent>
                            <w:p w14:paraId="7E496756" w14:textId="77777777" w:rsidR="000F1FD6" w:rsidRDefault="00A2725C">
                              <w:pPr>
                                <w:spacing w:after="160" w:line="259" w:lineRule="auto"/>
                                <w:ind w:left="0" w:firstLine="0"/>
                                <w:jc w:val="left"/>
                              </w:pPr>
                              <w:r>
                                <w:rPr>
                                  <w:rFonts w:ascii="Arial" w:eastAsia="Arial" w:hAnsi="Arial" w:cs="Arial"/>
                                  <w:sz w:val="9"/>
                                </w:rPr>
                                <w:t xml:space="preserve">View Trained and Tested Accuracy in Bar </w:t>
                              </w:r>
                            </w:p>
                          </w:txbxContent>
                        </wps:txbx>
                        <wps:bodyPr horzOverflow="overflow" vert="horz" lIns="0" tIns="0" rIns="0" bIns="0" rtlCol="0">
                          <a:noAutofit/>
                        </wps:bodyPr>
                      </wps:wsp>
                      <wps:wsp>
                        <wps:cNvPr id="2336" name="Shape 2336"/>
                        <wps:cNvSpPr/>
                        <wps:spPr>
                          <a:xfrm>
                            <a:off x="138690" y="2057834"/>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37" name="Shape 2337"/>
                        <wps:cNvSpPr/>
                        <wps:spPr>
                          <a:xfrm>
                            <a:off x="133644" y="2055549"/>
                            <a:ext cx="71758" cy="21651"/>
                          </a:xfrm>
                          <a:custGeom>
                            <a:avLst/>
                            <a:gdLst/>
                            <a:ahLst/>
                            <a:cxnLst/>
                            <a:rect l="0" t="0" r="0" b="0"/>
                            <a:pathLst>
                              <a:path w="71758" h="21651">
                                <a:moveTo>
                                  <a:pt x="0" y="0"/>
                                </a:moveTo>
                                <a:lnTo>
                                  <a:pt x="71758"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38" name="Shape 2338"/>
                        <wps:cNvSpPr/>
                        <wps:spPr>
                          <a:xfrm>
                            <a:off x="133644" y="2033898"/>
                            <a:ext cx="71758" cy="21651"/>
                          </a:xfrm>
                          <a:custGeom>
                            <a:avLst/>
                            <a:gdLst/>
                            <a:ahLst/>
                            <a:cxnLst/>
                            <a:rect l="0" t="0" r="0" b="0"/>
                            <a:pathLst>
                              <a:path w="71758" h="21651">
                                <a:moveTo>
                                  <a:pt x="0" y="21651"/>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124594" name="Shape 124594"/>
                        <wps:cNvSpPr/>
                        <wps:spPr>
                          <a:xfrm>
                            <a:off x="0" y="1937016"/>
                            <a:ext cx="2369481" cy="66597"/>
                          </a:xfrm>
                          <a:custGeom>
                            <a:avLst/>
                            <a:gdLst/>
                            <a:ahLst/>
                            <a:cxnLst/>
                            <a:rect l="0" t="0" r="0" b="0"/>
                            <a:pathLst>
                              <a:path w="2369481" h="66597">
                                <a:moveTo>
                                  <a:pt x="0" y="0"/>
                                </a:moveTo>
                                <a:lnTo>
                                  <a:pt x="2369481" y="0"/>
                                </a:lnTo>
                                <a:lnTo>
                                  <a:pt x="2369481" y="66597"/>
                                </a:lnTo>
                                <a:lnTo>
                                  <a:pt x="0" y="66597"/>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2340" name="Rectangle 2340"/>
                        <wps:cNvSpPr/>
                        <wps:spPr>
                          <a:xfrm>
                            <a:off x="0" y="1938182"/>
                            <a:ext cx="3151947" cy="88073"/>
                          </a:xfrm>
                          <a:prstGeom prst="rect">
                            <a:avLst/>
                          </a:prstGeom>
                          <a:ln>
                            <a:noFill/>
                          </a:ln>
                        </wps:spPr>
                        <wps:txbx>
                          <w:txbxContent>
                            <w:p w14:paraId="7AED33B7" w14:textId="77777777" w:rsidR="000F1FD6" w:rsidRDefault="00A2725C">
                              <w:pPr>
                                <w:spacing w:after="160" w:line="259" w:lineRule="auto"/>
                                <w:ind w:left="0" w:firstLine="0"/>
                                <w:jc w:val="left"/>
                              </w:pPr>
                              <w:r>
                                <w:rPr>
                                  <w:rFonts w:ascii="Arial" w:eastAsia="Arial" w:hAnsi="Arial" w:cs="Arial"/>
                                  <w:sz w:val="9"/>
                                </w:rPr>
                                <w:t xml:space="preserve">View  </w:t>
                              </w:r>
                              <w:r>
                                <w:rPr>
                                  <w:rFonts w:ascii="Arial" w:eastAsia="Arial" w:hAnsi="Arial" w:cs="Arial"/>
                                  <w:sz w:val="9"/>
                                </w:rPr>
                                <w:t>cyber attack typr prediction Positioning Type Ratio Results,</w:t>
                              </w:r>
                            </w:p>
                          </w:txbxContent>
                        </wps:txbx>
                        <wps:bodyPr horzOverflow="overflow" vert="horz" lIns="0" tIns="0" rIns="0" bIns="0" rtlCol="0">
                          <a:noAutofit/>
                        </wps:bodyPr>
                      </wps:wsp>
                      <wps:wsp>
                        <wps:cNvPr id="2341" name="Shape 2341"/>
                        <wps:cNvSpPr/>
                        <wps:spPr>
                          <a:xfrm>
                            <a:off x="138690" y="2335738"/>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42" name="Shape 2342"/>
                        <wps:cNvSpPr/>
                        <wps:spPr>
                          <a:xfrm>
                            <a:off x="133644" y="2333452"/>
                            <a:ext cx="71758" cy="21714"/>
                          </a:xfrm>
                          <a:custGeom>
                            <a:avLst/>
                            <a:gdLst/>
                            <a:ahLst/>
                            <a:cxnLst/>
                            <a:rect l="0" t="0" r="0" b="0"/>
                            <a:pathLst>
                              <a:path w="71758" h="21714">
                                <a:moveTo>
                                  <a:pt x="0" y="0"/>
                                </a:moveTo>
                                <a:lnTo>
                                  <a:pt x="71758" y="21714"/>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43" name="Shape 2343"/>
                        <wps:cNvSpPr/>
                        <wps:spPr>
                          <a:xfrm>
                            <a:off x="133644" y="2311802"/>
                            <a:ext cx="71758" cy="21651"/>
                          </a:xfrm>
                          <a:custGeom>
                            <a:avLst/>
                            <a:gdLst/>
                            <a:ahLst/>
                            <a:cxnLst/>
                            <a:rect l="0" t="0" r="0" b="0"/>
                            <a:pathLst>
                              <a:path w="71758" h="21651">
                                <a:moveTo>
                                  <a:pt x="0" y="21651"/>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45" name="Rectangle 2345"/>
                        <wps:cNvSpPr/>
                        <wps:spPr>
                          <a:xfrm>
                            <a:off x="656177" y="2234816"/>
                            <a:ext cx="1242040" cy="88072"/>
                          </a:xfrm>
                          <a:prstGeom prst="rect">
                            <a:avLst/>
                          </a:prstGeom>
                          <a:ln>
                            <a:noFill/>
                          </a:ln>
                        </wps:spPr>
                        <wps:txbx>
                          <w:txbxContent>
                            <w:p w14:paraId="2789007F" w14:textId="77777777" w:rsidR="000F1FD6" w:rsidRDefault="00A2725C">
                              <w:pPr>
                                <w:spacing w:after="160" w:line="259" w:lineRule="auto"/>
                                <w:ind w:left="0" w:firstLine="0"/>
                                <w:jc w:val="left"/>
                              </w:pPr>
                              <w:r>
                                <w:rPr>
                                  <w:rFonts w:ascii="Arial" w:eastAsia="Arial" w:hAnsi="Arial" w:cs="Arial"/>
                                  <w:sz w:val="9"/>
                                </w:rPr>
                                <w:t xml:space="preserve">Download Predicted Data </w:t>
                              </w:r>
                            </w:p>
                          </w:txbxContent>
                        </wps:txbx>
                        <wps:bodyPr horzOverflow="overflow" vert="horz" lIns="0" tIns="0" rIns="0" bIns="0" rtlCol="0">
                          <a:noAutofit/>
                        </wps:bodyPr>
                      </wps:wsp>
                      <wps:wsp>
                        <wps:cNvPr id="2346" name="Shape 2346"/>
                        <wps:cNvSpPr/>
                        <wps:spPr>
                          <a:xfrm>
                            <a:off x="138690" y="2729534"/>
                            <a:ext cx="1944710" cy="0"/>
                          </a:xfrm>
                          <a:custGeom>
                            <a:avLst/>
                            <a:gdLst/>
                            <a:ahLst/>
                            <a:cxnLst/>
                            <a:rect l="0" t="0" r="0" b="0"/>
                            <a:pathLst>
                              <a:path w="1944710">
                                <a:moveTo>
                                  <a:pt x="19447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47" name="Shape 2347"/>
                        <wps:cNvSpPr/>
                        <wps:spPr>
                          <a:xfrm>
                            <a:off x="133644" y="2727273"/>
                            <a:ext cx="71758" cy="21676"/>
                          </a:xfrm>
                          <a:custGeom>
                            <a:avLst/>
                            <a:gdLst/>
                            <a:ahLst/>
                            <a:cxnLst/>
                            <a:rect l="0" t="0" r="0" b="0"/>
                            <a:pathLst>
                              <a:path w="71758" h="21676">
                                <a:moveTo>
                                  <a:pt x="0" y="0"/>
                                </a:moveTo>
                                <a:lnTo>
                                  <a:pt x="71758" y="21676"/>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48" name="Shape 2348"/>
                        <wps:cNvSpPr/>
                        <wps:spPr>
                          <a:xfrm>
                            <a:off x="133644" y="2705438"/>
                            <a:ext cx="71758" cy="21835"/>
                          </a:xfrm>
                          <a:custGeom>
                            <a:avLst/>
                            <a:gdLst/>
                            <a:ahLst/>
                            <a:cxnLst/>
                            <a:rect l="0" t="0" r="0" b="0"/>
                            <a:pathLst>
                              <a:path w="71758" h="21835">
                                <a:moveTo>
                                  <a:pt x="0" y="21835"/>
                                </a:moveTo>
                                <a:lnTo>
                                  <a:pt x="71758"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50" name="Rectangle 2350"/>
                        <wps:cNvSpPr/>
                        <wps:spPr>
                          <a:xfrm>
                            <a:off x="692052" y="2628605"/>
                            <a:ext cx="1143024" cy="88072"/>
                          </a:xfrm>
                          <a:prstGeom prst="rect">
                            <a:avLst/>
                          </a:prstGeom>
                          <a:ln>
                            <a:noFill/>
                          </a:ln>
                        </wps:spPr>
                        <wps:txbx>
                          <w:txbxContent>
                            <w:p w14:paraId="5B5A4391" w14:textId="77777777" w:rsidR="000F1FD6" w:rsidRDefault="00A2725C">
                              <w:pPr>
                                <w:spacing w:after="160" w:line="259" w:lineRule="auto"/>
                                <w:ind w:left="0" w:firstLine="0"/>
                                <w:jc w:val="left"/>
                              </w:pPr>
                              <w:r>
                                <w:rPr>
                                  <w:rFonts w:ascii="Arial" w:eastAsia="Arial" w:hAnsi="Arial" w:cs="Arial"/>
                                  <w:sz w:val="9"/>
                                </w:rPr>
                                <w:t>View All Remote Users.</w:t>
                              </w:r>
                            </w:p>
                          </w:txbxContent>
                        </wps:txbx>
                        <wps:bodyPr horzOverflow="overflow" vert="horz" lIns="0" tIns="0" rIns="0" bIns="0" rtlCol="0">
                          <a:noAutofit/>
                        </wps:bodyPr>
                      </wps:wsp>
                      <wps:wsp>
                        <wps:cNvPr id="2351" name="Shape 2351"/>
                        <wps:cNvSpPr/>
                        <wps:spPr>
                          <a:xfrm>
                            <a:off x="2147206" y="1594598"/>
                            <a:ext cx="2710248" cy="0"/>
                          </a:xfrm>
                          <a:custGeom>
                            <a:avLst/>
                            <a:gdLst/>
                            <a:ahLst/>
                            <a:cxnLst/>
                            <a:rect l="0" t="0" r="0" b="0"/>
                            <a:pathLst>
                              <a:path w="2710248">
                                <a:moveTo>
                                  <a:pt x="0" y="0"/>
                                </a:moveTo>
                                <a:lnTo>
                                  <a:pt x="2710248"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52" name="Shape 2352"/>
                        <wps:cNvSpPr/>
                        <wps:spPr>
                          <a:xfrm>
                            <a:off x="4784483" y="1592376"/>
                            <a:ext cx="72011" cy="21651"/>
                          </a:xfrm>
                          <a:custGeom>
                            <a:avLst/>
                            <a:gdLst/>
                            <a:ahLst/>
                            <a:cxnLst/>
                            <a:rect l="0" t="0" r="0" b="0"/>
                            <a:pathLst>
                              <a:path w="72011" h="21651">
                                <a:moveTo>
                                  <a:pt x="72011" y="0"/>
                                </a:moveTo>
                                <a:lnTo>
                                  <a:pt x="0"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53" name="Shape 2353"/>
                        <wps:cNvSpPr/>
                        <wps:spPr>
                          <a:xfrm>
                            <a:off x="4784483" y="1570662"/>
                            <a:ext cx="72011" cy="21714"/>
                          </a:xfrm>
                          <a:custGeom>
                            <a:avLst/>
                            <a:gdLst/>
                            <a:ahLst/>
                            <a:cxnLst/>
                            <a:rect l="0" t="0" r="0" b="0"/>
                            <a:pathLst>
                              <a:path w="72011" h="21714">
                                <a:moveTo>
                                  <a:pt x="72011" y="21714"/>
                                </a:moveTo>
                                <a:lnTo>
                                  <a:pt x="0"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55" name="Rectangle 2355"/>
                        <wps:cNvSpPr/>
                        <wps:spPr>
                          <a:xfrm>
                            <a:off x="3089290" y="1493676"/>
                            <a:ext cx="1110011" cy="88072"/>
                          </a:xfrm>
                          <a:prstGeom prst="rect">
                            <a:avLst/>
                          </a:prstGeom>
                          <a:ln>
                            <a:noFill/>
                          </a:ln>
                        </wps:spPr>
                        <wps:txbx>
                          <w:txbxContent>
                            <w:p w14:paraId="76289427" w14:textId="77777777" w:rsidR="000F1FD6" w:rsidRDefault="00A2725C">
                              <w:pPr>
                                <w:spacing w:after="160" w:line="259" w:lineRule="auto"/>
                                <w:ind w:left="0" w:firstLine="0"/>
                                <w:jc w:val="left"/>
                              </w:pPr>
                              <w:r>
                                <w:rPr>
                                  <w:rFonts w:ascii="Arial" w:eastAsia="Arial" w:hAnsi="Arial" w:cs="Arial"/>
                                  <w:sz w:val="9"/>
                                </w:rPr>
                                <w:t>VIEW YOUR PROFILE</w:t>
                              </w:r>
                            </w:p>
                          </w:txbxContent>
                        </wps:txbx>
                        <wps:bodyPr horzOverflow="overflow" vert="horz" lIns="0" tIns="0" rIns="0" bIns="0" rtlCol="0">
                          <a:noAutofit/>
                        </wps:bodyPr>
                      </wps:wsp>
                      <wps:wsp>
                        <wps:cNvPr id="2356" name="Shape 2356"/>
                        <wps:cNvSpPr/>
                        <wps:spPr>
                          <a:xfrm>
                            <a:off x="2149126" y="320697"/>
                            <a:ext cx="2710510" cy="0"/>
                          </a:xfrm>
                          <a:custGeom>
                            <a:avLst/>
                            <a:gdLst/>
                            <a:ahLst/>
                            <a:cxnLst/>
                            <a:rect l="0" t="0" r="0" b="0"/>
                            <a:pathLst>
                              <a:path w="2710510">
                                <a:moveTo>
                                  <a:pt x="27105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57" name="Shape 2357"/>
                        <wps:cNvSpPr/>
                        <wps:spPr>
                          <a:xfrm>
                            <a:off x="2144064" y="318476"/>
                            <a:ext cx="71750" cy="21651"/>
                          </a:xfrm>
                          <a:custGeom>
                            <a:avLst/>
                            <a:gdLst/>
                            <a:ahLst/>
                            <a:cxnLst/>
                            <a:rect l="0" t="0" r="0" b="0"/>
                            <a:pathLst>
                              <a:path w="71750" h="21651">
                                <a:moveTo>
                                  <a:pt x="0" y="0"/>
                                </a:moveTo>
                                <a:lnTo>
                                  <a:pt x="71750"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58" name="Shape 2358"/>
                        <wps:cNvSpPr/>
                        <wps:spPr>
                          <a:xfrm>
                            <a:off x="2144064" y="296761"/>
                            <a:ext cx="71750" cy="21715"/>
                          </a:xfrm>
                          <a:custGeom>
                            <a:avLst/>
                            <a:gdLst/>
                            <a:ahLst/>
                            <a:cxnLst/>
                            <a:rect l="0" t="0" r="0" b="0"/>
                            <a:pathLst>
                              <a:path w="71750" h="21715">
                                <a:moveTo>
                                  <a:pt x="0" y="21715"/>
                                </a:moveTo>
                                <a:lnTo>
                                  <a:pt x="71750"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60" name="Rectangle 2360"/>
                        <wps:cNvSpPr/>
                        <wps:spPr>
                          <a:xfrm>
                            <a:off x="3194994" y="219777"/>
                            <a:ext cx="825921" cy="88071"/>
                          </a:xfrm>
                          <a:prstGeom prst="rect">
                            <a:avLst/>
                          </a:prstGeom>
                          <a:ln>
                            <a:noFill/>
                          </a:ln>
                        </wps:spPr>
                        <wps:txbx>
                          <w:txbxContent>
                            <w:p w14:paraId="62634E6E" w14:textId="77777777" w:rsidR="000F1FD6" w:rsidRDefault="00A2725C">
                              <w:pPr>
                                <w:spacing w:after="160" w:line="259" w:lineRule="auto"/>
                                <w:ind w:left="0" w:firstLine="0"/>
                                <w:jc w:val="left"/>
                              </w:pPr>
                              <w:r>
                                <w:rPr>
                                  <w:rFonts w:ascii="Arial" w:eastAsia="Arial" w:hAnsi="Arial" w:cs="Arial"/>
                                  <w:sz w:val="9"/>
                                </w:rPr>
                                <w:t xml:space="preserve">REGISTER AND </w:t>
                              </w:r>
                            </w:p>
                          </w:txbxContent>
                        </wps:txbx>
                        <wps:bodyPr horzOverflow="overflow" vert="horz" lIns="0" tIns="0" rIns="0" bIns="0" rtlCol="0">
                          <a:noAutofit/>
                        </wps:bodyPr>
                      </wps:wsp>
                      <wps:wsp>
                        <wps:cNvPr id="2361" name="Shape 2361"/>
                        <wps:cNvSpPr/>
                        <wps:spPr>
                          <a:xfrm>
                            <a:off x="2149126" y="737585"/>
                            <a:ext cx="2710510" cy="0"/>
                          </a:xfrm>
                          <a:custGeom>
                            <a:avLst/>
                            <a:gdLst/>
                            <a:ahLst/>
                            <a:cxnLst/>
                            <a:rect l="0" t="0" r="0" b="0"/>
                            <a:pathLst>
                              <a:path w="2710510">
                                <a:moveTo>
                                  <a:pt x="2710510" y="0"/>
                                </a:moveTo>
                                <a:lnTo>
                                  <a:pt x="0" y="0"/>
                                </a:lnTo>
                              </a:path>
                            </a:pathLst>
                          </a:custGeom>
                          <a:ln w="1563" cap="sq">
                            <a:round/>
                          </a:ln>
                        </wps:spPr>
                        <wps:style>
                          <a:lnRef idx="1">
                            <a:srgbClr val="990033"/>
                          </a:lnRef>
                          <a:fillRef idx="0">
                            <a:srgbClr val="000000">
                              <a:alpha val="0"/>
                            </a:srgbClr>
                          </a:fillRef>
                          <a:effectRef idx="0">
                            <a:scrgbClr r="0" g="0" b="0"/>
                          </a:effectRef>
                          <a:fontRef idx="none"/>
                        </wps:style>
                        <wps:bodyPr/>
                      </wps:wsp>
                      <wps:wsp>
                        <wps:cNvPr id="2362" name="Shape 2362"/>
                        <wps:cNvSpPr/>
                        <wps:spPr>
                          <a:xfrm>
                            <a:off x="2144064" y="735363"/>
                            <a:ext cx="71750" cy="21651"/>
                          </a:xfrm>
                          <a:custGeom>
                            <a:avLst/>
                            <a:gdLst/>
                            <a:ahLst/>
                            <a:cxnLst/>
                            <a:rect l="0" t="0" r="0" b="0"/>
                            <a:pathLst>
                              <a:path w="71750" h="21651">
                                <a:moveTo>
                                  <a:pt x="0" y="0"/>
                                </a:moveTo>
                                <a:lnTo>
                                  <a:pt x="71750" y="21651"/>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63" name="Shape 2363"/>
                        <wps:cNvSpPr/>
                        <wps:spPr>
                          <a:xfrm>
                            <a:off x="2144064" y="713649"/>
                            <a:ext cx="71750" cy="21714"/>
                          </a:xfrm>
                          <a:custGeom>
                            <a:avLst/>
                            <a:gdLst/>
                            <a:ahLst/>
                            <a:cxnLst/>
                            <a:rect l="0" t="0" r="0" b="0"/>
                            <a:pathLst>
                              <a:path w="71750" h="21714">
                                <a:moveTo>
                                  <a:pt x="0" y="21714"/>
                                </a:moveTo>
                                <a:lnTo>
                                  <a:pt x="71750" y="0"/>
                                </a:lnTo>
                              </a:path>
                            </a:pathLst>
                          </a:custGeom>
                          <a:ln w="4376" cap="flat">
                            <a:round/>
                          </a:ln>
                        </wps:spPr>
                        <wps:style>
                          <a:lnRef idx="1">
                            <a:srgbClr val="990033"/>
                          </a:lnRef>
                          <a:fillRef idx="0">
                            <a:srgbClr val="000000">
                              <a:alpha val="0"/>
                            </a:srgbClr>
                          </a:fillRef>
                          <a:effectRef idx="0">
                            <a:scrgbClr r="0" g="0" b="0"/>
                          </a:effectRef>
                          <a:fontRef idx="none"/>
                        </wps:style>
                        <wps:bodyPr/>
                      </wps:wsp>
                      <wps:wsp>
                        <wps:cNvPr id="2365" name="Rectangle 2365"/>
                        <wps:cNvSpPr/>
                        <wps:spPr>
                          <a:xfrm>
                            <a:off x="2907909" y="638251"/>
                            <a:ext cx="1621998" cy="88072"/>
                          </a:xfrm>
                          <a:prstGeom prst="rect">
                            <a:avLst/>
                          </a:prstGeom>
                          <a:ln>
                            <a:noFill/>
                          </a:ln>
                        </wps:spPr>
                        <wps:txbx>
                          <w:txbxContent>
                            <w:p w14:paraId="17550BB8" w14:textId="77777777" w:rsidR="000F1FD6" w:rsidRDefault="00A2725C">
                              <w:pPr>
                                <w:spacing w:after="160" w:line="259" w:lineRule="auto"/>
                                <w:ind w:left="0" w:firstLine="0"/>
                                <w:jc w:val="left"/>
                              </w:pPr>
                              <w:r>
                                <w:rPr>
                                  <w:rFonts w:ascii="Arial" w:eastAsia="Arial" w:hAnsi="Arial" w:cs="Arial"/>
                                  <w:sz w:val="9"/>
                                </w:rPr>
                                <w:t>PREDICTCYBER ATTACK TYPE,</w:t>
                              </w:r>
                            </w:p>
                          </w:txbxContent>
                        </wps:txbx>
                        <wps:bodyPr horzOverflow="overflow" vert="horz" lIns="0" tIns="0" rIns="0" bIns="0" rtlCol="0">
                          <a:noAutofit/>
                        </wps:bodyPr>
                      </wps:wsp>
                    </wpg:wgp>
                  </a:graphicData>
                </a:graphic>
              </wp:inline>
            </w:drawing>
          </mc:Choice>
          <mc:Fallback>
            <w:pict>
              <v:group w14:anchorId="03152CDD" id="Group 92083" o:spid="_x0000_s1049" style="width:433.65pt;height:243.9pt;mso-position-horizontal-relative:char;mso-position-vertical-relative:line" coordsize="55075,309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">
                <v:rect id="Rectangle 2263" o:spid="_x0000_s1050" style="position:absolute;left:54629;top:28998;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" filled="f" stroked="f">
                  <v:textbox inset="0,0,0,0">
                    <w:txbxContent>
                      <w:p w14:paraId="1BAEF3BC" w14:textId="77777777" w:rsidR="000F1FD6" w:rsidRDefault="00A2725C">
                        <w:pPr>
                          <w:spacing w:after="160" w:line="259" w:lineRule="auto"/>
                          <w:ind w:left="0" w:firstLine="0"/>
                          <w:jc w:val="left"/>
                        </w:pPr>
                        <w:r>
                          <w:rPr>
                            <w:sz w:val="28"/>
                          </w:rPr>
                          <w:t xml:space="preserve"> </w:t>
                        </w:r>
                      </w:p>
                    </w:txbxContent>
                  </v:textbox>
                </v:rect>
                <v:shape id="Shape 2272" o:spid="_x0000_s1051" style="position:absolute;left:1016;width:0;height:30576;visibility:visible;mso-wrap-style:square;v-text-anchor:top" coordsize="0,30576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" path="m,3057641l,e" filled="f" strokeweight=".07pt">
                  <v:path arrowok="t" textboxrect="0,0,0,3057641"/>
                </v:shape>
                <v:shape id="Shape 124571" o:spid="_x0000_s1052" style="position:absolute;left:717;top:1099;width:539;height:1694;visibility:visible;mso-wrap-style:square;v-text-anchor:top" coordsize="53930,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" path="m,l53930,r,169371l,169371,,e" strokecolor="#903" strokeweight=".04342mm">
                  <v:path arrowok="t" textboxrect="0,0,53930,169371"/>
                </v:shape>
                <v:shape id="Shape 124572" o:spid="_x0000_s1053" style="position:absolute;left:717;top:4806;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" path="m,l53930,r,82501l,82501,,e" strokecolor="#903" strokeweight=".04342mm">
                  <v:path arrowok="t" textboxrect="0,0,53930,82501"/>
                </v:shape>
                <v:shape id="Shape 124573" o:spid="_x0000_s1054" style="position:absolute;left:717;top:9206;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" path="m,l53930,r,82501l,82501,,e" strokecolor="#903" strokeweight=".04342mm">
                  <v:path arrowok="t" textboxrect="0,0,53930,82501"/>
                </v:shape>
                <v:shape id="Shape 124574" o:spid="_x0000_s1055" style="position:absolute;left:717;top:11058;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" path="m,l53930,r,82501l,82501,,e" strokecolor="#903" strokeweight=".04342mm">
                  <v:path arrowok="t" textboxrect="0,0,53930,82501"/>
                </v:shape>
                <v:shape id="Shape 124575" o:spid="_x0000_s1056" style="position:absolute;left:717;top:13374;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" path="m,l53930,r,82501l,82501,,e" strokecolor="#903" strokeweight=".04342mm">
                  <v:path arrowok="t" textboxrect="0,0,53930,82501"/>
                </v:shape>
                <v:shape id="Shape 124576" o:spid="_x0000_s1057" style="position:absolute;left:717;top:18470;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" path="m,l53930,r,82501l,82501,,e" strokecolor="#903" strokeweight=".04342mm">
                  <v:path arrowok="t" textboxrect="0,0,53930,82501"/>
                </v:shape>
                <v:shape id="Shape 124577" o:spid="_x0000_s1058" style="position:absolute;left:717;top:20555;width:539;height:825;visibility:visible;mso-wrap-style:square;v-text-anchor:top" coordsize="53930,8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" path="m,l53930,r,82502l,82502,,e" strokecolor="#903" strokeweight=".04342mm">
                  <v:path arrowok="t" textboxrect="0,0,53930,82502"/>
                </v:shape>
                <v:shape id="Shape 124578" o:spid="_x0000_s1059" style="position:absolute;left:717;top:23334;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" path="m,l53930,r,82501l,82501,,e" strokecolor="#903" strokeweight=".04342mm">
                  <v:path arrowok="t" textboxrect="0,0,53930,82501"/>
                </v:shape>
                <v:shape id="Shape 124579" o:spid="_x0000_s1060" style="position:absolute;left:717;top:27272;width:539;height:825;visibility:visible;mso-wrap-style:square;v-text-anchor:top" coordsize="53930,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" path="m,l53930,r,82501l,82501,,e" strokecolor="#903" strokeweight=".04342mm">
                  <v:path arrowok="t" textboxrect="0,0,53930,82501"/>
                </v:shape>
                <v:shape id="Shape 2285" o:spid="_x0000_s1061" style="position:absolute;left:21121;width:0;height:30576;visibility:visible;mso-wrap-style:square;v-text-anchor:top" coordsize="0,305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" path="m,3057640l,e" filled="f" strokeweight=".07pt">
                  <v:path arrowok="t" textboxrect="0,0,0,3057640"/>
                </v:shape>
                <v:shape id="Shape 124580" o:spid="_x0000_s1062" style="position:absolute;left:20821;top:1099;width:537;height:825;visibility:visible;mso-wrap-style:square;v-text-anchor:top" coordsize="53715,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" path="m,l53715,r,82501l,82501,,e" strokecolor="#903" strokeweight=".04342mm">
                  <v:path arrowok="t" textboxrect="0,0,53715,82501"/>
                </v:shape>
                <v:shape id="Shape 124581" o:spid="_x0000_s1063" style="position:absolute;left:20821;top:3184;width:537;height:825;visibility:visible;mso-wrap-style:square;v-text-anchor:top" coordsize="53715,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" path="m,l53715,r,82501l,82501,,e" strokecolor="#903" strokeweight=".04342mm">
                  <v:path arrowok="t" textboxrect="0,0,53715,82501"/>
                </v:shape>
                <v:shape id="Shape 124582" o:spid="_x0000_s1064" style="position:absolute;left:20821;top:4806;width:537;height:1693;visibility:visible;mso-wrap-style:square;v-text-anchor:top" coordsize="53715,1692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" path="m,l53715,r,169219l,169219,,e" strokecolor="#903" strokeweight=".04342mm">
                  <v:path arrowok="t" textboxrect="0,0,53715,169219"/>
                </v:shape>
                <v:shape id="Shape 124583" o:spid="_x0000_s1065" style="position:absolute;left:20821;top:7353;width:537;height:825;visibility:visible;mso-wrap-style:square;v-text-anchor:top" coordsize="53715,82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" path="m,l53715,r,82502l,82502,,e" strokecolor="#903" strokeweight=".04342mm">
                  <v:path arrowok="t" textboxrect="0,0,53715,82502"/>
                </v:shape>
                <v:shape id="Shape 124584" o:spid="_x0000_s1066" style="position:absolute;left:20821;top:9206;width:537;height:1694;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" path="m,l53715,r,169371l,169371,,e" strokecolor="#903" strokeweight=".04342mm">
                  <v:path arrowok="t" textboxrect="0,0,53715,169371"/>
                </v:shape>
                <v:shape id="Shape 124585" o:spid="_x0000_s1067" style="position:absolute;left:20821;top:11059;width:537;height:1693;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" path="m,l53715,r,169371l,169371,,e" strokecolor="#903" strokeweight=".04342mm">
                  <v:path arrowok="t" textboxrect="0,0,53715,169371"/>
                </v:shape>
                <v:shape id="Shape 124586" o:spid="_x0000_s1068" style="position:absolute;left:20821;top:13374;width:537;height:1694;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" path="m,l53715,r,169371l,169371,,e" strokecolor="#903" strokeweight=".04342mm">
                  <v:path arrowok="t" textboxrect="0,0,53715,169371"/>
                </v:shape>
                <v:shape id="Shape 124587" o:spid="_x0000_s1069" style="position:absolute;left:20821;top:15923;width:537;height:1694;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" path="m,l53715,r,169371l,169371,,e" strokecolor="#903" strokeweight=".04342mm">
                  <v:path arrowok="t" textboxrect="0,0,53715,169371"/>
                </v:shape>
                <v:shape id="Shape 124588" o:spid="_x0000_s1070" style="position:absolute;left:20821;top:18470;width:537;height:1693;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" path="m,l53715,r,169371l,169371,,e" strokecolor="#903" strokeweight=".04342mm">
                  <v:path arrowok="t" textboxrect="0,0,53715,169371"/>
                </v:shape>
                <v:shape id="Shape 124589" o:spid="_x0000_s1071" style="position:absolute;left:20821;top:20555;width:537;height:1694;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" path="m,l53715,r,169371l,169371,,e" strokecolor="#903" strokeweight=".04342mm">
                  <v:path arrowok="t" textboxrect="0,0,53715,169371"/>
                </v:shape>
                <v:shape id="Shape 124590" o:spid="_x0000_s1072" style="position:absolute;left:20821;top:23334;width:537;height:5632;visibility:visible;mso-wrap-style:square;v-text-anchor:top" coordsize="53715,563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" path="m,l53715,r,563173l,563173,,e" strokecolor="#903" strokeweight=".04342mm">
                  <v:path arrowok="t" textboxrect="0,0,53715,563173"/>
                </v:shape>
                <v:shape id="Shape 2302" o:spid="_x0000_s1073" style="position:absolute;left:48882;width:0;height:30576;visibility:visible;mso-wrap-style:square;v-text-anchor:top" coordsize="0,3057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" path="m,3057640l,e" filled="f" strokeweight=".07pt">
                  <v:path arrowok="t" textboxrect="0,0,0,3057640"/>
                </v:shape>
                <v:shape id="Shape 124591" o:spid="_x0000_s1074" style="position:absolute;left:48584;top:3184;width:537;height:1694;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" path="m,l53715,r,169371l,169371,,e" strokecolor="#903" strokeweight=".04342mm">
                  <v:path arrowok="t" textboxrect="0,0,53715,169371"/>
                </v:shape>
                <v:shape id="Shape 124592" o:spid="_x0000_s1075" style="position:absolute;left:48584;top:7353;width:537;height:1693;visibility:visible;mso-wrap-style:square;v-text-anchor:top" coordsize="53715,169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" path="m,l53715,r,169371l,169371,,e" strokecolor="#903" strokeweight=".04342mm">
                  <v:path arrowok="t" textboxrect="0,0,53715,169371"/>
                </v:shape>
                <v:shape id="Shape 124593" o:spid="_x0000_s1076" style="position:absolute;left:48584;top:15923;width:537;height:825;visibility:visible;mso-wrap-style:square;v-text-anchor:top" coordsize="53715,82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" path="m,l53715,r,82501l,82501,,e" strokecolor="#903" strokeweight=".04342mm">
                  <v:path arrowok="t" textboxrect="0,0,53715,82501"/>
                </v:shape>
                <v:shape id="Shape 2306" o:spid="_x0000_s1077" style="position:absolute;left:1367;top:1121;width:19445;height:0;visibility:visible;mso-wrap-style:square;v-text-anchor:top" coordsize="19444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" path="m,l1944457,e" filled="f" strokecolor="#903" strokeweight=".04342mm">
                  <v:stroke endcap="square"/>
                  <v:path arrowok="t" textboxrect="0,0,1944457,0"/>
                </v:shape>
                <v:shape id="Shape 2307" o:spid="_x0000_s1078" style="position:absolute;left:20083;top:1099;width:719;height:218;visibility:visible;mso-wrap-style:square;v-text-anchor:top" coordsize="71924,2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" path="m71924,l,21778e" filled="f" strokecolor="#903" strokeweight=".1216mm">
                  <v:path arrowok="t" textboxrect="0,0,71924,21778"/>
                </v:shape>
                <v:shape id="Shape 2308" o:spid="_x0000_s1079" style="position:absolute;left:20083;top:882;width:719;height:217;visibility:visible;mso-wrap-style:square;v-text-anchor:top" coordsize="71924,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" path="m71924,21715l,e" filled="f" strokecolor="#903" strokeweight=".1216mm">
                  <v:path arrowok="t" textboxrect="0,0,71924,21715"/>
                </v:shape>
                <v:rect id="Rectangle 2310" o:spid="_x0000_s1080" style="position:absolute;left:10270;top:114;width:2281;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" filled="f" stroked="f">
                  <v:textbox inset="0,0,0,0">
                    <w:txbxContent>
                      <w:p w14:paraId="3E261CFD" w14:textId="77777777" w:rsidR="000F1FD6" w:rsidRDefault="00A2725C">
                        <w:pPr>
                          <w:spacing w:after="160" w:line="259" w:lineRule="auto"/>
                          <w:ind w:left="0" w:firstLine="0"/>
                          <w:jc w:val="left"/>
                        </w:pPr>
                        <w:r>
                          <w:rPr>
                            <w:rFonts w:ascii="Arial" w:eastAsia="Arial" w:hAnsi="Arial" w:cs="Arial"/>
                            <w:sz w:val="9"/>
                          </w:rPr>
                          <w:t>login</w:t>
                        </w:r>
                      </w:p>
                    </w:txbxContent>
                  </v:textbox>
                </v:rect>
                <v:shape id="Shape 2311" o:spid="_x0000_s1081" style="position:absolute;left:1386;top:4829;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" path="m1944710,l,e" filled="f" strokecolor="#903" strokeweight=".04342mm">
                  <v:stroke endcap="square"/>
                  <v:path arrowok="t" textboxrect="0,0,1944710,0"/>
                </v:shape>
                <v:shape id="Shape 2312" o:spid="_x0000_s1082" style="position:absolute;left:1336;top:4806;width:718;height:217;visibility:visible;mso-wrap-style:square;v-text-anchor:top" coordsize="71758,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" path="m,l71758,21714e" filled="f" strokecolor="#903" strokeweight=".1216mm">
                  <v:path arrowok="t" textboxrect="0,0,71758,21714"/>
                </v:shape>
                <v:shape id="Shape 2313" o:spid="_x0000_s1083" style="position:absolute;left:1336;top:4588;width:718;height:218;visibility:visible;mso-wrap-style:square;v-text-anchor:top" coordsize="71758,217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" path="m,21778l71758,e" filled="f" strokecolor="#903" strokeweight=".1216mm">
                  <v:path arrowok="t" textboxrect="0,0,71758,21778"/>
                </v:shape>
                <v:rect id="Rectangle 2315" o:spid="_x0000_s1084" style="position:absolute;left:7120;top:3458;width:10927;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" filled="f" stroked="f">
                  <v:textbox inset="0,0,0,0">
                    <w:txbxContent>
                      <w:p w14:paraId="57471461" w14:textId="77777777" w:rsidR="000F1FD6" w:rsidRDefault="00A2725C">
                        <w:pPr>
                          <w:spacing w:after="160" w:line="259" w:lineRule="auto"/>
                          <w:ind w:left="0" w:firstLine="0"/>
                          <w:jc w:val="left"/>
                        </w:pPr>
                        <w:r>
                          <w:rPr>
                            <w:rFonts w:ascii="Arial" w:eastAsia="Arial" w:hAnsi="Arial" w:cs="Arial"/>
                            <w:sz w:val="9"/>
                          </w:rPr>
                          <w:t>Train &amp; Test Data Sets</w:t>
                        </w:r>
                      </w:p>
                    </w:txbxContent>
                  </v:textbox>
                </v:rect>
                <v:shape id="Shape 2316" o:spid="_x0000_s1085" style="position:absolute;left:1386;top:11081;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" path="m1944710,l,e" filled="f" strokecolor="#903" strokeweight=".04342mm">
                  <v:stroke endcap="square"/>
                  <v:path arrowok="t" textboxrect="0,0,1944710,0"/>
                </v:shape>
                <v:shape id="Shape 2317" o:spid="_x0000_s1086" style="position:absolute;left:1336;top:11059;width:718;height:216;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" path="m,l71758,21651e" filled="f" strokecolor="#903" strokeweight=".1216mm">
                  <v:path arrowok="t" textboxrect="0,0,71758,21651"/>
                </v:shape>
                <v:shape id="Shape 2318" o:spid="_x0000_s1087" style="position:absolute;left:1336;top:10842;width:718;height:217;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" path="m,21651l71758,e" filled="f" strokecolor="#903" strokeweight=".1216mm">
                  <v:path arrowok="t" textboxrect="0,0,71758,21651"/>
                </v:shape>
                <v:rect id="Rectangle 2320" o:spid="_x0000_s1088" style="position:absolute;left:4965;top:10072;width:16991;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72C5CABC" w14:textId="77777777" w:rsidR="000F1FD6" w:rsidRDefault="00A2725C">
                        <w:pPr>
                          <w:spacing w:after="160" w:line="259" w:lineRule="auto"/>
                          <w:ind w:left="0" w:firstLine="0"/>
                          <w:jc w:val="left"/>
                        </w:pPr>
                        <w:r>
                          <w:rPr>
                            <w:rFonts w:ascii="Arial" w:eastAsia="Arial" w:hAnsi="Arial" w:cs="Arial"/>
                            <w:sz w:val="9"/>
                          </w:rPr>
                          <w:t xml:space="preserve">View Trained and Tested Accuracy </w:t>
                        </w:r>
                      </w:p>
                    </w:txbxContent>
                  </v:textbox>
                </v:rect>
                <v:shape id="Shape 2321" o:spid="_x0000_s1089" style="position:absolute;left:1386;top:13397;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" path="m1944710,l,e" filled="f" strokecolor="#903" strokeweight=".04342mm">
                  <v:stroke endcap="square"/>
                  <v:path arrowok="t" textboxrect="0,0,1944710,0"/>
                </v:shape>
                <v:shape id="Shape 2322" o:spid="_x0000_s1090" style="position:absolute;left:1336;top:13375;width:718;height:218;visibility:visible;mso-wrap-style:square;v-text-anchor:top" coordsize="71758,21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" path="m,l71758,21841e" filled="f" strokecolor="#903" strokeweight=".1216mm">
                  <v:path arrowok="t" textboxrect="0,0,71758,21841"/>
                </v:shape>
                <v:shape id="Shape 2323" o:spid="_x0000_s1091" style="position:absolute;left:1336;top:13158;width:718;height:217;visibility:visible;mso-wrap-style:square;v-text-anchor:top" coordsize="71758,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" path="m,21714l71758,e" filled="f" strokecolor="#903" strokeweight=".1216mm">
                  <v:path arrowok="t" textboxrect="0,0,71758,21714"/>
                </v:shape>
                <v:rect id="Rectangle 2325" o:spid="_x0000_s1092" style="position:absolute;left:4685;top:12404;width:17648;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" filled="f" stroked="f">
                  <v:textbox inset="0,0,0,0">
                    <w:txbxContent>
                      <w:p w14:paraId="6D52CA1B" w14:textId="77777777" w:rsidR="000F1FD6" w:rsidRDefault="00A2725C">
                        <w:pPr>
                          <w:spacing w:after="160" w:line="259" w:lineRule="auto"/>
                          <w:ind w:left="0" w:firstLine="0"/>
                          <w:jc w:val="left"/>
                        </w:pPr>
                        <w:r>
                          <w:rPr>
                            <w:rFonts w:ascii="Arial" w:eastAsia="Arial" w:hAnsi="Arial" w:cs="Arial"/>
                            <w:sz w:val="9"/>
                          </w:rPr>
                          <w:t xml:space="preserve">View All </w:t>
                        </w:r>
                        <w:r>
                          <w:rPr>
                            <w:rFonts w:ascii="Arial" w:eastAsia="Arial" w:hAnsi="Arial" w:cs="Arial"/>
                            <w:sz w:val="9"/>
                          </w:rPr>
                          <w:t>cyber attack typr prediction,</w:t>
                        </w:r>
                      </w:p>
                    </w:txbxContent>
                  </v:textbox>
                </v:rect>
                <v:shape id="Shape 2326" o:spid="_x0000_s1093" style="position:absolute;left:1386;top:18492;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" path="m1944710,l,e" filled="f" strokecolor="#903" strokeweight=".04342mm">
                  <v:stroke endcap="square"/>
                  <v:path arrowok="t" textboxrect="0,0,1944710,0"/>
                </v:shape>
                <v:shape id="Shape 2327" o:spid="_x0000_s1094" style="position:absolute;left:1336;top:18470;width:718;height:218;visibility:visible;mso-wrap-style:square;v-text-anchor:top" coordsize="71758,21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" path="m,l71758,21841e" filled="f" strokecolor="#903" strokeweight=".1216mm">
                  <v:path arrowok="t" textboxrect="0,0,71758,21841"/>
                </v:shape>
                <v:shape id="Shape 2328" o:spid="_x0000_s1095" style="position:absolute;left:1336;top:18253;width:718;height:217;visibility:visible;mso-wrap-style:square;v-text-anchor:top" coordsize="71758,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" path="m,21715l71758,e" filled="f" strokecolor="#903" strokeweight=".1216mm">
                  <v:path arrowok="t" textboxrect="0,0,71758,21715"/>
                </v:shape>
                <v:rect id="Rectangle 2330" o:spid="_x0000_s1096" style="position:absolute;left:2492;top:17485;width:23702;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" filled="f" stroked="f">
                  <v:textbox inset="0,0,0,0">
                    <w:txbxContent>
                      <w:p w14:paraId="21EFE903" w14:textId="77777777" w:rsidR="000F1FD6" w:rsidRDefault="00A2725C">
                        <w:pPr>
                          <w:spacing w:after="160" w:line="259" w:lineRule="auto"/>
                          <w:ind w:left="0" w:firstLine="0"/>
                          <w:jc w:val="left"/>
                        </w:pPr>
                        <w:r>
                          <w:rPr>
                            <w:rFonts w:ascii="Arial" w:eastAsia="Arial" w:hAnsi="Arial" w:cs="Arial"/>
                            <w:sz w:val="9"/>
                          </w:rPr>
                          <w:t xml:space="preserve">Find and </w:t>
                        </w:r>
                        <w:r>
                          <w:rPr>
                            <w:rFonts w:ascii="Arial" w:eastAsia="Arial" w:hAnsi="Arial" w:cs="Arial"/>
                            <w:sz w:val="9"/>
                          </w:rPr>
                          <w:t xml:space="preserve">View  </w:t>
                        </w:r>
                        <w:r>
                          <w:rPr>
                            <w:rFonts w:ascii="Arial" w:eastAsia="Arial" w:hAnsi="Arial" w:cs="Arial"/>
                            <w:sz w:val="9"/>
                          </w:rPr>
                          <w:t>cyber attack type prediction Ratio</w:t>
                        </w:r>
                      </w:p>
                    </w:txbxContent>
                  </v:textbox>
                </v:rect>
                <v:shape id="Shape 2331" o:spid="_x0000_s1097" style="position:absolute;left:1386;top:9228;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" path="m1944710,l,e" filled="f" strokecolor="#903" strokeweight=".04342mm">
                  <v:stroke endcap="square"/>
                  <v:path arrowok="t" textboxrect="0,0,1944710,0"/>
                </v:shape>
                <v:shape id="Shape 2332" o:spid="_x0000_s1098" style="position:absolute;left:1336;top:9206;width:718;height:216;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" path="m,l71758,21651e" filled="f" strokecolor="#903" strokeweight=".1216mm">
                  <v:path arrowok="t" textboxrect="0,0,71758,21651"/>
                </v:shape>
                <v:shape id="Shape 2333" o:spid="_x0000_s1099" style="position:absolute;left:1336;top:8989;width:718;height:217;visibility:visible;mso-wrap-style:square;v-text-anchor:top" coordsize="71758,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" path="m,21714l71758,e" filled="f" strokecolor="#903" strokeweight=".1216mm">
                  <v:path arrowok="t" textboxrect="0,0,71758,21714"/>
                </v:shape>
                <v:rect id="Rectangle 2335" o:spid="_x0000_s1100" style="position:absolute;left:3850;top:8219;width:20153;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" filled="f" stroked="f">
                  <v:textbox inset="0,0,0,0">
                    <w:txbxContent>
                      <w:p w14:paraId="7E496756" w14:textId="77777777" w:rsidR="000F1FD6" w:rsidRDefault="00A2725C">
                        <w:pPr>
                          <w:spacing w:after="160" w:line="259" w:lineRule="auto"/>
                          <w:ind w:left="0" w:firstLine="0"/>
                          <w:jc w:val="left"/>
                        </w:pPr>
                        <w:r>
                          <w:rPr>
                            <w:rFonts w:ascii="Arial" w:eastAsia="Arial" w:hAnsi="Arial" w:cs="Arial"/>
                            <w:sz w:val="9"/>
                          </w:rPr>
                          <w:t xml:space="preserve">View Trained and Tested Accuracy in Bar </w:t>
                        </w:r>
                      </w:p>
                    </w:txbxContent>
                  </v:textbox>
                </v:rect>
                <v:shape id="Shape 2336" o:spid="_x0000_s1101" style="position:absolute;left:1386;top:20578;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" path="m1944710,l,e" filled="f" strokecolor="#903" strokeweight=".04342mm">
                  <v:stroke endcap="square"/>
                  <v:path arrowok="t" textboxrect="0,0,1944710,0"/>
                </v:shape>
                <v:shape id="Shape 2337" o:spid="_x0000_s1102" style="position:absolute;left:1336;top:20555;width:718;height:217;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" path="m,l71758,21651e" filled="f" strokecolor="#903" strokeweight=".1216mm">
                  <v:path arrowok="t" textboxrect="0,0,71758,21651"/>
                </v:shape>
                <v:shape id="Shape 2338" o:spid="_x0000_s1103" style="position:absolute;left:1336;top:20338;width:718;height:217;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" path="m,21651l71758,e" filled="f" strokecolor="#903" strokeweight=".1216mm">
                  <v:path arrowok="t" textboxrect="0,0,71758,21651"/>
                </v:shape>
                <v:shape id="Shape 124594" o:spid="_x0000_s1104" style="position:absolute;top:19370;width:23694;height:666;visibility:visible;mso-wrap-style:square;v-text-anchor:top" coordsize="2369481,66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" path="m,l2369481,r,66597l,66597,,e" stroked="f" strokeweight="0">
                  <v:path arrowok="t" textboxrect="0,0,2369481,66597"/>
                </v:shape>
                <v:rect id="Rectangle 2340" o:spid="_x0000_s1105" style="position:absolute;top:19381;width:31519;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g8kwwAAAN0AAAAPAAAAZHJzL2Rvd25yZXYueG1sRE9Ni8Iw&#10;EL0L+x/CLHjTdF0R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nY4PJMMAAADdAAAADwAA&#10;AAAAAAAAAAAAAAAHAgAAZHJzL2Rvd25yZXYueG1sUEsFBgAAAAADAAMAtwAAAPcCAAAAAA==&#10;" filled="f" stroked="f">
                  <v:textbox inset="0,0,0,0">
                    <w:txbxContent>
                      <w:p w14:paraId="7AED33B7" w14:textId="77777777" w:rsidR="000F1FD6" w:rsidRDefault="00A2725C">
                        <w:pPr>
                          <w:spacing w:after="160" w:line="259" w:lineRule="auto"/>
                          <w:ind w:left="0" w:firstLine="0"/>
                          <w:jc w:val="left"/>
                        </w:pPr>
                        <w:r>
                          <w:rPr>
                            <w:rFonts w:ascii="Arial" w:eastAsia="Arial" w:hAnsi="Arial" w:cs="Arial"/>
                            <w:sz w:val="9"/>
                          </w:rPr>
                          <w:t xml:space="preserve">View  </w:t>
                        </w:r>
                        <w:r>
                          <w:rPr>
                            <w:rFonts w:ascii="Arial" w:eastAsia="Arial" w:hAnsi="Arial" w:cs="Arial"/>
                            <w:sz w:val="9"/>
                          </w:rPr>
                          <w:t>cyber attack typr prediction Positioning Type Ratio Results,</w:t>
                        </w:r>
                      </w:p>
                    </w:txbxContent>
                  </v:textbox>
                </v:rect>
                <v:shape id="Shape 2341" o:spid="_x0000_s1106" style="position:absolute;left:1386;top:23357;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" path="m1944710,l,e" filled="f" strokecolor="#903" strokeweight=".04342mm">
                  <v:stroke endcap="square"/>
                  <v:path arrowok="t" textboxrect="0,0,1944710,0"/>
                </v:shape>
                <v:shape id="Shape 2342" o:spid="_x0000_s1107" style="position:absolute;left:1336;top:23334;width:718;height:217;visibility:visible;mso-wrap-style:square;v-text-anchor:top" coordsize="71758,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" path="m,l71758,21714e" filled="f" strokecolor="#903" strokeweight=".1216mm">
                  <v:path arrowok="t" textboxrect="0,0,71758,21714"/>
                </v:shape>
                <v:shape id="Shape 2343" o:spid="_x0000_s1108" style="position:absolute;left:1336;top:23118;width:718;height:216;visibility:visible;mso-wrap-style:square;v-text-anchor:top" coordsize="71758,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" path="m,21651l71758,e" filled="f" strokecolor="#903" strokeweight=".1216mm">
                  <v:path arrowok="t" textboxrect="0,0,71758,21651"/>
                </v:shape>
                <v:rect id="Rectangle 2345" o:spid="_x0000_s1109" style="position:absolute;left:6561;top:22348;width:12421;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" filled="f" stroked="f">
                  <v:textbox inset="0,0,0,0">
                    <w:txbxContent>
                      <w:p w14:paraId="2789007F" w14:textId="77777777" w:rsidR="000F1FD6" w:rsidRDefault="00A2725C">
                        <w:pPr>
                          <w:spacing w:after="160" w:line="259" w:lineRule="auto"/>
                          <w:ind w:left="0" w:firstLine="0"/>
                          <w:jc w:val="left"/>
                        </w:pPr>
                        <w:r>
                          <w:rPr>
                            <w:rFonts w:ascii="Arial" w:eastAsia="Arial" w:hAnsi="Arial" w:cs="Arial"/>
                            <w:sz w:val="9"/>
                          </w:rPr>
                          <w:t xml:space="preserve">Download Predicted Data </w:t>
                        </w:r>
                      </w:p>
                    </w:txbxContent>
                  </v:textbox>
                </v:rect>
                <v:shape id="Shape 2346" o:spid="_x0000_s1110" style="position:absolute;left:1386;top:27295;width:19448;height:0;visibility:visible;mso-wrap-style:square;v-text-anchor:top" coordsize="19447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" path="m1944710,l,e" filled="f" strokecolor="#903" strokeweight=".04342mm">
                  <v:stroke endcap="square"/>
                  <v:path arrowok="t" textboxrect="0,0,1944710,0"/>
                </v:shape>
                <v:shape id="Shape 2347" o:spid="_x0000_s1111" style="position:absolute;left:1336;top:27272;width:718;height:217;visibility:visible;mso-wrap-style:square;v-text-anchor:top" coordsize="71758,21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" path="m,l71758,21676e" filled="f" strokecolor="#903" strokeweight=".1216mm">
                  <v:path arrowok="t" textboxrect="0,0,71758,21676"/>
                </v:shape>
                <v:shape id="Shape 2348" o:spid="_x0000_s1112" style="position:absolute;left:1336;top:27054;width:718;height:218;visibility:visible;mso-wrap-style:square;v-text-anchor:top" coordsize="71758,21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" path="m,21835l71758,e" filled="f" strokecolor="#903" strokeweight=".1216mm">
                  <v:path arrowok="t" textboxrect="0,0,71758,21835"/>
                </v:shape>
                <v:rect id="Rectangle 2350" o:spid="_x0000_s1113" style="position:absolute;left:6920;top:26286;width:11430;height:8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" filled="f" stroked="f">
                  <v:textbox inset="0,0,0,0">
                    <w:txbxContent>
                      <w:p w14:paraId="5B5A4391" w14:textId="77777777" w:rsidR="000F1FD6" w:rsidRDefault="00A2725C">
                        <w:pPr>
                          <w:spacing w:after="160" w:line="259" w:lineRule="auto"/>
                          <w:ind w:left="0" w:firstLine="0"/>
                          <w:jc w:val="left"/>
                        </w:pPr>
                        <w:r>
                          <w:rPr>
                            <w:rFonts w:ascii="Arial" w:eastAsia="Arial" w:hAnsi="Arial" w:cs="Arial"/>
                            <w:sz w:val="9"/>
                          </w:rPr>
                          <w:t>View All Remote Users.</w:t>
                        </w:r>
                      </w:p>
                    </w:txbxContent>
                  </v:textbox>
                </v:rect>
                <v:shape id="Shape 2351" o:spid="_x0000_s1114" style="position:absolute;left:21472;top:15945;width:27102;height:0;visibility:visible;mso-wrap-style:square;v-text-anchor:top" coordsize="27102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" path="m,l2710248,e" filled="f" strokecolor="#903" strokeweight=".04342mm">
                  <v:stroke endcap="square"/>
                  <v:path arrowok="t" textboxrect="0,0,2710248,0"/>
                </v:shape>
                <v:shape id="Shape 2352" o:spid="_x0000_s1115" style="position:absolute;left:47844;top:15923;width:720;height:217;visibility:visible;mso-wrap-style:square;v-text-anchor:top" coordsize="72011,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" path="m72011,l,21651e" filled="f" strokecolor="#903" strokeweight=".1216mm">
                  <v:path arrowok="t" textboxrect="0,0,72011,21651"/>
                </v:shape>
                <v:shape id="Shape 2353" o:spid="_x0000_s1116" style="position:absolute;left:47844;top:15706;width:720;height:217;visibility:visible;mso-wrap-style:square;v-text-anchor:top" coordsize="72011,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" path="m72011,21714l,e" filled="f" strokecolor="#903" strokeweight=".1216mm">
                  <v:path arrowok="t" textboxrect="0,0,72011,21714"/>
                </v:shape>
                <v:rect id="Rectangle 2355" o:spid="_x0000_s1117" style="position:absolute;left:30892;top:14936;width:11101;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" filled="f" stroked="f">
                  <v:textbox inset="0,0,0,0">
                    <w:txbxContent>
                      <w:p w14:paraId="76289427" w14:textId="77777777" w:rsidR="000F1FD6" w:rsidRDefault="00A2725C">
                        <w:pPr>
                          <w:spacing w:after="160" w:line="259" w:lineRule="auto"/>
                          <w:ind w:left="0" w:firstLine="0"/>
                          <w:jc w:val="left"/>
                        </w:pPr>
                        <w:r>
                          <w:rPr>
                            <w:rFonts w:ascii="Arial" w:eastAsia="Arial" w:hAnsi="Arial" w:cs="Arial"/>
                            <w:sz w:val="9"/>
                          </w:rPr>
                          <w:t>VIEW YOUR PROFILE</w:t>
                        </w:r>
                      </w:p>
                    </w:txbxContent>
                  </v:textbox>
                </v:rect>
                <v:shape id="Shape 2356" o:spid="_x0000_s1118" style="position:absolute;left:21491;top:3206;width:27105;height:0;visibility:visible;mso-wrap-style:square;v-text-anchor:top" coordsize="271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" path="m2710510,l,e" filled="f" strokecolor="#903" strokeweight=".04342mm">
                  <v:stroke endcap="square"/>
                  <v:path arrowok="t" textboxrect="0,0,2710510,0"/>
                </v:shape>
                <v:shape id="Shape 2357" o:spid="_x0000_s1119" style="position:absolute;left:21440;top:3184;width:718;height:217;visibility:visible;mso-wrap-style:square;v-text-anchor:top" coordsize="71750,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" path="m,l71750,21651e" filled="f" strokecolor="#903" strokeweight=".1216mm">
                  <v:path arrowok="t" textboxrect="0,0,71750,21651"/>
                </v:shape>
                <v:shape id="Shape 2358" o:spid="_x0000_s1120" style="position:absolute;left:21440;top:2967;width:718;height:217;visibility:visible;mso-wrap-style:square;v-text-anchor:top" coordsize="71750,21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" path="m,21715l71750,e" filled="f" strokecolor="#903" strokeweight=".1216mm">
                  <v:path arrowok="t" textboxrect="0,0,71750,21715"/>
                </v:shape>
                <v:rect id="Rectangle 2360" o:spid="_x0000_s1121" style="position:absolute;left:31949;top:2197;width:8260;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" filled="f" stroked="f">
                  <v:textbox inset="0,0,0,0">
                    <w:txbxContent>
                      <w:p w14:paraId="62634E6E" w14:textId="77777777" w:rsidR="000F1FD6" w:rsidRDefault="00A2725C">
                        <w:pPr>
                          <w:spacing w:after="160" w:line="259" w:lineRule="auto"/>
                          <w:ind w:left="0" w:firstLine="0"/>
                          <w:jc w:val="left"/>
                        </w:pPr>
                        <w:r>
                          <w:rPr>
                            <w:rFonts w:ascii="Arial" w:eastAsia="Arial" w:hAnsi="Arial" w:cs="Arial"/>
                            <w:sz w:val="9"/>
                          </w:rPr>
                          <w:t xml:space="preserve">REGISTER AND </w:t>
                        </w:r>
                      </w:p>
                    </w:txbxContent>
                  </v:textbox>
                </v:rect>
                <v:shape id="Shape 2361" o:spid="_x0000_s1122" style="position:absolute;left:21491;top:7375;width:27105;height:0;visibility:visible;mso-wrap-style:square;v-text-anchor:top" coordsize="2710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" path="m2710510,l,e" filled="f" strokecolor="#903" strokeweight=".04342mm">
                  <v:stroke endcap="square"/>
                  <v:path arrowok="t" textboxrect="0,0,2710510,0"/>
                </v:shape>
                <v:shape id="Shape 2362" o:spid="_x0000_s1123" style="position:absolute;left:21440;top:7353;width:718;height:217;visibility:visible;mso-wrap-style:square;v-text-anchor:top" coordsize="71750,216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" path="m,l71750,21651e" filled="f" strokecolor="#903" strokeweight=".1216mm">
                  <v:path arrowok="t" textboxrect="0,0,71750,21651"/>
                </v:shape>
                <v:shape id="Shape 2363" o:spid="_x0000_s1124" style="position:absolute;left:21440;top:7136;width:718;height:217;visibility:visible;mso-wrap-style:square;v-text-anchor:top" coordsize="71750,2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" path="m,21714l71750,e" filled="f" strokecolor="#903" strokeweight=".1216mm">
                  <v:path arrowok="t" textboxrect="0,0,71750,21714"/>
                </v:shape>
                <v:rect id="Rectangle 2365" o:spid="_x0000_s1125" style="position:absolute;left:29079;top:6382;width:16220;height:8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" filled="f" stroked="f">
                  <v:textbox inset="0,0,0,0">
                    <w:txbxContent>
                      <w:p w14:paraId="17550BB8" w14:textId="77777777" w:rsidR="000F1FD6" w:rsidRDefault="00A2725C">
                        <w:pPr>
                          <w:spacing w:after="160" w:line="259" w:lineRule="auto"/>
                          <w:ind w:left="0" w:firstLine="0"/>
                          <w:jc w:val="left"/>
                        </w:pPr>
                        <w:r>
                          <w:rPr>
                            <w:rFonts w:ascii="Arial" w:eastAsia="Arial" w:hAnsi="Arial" w:cs="Arial"/>
                            <w:sz w:val="9"/>
                          </w:rPr>
                          <w:t>PREDICTCYBER ATTACK TYPE,</w:t>
                        </w:r>
                      </w:p>
                    </w:txbxContent>
                  </v:textbox>
                </v:rect>
                <w10:anchorlock/>
              </v:group>
            </w:pict>
          </mc:Fallback>
        </mc:AlternateContent>
      </w:r>
    </w:p>
    <w:p w14:paraId="7B638F87" w14:textId="77777777" w:rsidR="000F1FD6" w:rsidRDefault="00A2725C">
      <w:pPr>
        <w:spacing w:after="0" w:line="259" w:lineRule="auto"/>
        <w:ind w:left="0" w:right="219" w:firstLine="0"/>
        <w:jc w:val="center"/>
      </w:pPr>
      <w:r>
        <w:rPr>
          <w:sz w:val="20"/>
        </w:rPr>
        <w:t xml:space="preserve"> </w:t>
      </w:r>
    </w:p>
    <w:p w14:paraId="35862614" w14:textId="2F21A817" w:rsidR="000F1FD6" w:rsidRPr="004D3100" w:rsidRDefault="004D3100">
      <w:pPr>
        <w:spacing w:after="0" w:line="259" w:lineRule="auto"/>
        <w:ind w:left="0" w:right="219" w:firstLine="0"/>
        <w:jc w:val="center"/>
        <w:rPr>
          <w:b/>
          <w:bCs/>
          <w:sz w:val="32"/>
          <w:szCs w:val="32"/>
        </w:rPr>
      </w:pPr>
      <w:r w:rsidRPr="004D3100">
        <w:rPr>
          <w:b/>
          <w:bCs/>
          <w:szCs w:val="32"/>
        </w:rPr>
        <w:t xml:space="preserve">Fig </w:t>
      </w:r>
      <w:r w:rsidR="005D3A9F">
        <w:rPr>
          <w:b/>
          <w:bCs/>
          <w:szCs w:val="32"/>
        </w:rPr>
        <w:t>4</w:t>
      </w:r>
      <w:r w:rsidRPr="004D3100">
        <w:rPr>
          <w:b/>
          <w:bCs/>
          <w:szCs w:val="32"/>
        </w:rPr>
        <w:t xml:space="preserve">.2.3:Sequence Diagram </w:t>
      </w:r>
    </w:p>
    <w:p w14:paraId="345F0900" w14:textId="14808680" w:rsidR="000F1FD6" w:rsidRPr="004D3100" w:rsidRDefault="00A2725C" w:rsidP="004D3100">
      <w:pPr>
        <w:spacing w:after="56" w:line="259" w:lineRule="auto"/>
        <w:ind w:left="0" w:right="219" w:firstLine="0"/>
        <w:jc w:val="center"/>
        <w:rPr>
          <w:b/>
          <w:bCs/>
          <w:sz w:val="32"/>
          <w:szCs w:val="32"/>
        </w:rPr>
      </w:pPr>
      <w:r w:rsidRPr="004D3100">
        <w:rPr>
          <w:b/>
          <w:bCs/>
          <w:szCs w:val="32"/>
        </w:rPr>
        <w:t xml:space="preserve"> </w:t>
      </w:r>
      <w:r>
        <w:rPr>
          <w:b/>
          <w:sz w:val="28"/>
        </w:rPr>
        <w:t xml:space="preserve"> </w:t>
      </w:r>
    </w:p>
    <w:p w14:paraId="3CE908A9" w14:textId="0BCB8A36" w:rsidR="000F1FD6" w:rsidRDefault="005D3A9F">
      <w:pPr>
        <w:pStyle w:val="Heading4"/>
        <w:spacing w:after="3"/>
        <w:ind w:left="14"/>
      </w:pPr>
      <w:r>
        <w:rPr>
          <w:sz w:val="28"/>
        </w:rPr>
        <w:t xml:space="preserve">4.2.4 COLLABRATION DIAGRAM </w:t>
      </w:r>
    </w:p>
    <w:p w14:paraId="52FE160F" w14:textId="77777777" w:rsidR="000F1FD6" w:rsidRDefault="00A2725C">
      <w:pPr>
        <w:spacing w:after="0" w:line="358" w:lineRule="auto"/>
        <w:ind w:left="-5" w:right="262"/>
      </w:pPr>
      <w:r>
        <w:t xml:space="preserve">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 </w:t>
      </w:r>
    </w:p>
    <w:p w14:paraId="78A10F0B" w14:textId="77777777" w:rsidR="000F1FD6" w:rsidRDefault="00A2725C">
      <w:pPr>
        <w:spacing w:after="0" w:line="259" w:lineRule="auto"/>
        <w:ind w:left="435" w:firstLine="0"/>
        <w:jc w:val="left"/>
      </w:pPr>
      <w:r>
        <w:rPr>
          <w:rFonts w:ascii="Calibri" w:eastAsia="Calibri" w:hAnsi="Calibri" w:cs="Calibri"/>
          <w:noProof/>
          <w:sz w:val="22"/>
        </w:rPr>
        <mc:AlternateContent>
          <mc:Choice Requires="wpg">
            <w:drawing>
              <wp:inline distT="0" distB="0" distL="0" distR="0" wp14:anchorId="26ABDDA4" wp14:editId="52138517">
                <wp:extent cx="5529934" cy="2688772"/>
                <wp:effectExtent l="0" t="0" r="13970" b="16510"/>
                <wp:docPr id="89921" name="Group 89921"/>
                <wp:cNvGraphicFramePr/>
                <a:graphic xmlns:a="http://schemas.openxmlformats.org/drawingml/2006/main">
                  <a:graphicData uri="http://schemas.microsoft.com/office/word/2010/wordprocessingGroup">
                    <wpg:wgp>
                      <wpg:cNvGrpSpPr/>
                      <wpg:grpSpPr>
                        <a:xfrm>
                          <a:off x="0" y="0"/>
                          <a:ext cx="5529934" cy="2688772"/>
                          <a:chOff x="0" y="0"/>
                          <a:chExt cx="5529934" cy="2942056"/>
                        </a:xfrm>
                      </wpg:grpSpPr>
                      <wps:wsp>
                        <wps:cNvPr id="124619" name="Shape 124619"/>
                        <wps:cNvSpPr/>
                        <wps:spPr>
                          <a:xfrm>
                            <a:off x="5138576" y="108898"/>
                            <a:ext cx="391358" cy="271887"/>
                          </a:xfrm>
                          <a:custGeom>
                            <a:avLst/>
                            <a:gdLst/>
                            <a:ahLst/>
                            <a:cxnLst/>
                            <a:rect l="0" t="0" r="0" b="0"/>
                            <a:pathLst>
                              <a:path w="391358" h="271887">
                                <a:moveTo>
                                  <a:pt x="0" y="0"/>
                                </a:moveTo>
                                <a:lnTo>
                                  <a:pt x="391358" y="0"/>
                                </a:lnTo>
                                <a:lnTo>
                                  <a:pt x="391358" y="271887"/>
                                </a:lnTo>
                                <a:lnTo>
                                  <a:pt x="0" y="271887"/>
                                </a:lnTo>
                                <a:lnTo>
                                  <a:pt x="0" y="0"/>
                                </a:lnTo>
                              </a:path>
                            </a:pathLst>
                          </a:custGeom>
                          <a:ln w="2145" cap="flat">
                            <a:round/>
                          </a:ln>
                        </wps:spPr>
                        <wps:style>
                          <a:lnRef idx="1">
                            <a:srgbClr val="990033"/>
                          </a:lnRef>
                          <a:fillRef idx="1">
                            <a:srgbClr val="FFFFB7"/>
                          </a:fillRef>
                          <a:effectRef idx="0">
                            <a:scrgbClr r="0" g="0" b="0"/>
                          </a:effectRef>
                          <a:fontRef idx="none"/>
                        </wps:style>
                        <wps:bodyPr/>
                      </wps:wsp>
                      <wps:wsp>
                        <wps:cNvPr id="89494" name="Rectangle 89494"/>
                        <wps:cNvSpPr/>
                        <wps:spPr>
                          <a:xfrm>
                            <a:off x="5247020" y="137145"/>
                            <a:ext cx="245151" cy="134798"/>
                          </a:xfrm>
                          <a:prstGeom prst="rect">
                            <a:avLst/>
                          </a:prstGeom>
                          <a:ln>
                            <a:noFill/>
                          </a:ln>
                        </wps:spPr>
                        <wps:txbx>
                          <w:txbxContent>
                            <w:p w14:paraId="42CC8EEB" w14:textId="77777777" w:rsidR="000F1FD6" w:rsidRDefault="00A2725C">
                              <w:pPr>
                                <w:spacing w:after="160" w:line="259" w:lineRule="auto"/>
                                <w:ind w:left="0" w:firstLine="0"/>
                                <w:jc w:val="left"/>
                              </w:pPr>
                              <w:r>
                                <w:rPr>
                                  <w:rFonts w:ascii="Arial" w:eastAsia="Arial" w:hAnsi="Arial" w:cs="Arial"/>
                                  <w:sz w:val="14"/>
                                  <w:u w:val="single" w:color="000000"/>
                                </w:rPr>
                                <w:t xml:space="preserve">web </w:t>
                              </w:r>
                            </w:p>
                          </w:txbxContent>
                        </wps:txbx>
                        <wps:bodyPr horzOverflow="overflow" vert="horz" lIns="0" tIns="0" rIns="0" bIns="0" rtlCol="0">
                          <a:noAutofit/>
                        </wps:bodyPr>
                      </wps:wsp>
                      <wps:wsp>
                        <wps:cNvPr id="89496" name="Rectangle 89496"/>
                        <wps:cNvSpPr/>
                        <wps:spPr>
                          <a:xfrm>
                            <a:off x="5222523" y="247638"/>
                            <a:ext cx="315945" cy="134798"/>
                          </a:xfrm>
                          <a:prstGeom prst="rect">
                            <a:avLst/>
                          </a:prstGeom>
                          <a:ln>
                            <a:noFill/>
                          </a:ln>
                        </wps:spPr>
                        <wps:txbx>
                          <w:txbxContent>
                            <w:p w14:paraId="07ADB25A" w14:textId="77777777" w:rsidR="000F1FD6" w:rsidRDefault="00A2725C">
                              <w:pPr>
                                <w:spacing w:after="160" w:line="259" w:lineRule="auto"/>
                                <w:ind w:left="0" w:firstLine="0"/>
                                <w:jc w:val="left"/>
                              </w:pPr>
                              <w:r>
                                <w:rPr>
                                  <w:rFonts w:ascii="Arial" w:eastAsia="Arial" w:hAnsi="Arial" w:cs="Arial"/>
                                  <w:sz w:val="14"/>
                                  <w:u w:val="single" w:color="000000"/>
                                </w:rPr>
                                <w:t>server</w:t>
                              </w:r>
                            </w:p>
                          </w:txbxContent>
                        </wps:txbx>
                        <wps:bodyPr horzOverflow="overflow" vert="horz" lIns="0" tIns="0" rIns="0" bIns="0" rtlCol="0">
                          <a:noAutofit/>
                        </wps:bodyPr>
                      </wps:wsp>
                      <wps:wsp>
                        <wps:cNvPr id="124620" name="Shape 124620"/>
                        <wps:cNvSpPr/>
                        <wps:spPr>
                          <a:xfrm>
                            <a:off x="0" y="57926"/>
                            <a:ext cx="546511" cy="373549"/>
                          </a:xfrm>
                          <a:custGeom>
                            <a:avLst/>
                            <a:gdLst/>
                            <a:ahLst/>
                            <a:cxnLst/>
                            <a:rect l="0" t="0" r="0" b="0"/>
                            <a:pathLst>
                              <a:path w="546511" h="373549">
                                <a:moveTo>
                                  <a:pt x="0" y="0"/>
                                </a:moveTo>
                                <a:lnTo>
                                  <a:pt x="546511" y="0"/>
                                </a:lnTo>
                                <a:lnTo>
                                  <a:pt x="546511" y="373549"/>
                                </a:lnTo>
                                <a:lnTo>
                                  <a:pt x="0" y="373549"/>
                                </a:lnTo>
                                <a:lnTo>
                                  <a:pt x="0" y="0"/>
                                </a:lnTo>
                              </a:path>
                            </a:pathLst>
                          </a:custGeom>
                          <a:ln w="2145" cap="flat">
                            <a:round/>
                          </a:ln>
                        </wps:spPr>
                        <wps:style>
                          <a:lnRef idx="1">
                            <a:srgbClr val="990033"/>
                          </a:lnRef>
                          <a:fillRef idx="1">
                            <a:srgbClr val="FFFFB7"/>
                          </a:fillRef>
                          <a:effectRef idx="0">
                            <a:scrgbClr r="0" g="0" b="0"/>
                          </a:effectRef>
                          <a:fontRef idx="none"/>
                        </wps:style>
                        <wps:bodyPr/>
                      </wps:wsp>
                      <wps:wsp>
                        <wps:cNvPr id="89493" name="Rectangle 89493"/>
                        <wps:cNvSpPr/>
                        <wps:spPr>
                          <a:xfrm>
                            <a:off x="44327" y="86164"/>
                            <a:ext cx="632976" cy="134798"/>
                          </a:xfrm>
                          <a:prstGeom prst="rect">
                            <a:avLst/>
                          </a:prstGeom>
                          <a:ln>
                            <a:noFill/>
                          </a:ln>
                        </wps:spPr>
                        <wps:txbx>
                          <w:txbxContent>
                            <w:p w14:paraId="6AAC62B2" w14:textId="77777777" w:rsidR="000F1FD6" w:rsidRDefault="00A2725C">
                              <w:pPr>
                                <w:spacing w:after="160" w:line="259" w:lineRule="auto"/>
                                <w:ind w:left="0" w:firstLine="0"/>
                                <w:jc w:val="left"/>
                              </w:pPr>
                              <w:r>
                                <w:rPr>
                                  <w:rFonts w:ascii="Arial" w:eastAsia="Arial" w:hAnsi="Arial" w:cs="Arial"/>
                                  <w:sz w:val="14"/>
                                  <w:u w:val="single" w:color="000000"/>
                                </w:rPr>
                                <w:t>MAINTAINE</w:t>
                              </w:r>
                            </w:p>
                          </w:txbxContent>
                        </wps:txbx>
                        <wps:bodyPr horzOverflow="overflow" vert="horz" lIns="0" tIns="0" rIns="0" bIns="0" rtlCol="0">
                          <a:noAutofit/>
                        </wps:bodyPr>
                      </wps:wsp>
                      <wps:wsp>
                        <wps:cNvPr id="89495" name="Rectangle 89495"/>
                        <wps:cNvSpPr/>
                        <wps:spPr>
                          <a:xfrm>
                            <a:off x="245491" y="196849"/>
                            <a:ext cx="87219" cy="134798"/>
                          </a:xfrm>
                          <a:prstGeom prst="rect">
                            <a:avLst/>
                          </a:prstGeom>
                          <a:ln>
                            <a:noFill/>
                          </a:ln>
                        </wps:spPr>
                        <wps:txbx>
                          <w:txbxContent>
                            <w:p w14:paraId="7B8B5597" w14:textId="77777777" w:rsidR="000F1FD6" w:rsidRDefault="00A2725C">
                              <w:pPr>
                                <w:spacing w:after="160" w:line="259" w:lineRule="auto"/>
                                <w:ind w:left="0" w:firstLine="0"/>
                                <w:jc w:val="left"/>
                              </w:pPr>
                              <w:r>
                                <w:rPr>
                                  <w:rFonts w:ascii="Arial" w:eastAsia="Arial" w:hAnsi="Arial" w:cs="Arial"/>
                                  <w:sz w:val="14"/>
                                  <w:u w:val="single" w:color="000000"/>
                                </w:rPr>
                                <w:t>R</w:t>
                              </w:r>
                            </w:p>
                          </w:txbxContent>
                        </wps:txbx>
                        <wps:bodyPr horzOverflow="overflow" vert="horz" lIns="0" tIns="0" rIns="0" bIns="0" rtlCol="0">
                          <a:noAutofit/>
                        </wps:bodyPr>
                      </wps:wsp>
                      <wps:wsp>
                        <wps:cNvPr id="2401" name="Shape 2401"/>
                        <wps:cNvSpPr/>
                        <wps:spPr>
                          <a:xfrm>
                            <a:off x="924739" y="2568507"/>
                            <a:ext cx="608247" cy="373549"/>
                          </a:xfrm>
                          <a:custGeom>
                            <a:avLst/>
                            <a:gdLst/>
                            <a:ahLst/>
                            <a:cxnLst/>
                            <a:rect l="0" t="0" r="0" b="0"/>
                            <a:pathLst>
                              <a:path w="608247" h="373549">
                                <a:moveTo>
                                  <a:pt x="0" y="0"/>
                                </a:moveTo>
                                <a:lnTo>
                                  <a:pt x="608247" y="0"/>
                                </a:lnTo>
                                <a:lnTo>
                                  <a:pt x="608247" y="373549"/>
                                </a:lnTo>
                                <a:lnTo>
                                  <a:pt x="0" y="373549"/>
                                </a:lnTo>
                                <a:lnTo>
                                  <a:pt x="0" y="0"/>
                                </a:lnTo>
                                <a:close/>
                              </a:path>
                            </a:pathLst>
                          </a:custGeom>
                          <a:ln w="2145" cap="flat">
                            <a:round/>
                          </a:ln>
                        </wps:spPr>
                        <wps:style>
                          <a:lnRef idx="1">
                            <a:srgbClr val="990033"/>
                          </a:lnRef>
                          <a:fillRef idx="1">
                            <a:srgbClr val="FFFFB7"/>
                          </a:fillRef>
                          <a:effectRef idx="0">
                            <a:scrgbClr r="0" g="0" b="0"/>
                          </a:effectRef>
                          <a:fontRef idx="none"/>
                        </wps:style>
                        <wps:bodyPr/>
                      </wps:wsp>
                      <wps:wsp>
                        <wps:cNvPr id="89590" name="Rectangle 89590"/>
                        <wps:cNvSpPr/>
                        <wps:spPr>
                          <a:xfrm>
                            <a:off x="993195" y="2596716"/>
                            <a:ext cx="638995" cy="134798"/>
                          </a:xfrm>
                          <a:prstGeom prst="rect">
                            <a:avLst/>
                          </a:prstGeom>
                          <a:ln>
                            <a:noFill/>
                          </a:ln>
                        </wps:spPr>
                        <wps:txbx>
                          <w:txbxContent>
                            <w:p w14:paraId="099490A2" w14:textId="77777777" w:rsidR="000F1FD6" w:rsidRDefault="00A2725C">
                              <w:pPr>
                                <w:spacing w:after="160" w:line="259" w:lineRule="auto"/>
                                <w:ind w:left="0" w:firstLine="0"/>
                                <w:jc w:val="left"/>
                              </w:pPr>
                              <w:r>
                                <w:rPr>
                                  <w:rFonts w:ascii="Arial" w:eastAsia="Arial" w:hAnsi="Arial" w:cs="Arial"/>
                                  <w:sz w:val="14"/>
                                  <w:u w:val="single" w:color="000000"/>
                                </w:rPr>
                                <w:t xml:space="preserve">NETWORK </w:t>
                              </w:r>
                            </w:p>
                          </w:txbxContent>
                        </wps:txbx>
                        <wps:bodyPr horzOverflow="overflow" vert="horz" lIns="0" tIns="0" rIns="0" bIns="0" rtlCol="0">
                          <a:noAutofit/>
                        </wps:bodyPr>
                      </wps:wsp>
                      <wps:wsp>
                        <wps:cNvPr id="89607" name="Rectangle 89607"/>
                        <wps:cNvSpPr/>
                        <wps:spPr>
                          <a:xfrm>
                            <a:off x="982157" y="2707179"/>
                            <a:ext cx="675148" cy="134798"/>
                          </a:xfrm>
                          <a:prstGeom prst="rect">
                            <a:avLst/>
                          </a:prstGeom>
                          <a:ln>
                            <a:noFill/>
                          </a:ln>
                        </wps:spPr>
                        <wps:txbx>
                          <w:txbxContent>
                            <w:p w14:paraId="16C4BF45" w14:textId="77777777" w:rsidR="000F1FD6" w:rsidRDefault="00A2725C">
                              <w:pPr>
                                <w:spacing w:after="160" w:line="259" w:lineRule="auto"/>
                                <w:ind w:left="0" w:firstLine="0"/>
                                <w:jc w:val="left"/>
                              </w:pPr>
                              <w:r>
                                <w:rPr>
                                  <w:rFonts w:ascii="Arial" w:eastAsia="Arial" w:hAnsi="Arial" w:cs="Arial"/>
                                  <w:sz w:val="14"/>
                                  <w:u w:val="single" w:color="000000"/>
                                </w:rPr>
                                <w:t>FOLLOWER</w:t>
                              </w:r>
                            </w:p>
                          </w:txbxContent>
                        </wps:txbx>
                        <wps:bodyPr horzOverflow="overflow" vert="horz" lIns="0" tIns="0" rIns="0" bIns="0" rtlCol="0">
                          <a:noAutofit/>
                        </wps:bodyPr>
                      </wps:wsp>
                      <wps:wsp>
                        <wps:cNvPr id="2406" name="Shape 2406"/>
                        <wps:cNvSpPr/>
                        <wps:spPr>
                          <a:xfrm>
                            <a:off x="556406" y="251684"/>
                            <a:ext cx="4581104" cy="0"/>
                          </a:xfrm>
                          <a:custGeom>
                            <a:avLst/>
                            <a:gdLst/>
                            <a:ahLst/>
                            <a:cxnLst/>
                            <a:rect l="0" t="0" r="0" b="0"/>
                            <a:pathLst>
                              <a:path w="4581104">
                                <a:moveTo>
                                  <a:pt x="0" y="0"/>
                                </a:moveTo>
                                <a:lnTo>
                                  <a:pt x="4581104" y="0"/>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07" name="Shape 2407"/>
                        <wps:cNvSpPr/>
                        <wps:spPr>
                          <a:xfrm>
                            <a:off x="2715523" y="154277"/>
                            <a:ext cx="263171" cy="0"/>
                          </a:xfrm>
                          <a:custGeom>
                            <a:avLst/>
                            <a:gdLst/>
                            <a:ahLst/>
                            <a:cxnLst/>
                            <a:rect l="0" t="0" r="0" b="0"/>
                            <a:pathLst>
                              <a:path w="263171">
                                <a:moveTo>
                                  <a:pt x="0" y="0"/>
                                </a:moveTo>
                                <a:lnTo>
                                  <a:pt x="263171" y="0"/>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08" name="Shape 2408"/>
                        <wps:cNvSpPr/>
                        <wps:spPr>
                          <a:xfrm>
                            <a:off x="2897748" y="150788"/>
                            <a:ext cx="79590" cy="33147"/>
                          </a:xfrm>
                          <a:custGeom>
                            <a:avLst/>
                            <a:gdLst/>
                            <a:ahLst/>
                            <a:cxnLst/>
                            <a:rect l="0" t="0" r="0" b="0"/>
                            <a:pathLst>
                              <a:path w="79590" h="33147">
                                <a:moveTo>
                                  <a:pt x="79590" y="0"/>
                                </a:moveTo>
                                <a:lnTo>
                                  <a:pt x="0" y="33147"/>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2409" name="Shape 2409"/>
                        <wps:cNvSpPr/>
                        <wps:spPr>
                          <a:xfrm>
                            <a:off x="2897748" y="117737"/>
                            <a:ext cx="79590" cy="33051"/>
                          </a:xfrm>
                          <a:custGeom>
                            <a:avLst/>
                            <a:gdLst/>
                            <a:ahLst/>
                            <a:cxnLst/>
                            <a:rect l="0" t="0" r="0" b="0"/>
                            <a:pathLst>
                              <a:path w="79590" h="33051">
                                <a:moveTo>
                                  <a:pt x="79590" y="33051"/>
                                </a:moveTo>
                                <a:lnTo>
                                  <a:pt x="0" y="0"/>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89446" name="Rectangle 89446"/>
                        <wps:cNvSpPr/>
                        <wps:spPr>
                          <a:xfrm>
                            <a:off x="2707583" y="0"/>
                            <a:ext cx="98169" cy="134798"/>
                          </a:xfrm>
                          <a:prstGeom prst="rect">
                            <a:avLst/>
                          </a:prstGeom>
                          <a:ln>
                            <a:noFill/>
                          </a:ln>
                        </wps:spPr>
                        <wps:txbx>
                          <w:txbxContent>
                            <w:p w14:paraId="03563E32" w14:textId="77777777" w:rsidR="000F1FD6" w:rsidRDefault="00A2725C">
                              <w:pPr>
                                <w:spacing w:after="160" w:line="259" w:lineRule="auto"/>
                                <w:ind w:left="0" w:firstLine="0"/>
                                <w:jc w:val="left"/>
                              </w:pPr>
                              <w:r>
                                <w:rPr>
                                  <w:rFonts w:ascii="Arial" w:eastAsia="Arial" w:hAnsi="Arial" w:cs="Arial"/>
                                  <w:sz w:val="14"/>
                                </w:rPr>
                                <w:t>1:</w:t>
                              </w:r>
                            </w:p>
                          </w:txbxContent>
                        </wps:txbx>
                        <wps:bodyPr horzOverflow="overflow" vert="horz" lIns="0" tIns="0" rIns="0" bIns="0" rtlCol="0">
                          <a:noAutofit/>
                        </wps:bodyPr>
                      </wps:wsp>
                      <wps:wsp>
                        <wps:cNvPr id="89447" name="Rectangle 89447"/>
                        <wps:cNvSpPr/>
                        <wps:spPr>
                          <a:xfrm>
                            <a:off x="2782500" y="0"/>
                            <a:ext cx="286977" cy="134798"/>
                          </a:xfrm>
                          <a:prstGeom prst="rect">
                            <a:avLst/>
                          </a:prstGeom>
                          <a:ln>
                            <a:noFill/>
                          </a:ln>
                        </wps:spPr>
                        <wps:txbx>
                          <w:txbxContent>
                            <w:p w14:paraId="7AEADB04" w14:textId="77777777" w:rsidR="000F1FD6" w:rsidRDefault="00A2725C">
                              <w:pPr>
                                <w:spacing w:after="160" w:line="259" w:lineRule="auto"/>
                                <w:ind w:left="0" w:firstLine="0"/>
                                <w:jc w:val="left"/>
                              </w:pPr>
                              <w:r>
                                <w:rPr>
                                  <w:rFonts w:ascii="Arial" w:eastAsia="Arial" w:hAnsi="Arial" w:cs="Arial"/>
                                  <w:sz w:val="14"/>
                                </w:rPr>
                                <w:t xml:space="preserve"> login</w:t>
                              </w:r>
                            </w:p>
                          </w:txbxContent>
                        </wps:txbx>
                        <wps:bodyPr horzOverflow="overflow" vert="horz" lIns="0" tIns="0" rIns="0" bIns="0" rtlCol="0">
                          <a:noAutofit/>
                        </wps:bodyPr>
                      </wps:wsp>
                      <wps:wsp>
                        <wps:cNvPr id="2412" name="Shape 2412"/>
                        <wps:cNvSpPr/>
                        <wps:spPr>
                          <a:xfrm>
                            <a:off x="2719783" y="350932"/>
                            <a:ext cx="258911" cy="0"/>
                          </a:xfrm>
                          <a:custGeom>
                            <a:avLst/>
                            <a:gdLst/>
                            <a:ahLst/>
                            <a:cxnLst/>
                            <a:rect l="0" t="0" r="0" b="0"/>
                            <a:pathLst>
                              <a:path w="258911">
                                <a:moveTo>
                                  <a:pt x="258911" y="0"/>
                                </a:moveTo>
                                <a:lnTo>
                                  <a:pt x="0" y="0"/>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13" name="Shape 2413"/>
                        <wps:cNvSpPr/>
                        <wps:spPr>
                          <a:xfrm>
                            <a:off x="2714264" y="347443"/>
                            <a:ext cx="79590" cy="33341"/>
                          </a:xfrm>
                          <a:custGeom>
                            <a:avLst/>
                            <a:gdLst/>
                            <a:ahLst/>
                            <a:cxnLst/>
                            <a:rect l="0" t="0" r="0" b="0"/>
                            <a:pathLst>
                              <a:path w="79590" h="33341">
                                <a:moveTo>
                                  <a:pt x="0" y="0"/>
                                </a:moveTo>
                                <a:lnTo>
                                  <a:pt x="79590" y="33341"/>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2414" name="Shape 2414"/>
                        <wps:cNvSpPr/>
                        <wps:spPr>
                          <a:xfrm>
                            <a:off x="2714264" y="314393"/>
                            <a:ext cx="79590" cy="33051"/>
                          </a:xfrm>
                          <a:custGeom>
                            <a:avLst/>
                            <a:gdLst/>
                            <a:ahLst/>
                            <a:cxnLst/>
                            <a:rect l="0" t="0" r="0" b="0"/>
                            <a:pathLst>
                              <a:path w="79590" h="33051">
                                <a:moveTo>
                                  <a:pt x="0" y="33051"/>
                                </a:moveTo>
                                <a:lnTo>
                                  <a:pt x="79590" y="0"/>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89448" name="Rectangle 89448"/>
                        <wps:cNvSpPr/>
                        <wps:spPr>
                          <a:xfrm>
                            <a:off x="2358141" y="393505"/>
                            <a:ext cx="98169" cy="134798"/>
                          </a:xfrm>
                          <a:prstGeom prst="rect">
                            <a:avLst/>
                          </a:prstGeom>
                          <a:ln>
                            <a:noFill/>
                          </a:ln>
                        </wps:spPr>
                        <wps:txbx>
                          <w:txbxContent>
                            <w:p w14:paraId="402C17FB" w14:textId="77777777" w:rsidR="000F1FD6" w:rsidRDefault="00A2725C">
                              <w:pPr>
                                <w:spacing w:after="160" w:line="259" w:lineRule="auto"/>
                                <w:ind w:left="0" w:firstLine="0"/>
                                <w:jc w:val="left"/>
                              </w:pPr>
                              <w:r>
                                <w:rPr>
                                  <w:rFonts w:ascii="Arial" w:eastAsia="Arial" w:hAnsi="Arial" w:cs="Arial"/>
                                  <w:sz w:val="14"/>
                                </w:rPr>
                                <w:t>3:</w:t>
                              </w:r>
                            </w:p>
                          </w:txbxContent>
                        </wps:txbx>
                        <wps:bodyPr horzOverflow="overflow" vert="horz" lIns="0" tIns="0" rIns="0" bIns="0" rtlCol="0">
                          <a:noAutofit/>
                        </wps:bodyPr>
                      </wps:wsp>
                      <wps:wsp>
                        <wps:cNvPr id="89449" name="Rectangle 89449"/>
                        <wps:cNvSpPr/>
                        <wps:spPr>
                          <a:xfrm>
                            <a:off x="2433057" y="393505"/>
                            <a:ext cx="1245302" cy="134798"/>
                          </a:xfrm>
                          <a:prstGeom prst="rect">
                            <a:avLst/>
                          </a:prstGeom>
                          <a:ln>
                            <a:noFill/>
                          </a:ln>
                        </wps:spPr>
                        <wps:txbx>
                          <w:txbxContent>
                            <w:p w14:paraId="12A321FC" w14:textId="77777777" w:rsidR="000F1FD6" w:rsidRDefault="00A2725C">
                              <w:pPr>
                                <w:spacing w:after="160" w:line="259" w:lineRule="auto"/>
                                <w:ind w:left="0" w:firstLine="0"/>
                                <w:jc w:val="left"/>
                              </w:pPr>
                              <w:r>
                                <w:rPr>
                                  <w:rFonts w:ascii="Arial" w:eastAsia="Arial" w:hAnsi="Arial" w:cs="Arial"/>
                                  <w:sz w:val="14"/>
                                </w:rPr>
                                <w:t xml:space="preserve"> Train &amp; Test Data Sets</w:t>
                              </w:r>
                            </w:p>
                          </w:txbxContent>
                        </wps:txbx>
                        <wps:bodyPr horzOverflow="overflow" vert="horz" lIns="0" tIns="0" rIns="0" bIns="0" rtlCol="0">
                          <a:noAutofit/>
                        </wps:bodyPr>
                      </wps:wsp>
                      <wps:wsp>
                        <wps:cNvPr id="89450" name="Rectangle 89450"/>
                        <wps:cNvSpPr/>
                        <wps:spPr>
                          <a:xfrm>
                            <a:off x="1873627" y="497309"/>
                            <a:ext cx="98169" cy="134798"/>
                          </a:xfrm>
                          <a:prstGeom prst="rect">
                            <a:avLst/>
                          </a:prstGeom>
                          <a:ln>
                            <a:noFill/>
                          </a:ln>
                        </wps:spPr>
                        <wps:txbx>
                          <w:txbxContent>
                            <w:p w14:paraId="2B0E9563" w14:textId="77777777" w:rsidR="000F1FD6" w:rsidRDefault="00A2725C">
                              <w:pPr>
                                <w:spacing w:after="160" w:line="259" w:lineRule="auto"/>
                                <w:ind w:left="0" w:firstLine="0"/>
                                <w:jc w:val="left"/>
                              </w:pPr>
                              <w:r>
                                <w:rPr>
                                  <w:rFonts w:ascii="Arial" w:eastAsia="Arial" w:hAnsi="Arial" w:cs="Arial"/>
                                  <w:sz w:val="14"/>
                                </w:rPr>
                                <w:t>5:</w:t>
                              </w:r>
                            </w:p>
                          </w:txbxContent>
                        </wps:txbx>
                        <wps:bodyPr horzOverflow="overflow" vert="horz" lIns="0" tIns="0" rIns="0" bIns="0" rtlCol="0">
                          <a:noAutofit/>
                        </wps:bodyPr>
                      </wps:wsp>
                      <wps:wsp>
                        <wps:cNvPr id="89451" name="Rectangle 89451"/>
                        <wps:cNvSpPr/>
                        <wps:spPr>
                          <a:xfrm>
                            <a:off x="1948544" y="497309"/>
                            <a:ext cx="2585632" cy="134798"/>
                          </a:xfrm>
                          <a:prstGeom prst="rect">
                            <a:avLst/>
                          </a:prstGeom>
                          <a:ln>
                            <a:noFill/>
                          </a:ln>
                        </wps:spPr>
                        <wps:txbx>
                          <w:txbxContent>
                            <w:p w14:paraId="4B74D9DB" w14:textId="77777777" w:rsidR="000F1FD6" w:rsidRDefault="00A2725C">
                              <w:pPr>
                                <w:spacing w:after="160" w:line="259" w:lineRule="auto"/>
                                <w:ind w:left="0" w:firstLine="0"/>
                                <w:jc w:val="left"/>
                              </w:pPr>
                              <w:r>
                                <w:rPr>
                                  <w:rFonts w:ascii="Arial" w:eastAsia="Arial" w:hAnsi="Arial" w:cs="Arial"/>
                                  <w:sz w:val="14"/>
                                </w:rPr>
                                <w:t xml:space="preserve"> View Trained and Tested Accuracy in Bar Chart,</w:t>
                              </w:r>
                            </w:p>
                          </w:txbxContent>
                        </wps:txbx>
                        <wps:bodyPr horzOverflow="overflow" vert="horz" lIns="0" tIns="0" rIns="0" bIns="0" rtlCol="0">
                          <a:noAutofit/>
                        </wps:bodyPr>
                      </wps:wsp>
                      <wps:wsp>
                        <wps:cNvPr id="89454" name="Rectangle 89454"/>
                        <wps:cNvSpPr/>
                        <wps:spPr>
                          <a:xfrm>
                            <a:off x="2034815" y="601113"/>
                            <a:ext cx="2356886" cy="134798"/>
                          </a:xfrm>
                          <a:prstGeom prst="rect">
                            <a:avLst/>
                          </a:prstGeom>
                          <a:ln>
                            <a:noFill/>
                          </a:ln>
                        </wps:spPr>
                        <wps:txbx>
                          <w:txbxContent>
                            <w:p w14:paraId="2C47D7E2" w14:textId="77777777" w:rsidR="000F1FD6" w:rsidRDefault="00A2725C">
                              <w:pPr>
                                <w:spacing w:after="160" w:line="259" w:lineRule="auto"/>
                                <w:ind w:left="0" w:firstLine="0"/>
                                <w:jc w:val="left"/>
                              </w:pPr>
                              <w:r>
                                <w:rPr>
                                  <w:rFonts w:ascii="Arial" w:eastAsia="Arial" w:hAnsi="Arial" w:cs="Arial"/>
                                  <w:sz w:val="14"/>
                                </w:rPr>
                                <w:t xml:space="preserve"> View Trained and Tested Accuracy Results,</w:t>
                              </w:r>
                            </w:p>
                          </w:txbxContent>
                        </wps:txbx>
                        <wps:bodyPr horzOverflow="overflow" vert="horz" lIns="0" tIns="0" rIns="0" bIns="0" rtlCol="0">
                          <a:noAutofit/>
                        </wps:bodyPr>
                      </wps:wsp>
                      <wps:wsp>
                        <wps:cNvPr id="89453" name="Rectangle 89453"/>
                        <wps:cNvSpPr/>
                        <wps:spPr>
                          <a:xfrm>
                            <a:off x="1959899" y="601113"/>
                            <a:ext cx="98169" cy="134798"/>
                          </a:xfrm>
                          <a:prstGeom prst="rect">
                            <a:avLst/>
                          </a:prstGeom>
                          <a:ln>
                            <a:noFill/>
                          </a:ln>
                        </wps:spPr>
                        <wps:txbx>
                          <w:txbxContent>
                            <w:p w14:paraId="1F4E520E" w14:textId="77777777" w:rsidR="000F1FD6" w:rsidRDefault="00A2725C">
                              <w:pPr>
                                <w:spacing w:after="160" w:line="259" w:lineRule="auto"/>
                                <w:ind w:left="0" w:firstLine="0"/>
                                <w:jc w:val="left"/>
                              </w:pPr>
                              <w:r>
                                <w:rPr>
                                  <w:rFonts w:ascii="Arial" w:eastAsia="Arial" w:hAnsi="Arial" w:cs="Arial"/>
                                  <w:sz w:val="14"/>
                                </w:rPr>
                                <w:t>6:</w:t>
                              </w:r>
                            </w:p>
                          </w:txbxContent>
                        </wps:txbx>
                        <wps:bodyPr horzOverflow="overflow" vert="horz" lIns="0" tIns="0" rIns="0" bIns="0" rtlCol="0">
                          <a:noAutofit/>
                        </wps:bodyPr>
                      </wps:wsp>
                      <wps:wsp>
                        <wps:cNvPr id="89456" name="Rectangle 89456"/>
                        <wps:cNvSpPr/>
                        <wps:spPr>
                          <a:xfrm>
                            <a:off x="2088095" y="705208"/>
                            <a:ext cx="98183" cy="134798"/>
                          </a:xfrm>
                          <a:prstGeom prst="rect">
                            <a:avLst/>
                          </a:prstGeom>
                          <a:ln>
                            <a:noFill/>
                          </a:ln>
                        </wps:spPr>
                        <wps:txbx>
                          <w:txbxContent>
                            <w:p w14:paraId="3A597B60" w14:textId="77777777" w:rsidR="000F1FD6" w:rsidRDefault="00A2725C">
                              <w:pPr>
                                <w:spacing w:after="160" w:line="259" w:lineRule="auto"/>
                                <w:ind w:left="0" w:firstLine="0"/>
                                <w:jc w:val="left"/>
                              </w:pPr>
                              <w:r>
                                <w:rPr>
                                  <w:rFonts w:ascii="Arial" w:eastAsia="Arial" w:hAnsi="Arial" w:cs="Arial"/>
                                  <w:sz w:val="14"/>
                                </w:rPr>
                                <w:t>7:</w:t>
                              </w:r>
                            </w:p>
                          </w:txbxContent>
                        </wps:txbx>
                        <wps:bodyPr horzOverflow="overflow" vert="horz" lIns="0" tIns="0" rIns="0" bIns="0" rtlCol="0">
                          <a:noAutofit/>
                        </wps:bodyPr>
                      </wps:wsp>
                      <wps:wsp>
                        <wps:cNvPr id="89458" name="Rectangle 89458"/>
                        <wps:cNvSpPr/>
                        <wps:spPr>
                          <a:xfrm>
                            <a:off x="2163006" y="705208"/>
                            <a:ext cx="1988914" cy="134798"/>
                          </a:xfrm>
                          <a:prstGeom prst="rect">
                            <a:avLst/>
                          </a:prstGeom>
                          <a:ln>
                            <a:noFill/>
                          </a:ln>
                        </wps:spPr>
                        <wps:txbx>
                          <w:txbxContent>
                            <w:p w14:paraId="25810C15" w14:textId="77777777" w:rsidR="000F1FD6" w:rsidRDefault="00A2725C">
                              <w:pPr>
                                <w:spacing w:after="160" w:line="259" w:lineRule="auto"/>
                                <w:ind w:left="0" w:firstLine="0"/>
                                <w:jc w:val="left"/>
                              </w:pPr>
                              <w:r>
                                <w:rPr>
                                  <w:rFonts w:ascii="Arial" w:eastAsia="Arial" w:hAnsi="Arial" w:cs="Arial"/>
                                  <w:sz w:val="14"/>
                                </w:rPr>
                                <w:t xml:space="preserve"> View All </w:t>
                              </w:r>
                              <w:r>
                                <w:rPr>
                                  <w:rFonts w:ascii="Arial" w:eastAsia="Arial" w:hAnsi="Arial" w:cs="Arial"/>
                                  <w:sz w:val="14"/>
                                </w:rPr>
                                <w:t>cyber attack typr prediction,</w:t>
                              </w:r>
                            </w:p>
                          </w:txbxContent>
                        </wps:txbx>
                        <wps:bodyPr horzOverflow="overflow" vert="horz" lIns="0" tIns="0" rIns="0" bIns="0" rtlCol="0">
                          <a:noAutofit/>
                        </wps:bodyPr>
                      </wps:wsp>
                      <wps:wsp>
                        <wps:cNvPr id="89459" name="Rectangle 89459"/>
                        <wps:cNvSpPr/>
                        <wps:spPr>
                          <a:xfrm>
                            <a:off x="1844773" y="809011"/>
                            <a:ext cx="98181" cy="134798"/>
                          </a:xfrm>
                          <a:prstGeom prst="rect">
                            <a:avLst/>
                          </a:prstGeom>
                          <a:ln>
                            <a:noFill/>
                          </a:ln>
                        </wps:spPr>
                        <wps:txbx>
                          <w:txbxContent>
                            <w:p w14:paraId="7ADD28F0" w14:textId="77777777" w:rsidR="000F1FD6" w:rsidRDefault="00A2725C">
                              <w:pPr>
                                <w:spacing w:after="160" w:line="259" w:lineRule="auto"/>
                                <w:ind w:left="0" w:firstLine="0"/>
                                <w:jc w:val="left"/>
                              </w:pPr>
                              <w:r>
                                <w:rPr>
                                  <w:rFonts w:ascii="Arial" w:eastAsia="Arial" w:hAnsi="Arial" w:cs="Arial"/>
                                  <w:sz w:val="14"/>
                                </w:rPr>
                                <w:t>9:</w:t>
                              </w:r>
                            </w:p>
                          </w:txbxContent>
                        </wps:txbx>
                        <wps:bodyPr horzOverflow="overflow" vert="horz" lIns="0" tIns="0" rIns="0" bIns="0" rtlCol="0">
                          <a:noAutofit/>
                        </wps:bodyPr>
                      </wps:wsp>
                      <wps:wsp>
                        <wps:cNvPr id="89460" name="Rectangle 89460"/>
                        <wps:cNvSpPr/>
                        <wps:spPr>
                          <a:xfrm>
                            <a:off x="1919683" y="809011"/>
                            <a:ext cx="2656677" cy="134798"/>
                          </a:xfrm>
                          <a:prstGeom prst="rect">
                            <a:avLst/>
                          </a:prstGeom>
                          <a:ln>
                            <a:noFill/>
                          </a:ln>
                        </wps:spPr>
                        <wps:txbx>
                          <w:txbxContent>
                            <w:p w14:paraId="53F31126" w14:textId="77777777" w:rsidR="000F1FD6" w:rsidRDefault="00A2725C">
                              <w:pPr>
                                <w:spacing w:after="160" w:line="259" w:lineRule="auto"/>
                                <w:ind w:left="0" w:firstLine="0"/>
                                <w:jc w:val="left"/>
                              </w:pPr>
                              <w:r>
                                <w:rPr>
                                  <w:rFonts w:ascii="Arial" w:eastAsia="Arial" w:hAnsi="Arial" w:cs="Arial"/>
                                  <w:sz w:val="14"/>
                                </w:rPr>
                                <w:t xml:space="preserve"> Find and </w:t>
                              </w:r>
                              <w:r>
                                <w:rPr>
                                  <w:rFonts w:ascii="Arial" w:eastAsia="Arial" w:hAnsi="Arial" w:cs="Arial"/>
                                  <w:sz w:val="14"/>
                                </w:rPr>
                                <w:t xml:space="preserve">View  </w:t>
                              </w:r>
                              <w:r>
                                <w:rPr>
                                  <w:rFonts w:ascii="Arial" w:eastAsia="Arial" w:hAnsi="Arial" w:cs="Arial"/>
                                  <w:sz w:val="14"/>
                                </w:rPr>
                                <w:t>cyber attack type prediction Ratio</w:t>
                              </w:r>
                            </w:p>
                          </w:txbxContent>
                        </wps:txbx>
                        <wps:bodyPr horzOverflow="overflow" vert="horz" lIns="0" tIns="0" rIns="0" bIns="0" rtlCol="0">
                          <a:noAutofit/>
                        </wps:bodyPr>
                      </wps:wsp>
                      <wps:wsp>
                        <wps:cNvPr id="89461" name="Rectangle 89461"/>
                        <wps:cNvSpPr/>
                        <wps:spPr>
                          <a:xfrm>
                            <a:off x="1508693" y="912816"/>
                            <a:ext cx="162783" cy="134798"/>
                          </a:xfrm>
                          <a:prstGeom prst="rect">
                            <a:avLst/>
                          </a:prstGeom>
                          <a:ln>
                            <a:noFill/>
                          </a:ln>
                        </wps:spPr>
                        <wps:txbx>
                          <w:txbxContent>
                            <w:p w14:paraId="3CD29029" w14:textId="77777777" w:rsidR="000F1FD6" w:rsidRDefault="00A2725C">
                              <w:pPr>
                                <w:spacing w:after="160" w:line="259" w:lineRule="auto"/>
                                <w:ind w:left="0" w:firstLine="0"/>
                                <w:jc w:val="left"/>
                              </w:pPr>
                              <w:r>
                                <w:rPr>
                                  <w:rFonts w:ascii="Arial" w:eastAsia="Arial" w:hAnsi="Arial" w:cs="Arial"/>
                                  <w:sz w:val="14"/>
                                </w:rPr>
                                <w:t>10:</w:t>
                              </w:r>
                            </w:p>
                          </w:txbxContent>
                        </wps:txbx>
                        <wps:bodyPr horzOverflow="overflow" vert="horz" lIns="0" tIns="0" rIns="0" bIns="0" rtlCol="0">
                          <a:noAutofit/>
                        </wps:bodyPr>
                      </wps:wsp>
                      <wps:wsp>
                        <wps:cNvPr id="89462" name="Rectangle 89462"/>
                        <wps:cNvSpPr/>
                        <wps:spPr>
                          <a:xfrm>
                            <a:off x="1632191" y="912816"/>
                            <a:ext cx="3520303" cy="134798"/>
                          </a:xfrm>
                          <a:prstGeom prst="rect">
                            <a:avLst/>
                          </a:prstGeom>
                          <a:ln>
                            <a:noFill/>
                          </a:ln>
                        </wps:spPr>
                        <wps:txbx>
                          <w:txbxContent>
                            <w:p w14:paraId="64FF5B27" w14:textId="77777777" w:rsidR="000F1FD6" w:rsidRDefault="00A2725C">
                              <w:pPr>
                                <w:spacing w:after="160" w:line="259" w:lineRule="auto"/>
                                <w:ind w:left="0" w:firstLine="0"/>
                                <w:jc w:val="left"/>
                              </w:pPr>
                              <w:r>
                                <w:rPr>
                                  <w:rFonts w:ascii="Arial" w:eastAsia="Arial" w:hAnsi="Arial" w:cs="Arial"/>
                                  <w:sz w:val="14"/>
                                </w:rPr>
                                <w:t xml:space="preserve"> </w:t>
                              </w:r>
                              <w:r>
                                <w:rPr>
                                  <w:rFonts w:ascii="Arial" w:eastAsia="Arial" w:hAnsi="Arial" w:cs="Arial"/>
                                  <w:sz w:val="14"/>
                                </w:rPr>
                                <w:t xml:space="preserve">View  </w:t>
                              </w:r>
                              <w:r>
                                <w:rPr>
                                  <w:rFonts w:ascii="Arial" w:eastAsia="Arial" w:hAnsi="Arial" w:cs="Arial"/>
                                  <w:sz w:val="14"/>
                                </w:rPr>
                                <w:t>cyber attack typr prediction Positioning Type Ratio Results,</w:t>
                              </w:r>
                            </w:p>
                          </w:txbxContent>
                        </wps:txbx>
                        <wps:bodyPr horzOverflow="overflow" vert="horz" lIns="0" tIns="0" rIns="0" bIns="0" rtlCol="0">
                          <a:noAutofit/>
                        </wps:bodyPr>
                      </wps:wsp>
                      <wps:wsp>
                        <wps:cNvPr id="89463" name="Rectangle 89463"/>
                        <wps:cNvSpPr/>
                        <wps:spPr>
                          <a:xfrm>
                            <a:off x="2170106" y="1016619"/>
                            <a:ext cx="162783" cy="134798"/>
                          </a:xfrm>
                          <a:prstGeom prst="rect">
                            <a:avLst/>
                          </a:prstGeom>
                          <a:ln>
                            <a:noFill/>
                          </a:ln>
                        </wps:spPr>
                        <wps:txbx>
                          <w:txbxContent>
                            <w:p w14:paraId="720A97B4" w14:textId="77777777" w:rsidR="000F1FD6" w:rsidRDefault="00A2725C">
                              <w:pPr>
                                <w:spacing w:after="160" w:line="259" w:lineRule="auto"/>
                                <w:ind w:left="0" w:firstLine="0"/>
                                <w:jc w:val="left"/>
                              </w:pPr>
                              <w:r>
                                <w:rPr>
                                  <w:rFonts w:ascii="Arial" w:eastAsia="Arial" w:hAnsi="Arial" w:cs="Arial"/>
                                  <w:sz w:val="14"/>
                                </w:rPr>
                                <w:t>11:</w:t>
                              </w:r>
                            </w:p>
                          </w:txbxContent>
                        </wps:txbx>
                        <wps:bodyPr horzOverflow="overflow" vert="horz" lIns="0" tIns="0" rIns="0" bIns="0" rtlCol="0">
                          <a:noAutofit/>
                        </wps:bodyPr>
                      </wps:wsp>
                      <wps:wsp>
                        <wps:cNvPr id="89464" name="Rectangle 89464"/>
                        <wps:cNvSpPr/>
                        <wps:spPr>
                          <a:xfrm>
                            <a:off x="2293604" y="1016619"/>
                            <a:ext cx="1696977" cy="134798"/>
                          </a:xfrm>
                          <a:prstGeom prst="rect">
                            <a:avLst/>
                          </a:prstGeom>
                          <a:ln>
                            <a:noFill/>
                          </a:ln>
                        </wps:spPr>
                        <wps:txbx>
                          <w:txbxContent>
                            <w:p w14:paraId="689F08AD" w14:textId="77777777" w:rsidR="000F1FD6" w:rsidRDefault="00A2725C">
                              <w:pPr>
                                <w:spacing w:after="160" w:line="259" w:lineRule="auto"/>
                                <w:ind w:left="0" w:firstLine="0"/>
                                <w:jc w:val="left"/>
                              </w:pPr>
                              <w:r>
                                <w:rPr>
                                  <w:rFonts w:ascii="Arial" w:eastAsia="Arial" w:hAnsi="Arial" w:cs="Arial"/>
                                  <w:sz w:val="14"/>
                                </w:rPr>
                                <w:t xml:space="preserve"> Download Predicted Data Sets,</w:t>
                              </w:r>
                            </w:p>
                          </w:txbxContent>
                        </wps:txbx>
                        <wps:bodyPr horzOverflow="overflow" vert="horz" lIns="0" tIns="0" rIns="0" bIns="0" rtlCol="0">
                          <a:noAutofit/>
                        </wps:bodyPr>
                      </wps:wsp>
                      <wps:wsp>
                        <wps:cNvPr id="89465" name="Rectangle 89465"/>
                        <wps:cNvSpPr/>
                        <wps:spPr>
                          <a:xfrm>
                            <a:off x="2311665" y="1120617"/>
                            <a:ext cx="162783" cy="134798"/>
                          </a:xfrm>
                          <a:prstGeom prst="rect">
                            <a:avLst/>
                          </a:prstGeom>
                          <a:ln>
                            <a:noFill/>
                          </a:ln>
                        </wps:spPr>
                        <wps:txbx>
                          <w:txbxContent>
                            <w:p w14:paraId="4226A7ED" w14:textId="77777777" w:rsidR="000F1FD6" w:rsidRDefault="00A2725C">
                              <w:pPr>
                                <w:spacing w:after="160" w:line="259" w:lineRule="auto"/>
                                <w:ind w:left="0" w:firstLine="0"/>
                                <w:jc w:val="left"/>
                              </w:pPr>
                              <w:r>
                                <w:rPr>
                                  <w:rFonts w:ascii="Arial" w:eastAsia="Arial" w:hAnsi="Arial" w:cs="Arial"/>
                                  <w:sz w:val="14"/>
                                </w:rPr>
                                <w:t>12:</w:t>
                              </w:r>
                            </w:p>
                          </w:txbxContent>
                        </wps:txbx>
                        <wps:bodyPr horzOverflow="overflow" vert="horz" lIns="0" tIns="0" rIns="0" bIns="0" rtlCol="0">
                          <a:noAutofit/>
                        </wps:bodyPr>
                      </wps:wsp>
                      <wps:wsp>
                        <wps:cNvPr id="89466" name="Rectangle 89466"/>
                        <wps:cNvSpPr/>
                        <wps:spPr>
                          <a:xfrm>
                            <a:off x="2435163" y="1120617"/>
                            <a:ext cx="1301200" cy="134798"/>
                          </a:xfrm>
                          <a:prstGeom prst="rect">
                            <a:avLst/>
                          </a:prstGeom>
                          <a:ln>
                            <a:noFill/>
                          </a:ln>
                        </wps:spPr>
                        <wps:txbx>
                          <w:txbxContent>
                            <w:p w14:paraId="3A4EE6B7" w14:textId="77777777" w:rsidR="000F1FD6" w:rsidRDefault="00A2725C">
                              <w:pPr>
                                <w:spacing w:after="160" w:line="259" w:lineRule="auto"/>
                                <w:ind w:left="0" w:firstLine="0"/>
                                <w:jc w:val="left"/>
                              </w:pPr>
                              <w:r>
                                <w:rPr>
                                  <w:rFonts w:ascii="Arial" w:eastAsia="Arial" w:hAnsi="Arial" w:cs="Arial"/>
                                  <w:sz w:val="14"/>
                                </w:rPr>
                                <w:t xml:space="preserve"> View All Remote Users.</w:t>
                              </w:r>
                            </w:p>
                          </w:txbxContent>
                        </wps:txbx>
                        <wps:bodyPr horzOverflow="overflow" vert="horz" lIns="0" tIns="0" rIns="0" bIns="0" rtlCol="0">
                          <a:noAutofit/>
                        </wps:bodyPr>
                      </wps:wsp>
                      <wps:wsp>
                        <wps:cNvPr id="2431" name="Shape 2431"/>
                        <wps:cNvSpPr/>
                        <wps:spPr>
                          <a:xfrm>
                            <a:off x="1545293" y="373031"/>
                            <a:ext cx="3594348" cy="2198927"/>
                          </a:xfrm>
                          <a:custGeom>
                            <a:avLst/>
                            <a:gdLst/>
                            <a:ahLst/>
                            <a:cxnLst/>
                            <a:rect l="0" t="0" r="0" b="0"/>
                            <a:pathLst>
                              <a:path w="3594348" h="2198927">
                                <a:moveTo>
                                  <a:pt x="3594348" y="0"/>
                                </a:moveTo>
                                <a:lnTo>
                                  <a:pt x="0" y="2198927"/>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32" name="Shape 2432"/>
                        <wps:cNvSpPr/>
                        <wps:spPr>
                          <a:xfrm>
                            <a:off x="3180091" y="1323452"/>
                            <a:ext cx="223279" cy="132590"/>
                          </a:xfrm>
                          <a:custGeom>
                            <a:avLst/>
                            <a:gdLst/>
                            <a:ahLst/>
                            <a:cxnLst/>
                            <a:rect l="0" t="0" r="0" b="0"/>
                            <a:pathLst>
                              <a:path w="223279" h="132590">
                                <a:moveTo>
                                  <a:pt x="0" y="132590"/>
                                </a:moveTo>
                                <a:lnTo>
                                  <a:pt x="223279" y="0"/>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33" name="Shape 2433"/>
                        <wps:cNvSpPr/>
                        <wps:spPr>
                          <a:xfrm>
                            <a:off x="3351278" y="1320060"/>
                            <a:ext cx="50833" cy="68330"/>
                          </a:xfrm>
                          <a:custGeom>
                            <a:avLst/>
                            <a:gdLst/>
                            <a:ahLst/>
                            <a:cxnLst/>
                            <a:rect l="0" t="0" r="0" b="0"/>
                            <a:pathLst>
                              <a:path w="50833" h="68330">
                                <a:moveTo>
                                  <a:pt x="50833" y="0"/>
                                </a:moveTo>
                                <a:lnTo>
                                  <a:pt x="0" y="68330"/>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124621" name="Shape 124621"/>
                        <wps:cNvSpPr/>
                        <wps:spPr>
                          <a:xfrm>
                            <a:off x="2718524" y="1143089"/>
                            <a:ext cx="1066143" cy="101662"/>
                          </a:xfrm>
                          <a:custGeom>
                            <a:avLst/>
                            <a:gdLst/>
                            <a:ahLst/>
                            <a:cxnLst/>
                            <a:rect l="0" t="0" r="0" b="0"/>
                            <a:pathLst>
                              <a:path w="1066143" h="101662">
                                <a:moveTo>
                                  <a:pt x="0" y="0"/>
                                </a:moveTo>
                                <a:lnTo>
                                  <a:pt x="1066143" y="0"/>
                                </a:lnTo>
                                <a:lnTo>
                                  <a:pt x="1066143" y="101662"/>
                                </a:lnTo>
                                <a:lnTo>
                                  <a:pt x="0" y="10166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467" name="Rectangle 89467"/>
                        <wps:cNvSpPr/>
                        <wps:spPr>
                          <a:xfrm>
                            <a:off x="2718524" y="1144945"/>
                            <a:ext cx="98169" cy="134798"/>
                          </a:xfrm>
                          <a:prstGeom prst="rect">
                            <a:avLst/>
                          </a:prstGeom>
                          <a:ln>
                            <a:noFill/>
                          </a:ln>
                        </wps:spPr>
                        <wps:txbx>
                          <w:txbxContent>
                            <w:p w14:paraId="15B0F606" w14:textId="77777777" w:rsidR="000F1FD6" w:rsidRDefault="00A2725C">
                              <w:pPr>
                                <w:spacing w:after="160" w:line="259" w:lineRule="auto"/>
                                <w:ind w:left="0" w:firstLine="0"/>
                                <w:jc w:val="left"/>
                              </w:pPr>
                              <w:r>
                                <w:rPr>
                                  <w:rFonts w:ascii="Arial" w:eastAsia="Arial" w:hAnsi="Arial" w:cs="Arial"/>
                                  <w:sz w:val="14"/>
                                </w:rPr>
                                <w:t>2:</w:t>
                              </w:r>
                            </w:p>
                          </w:txbxContent>
                        </wps:txbx>
                        <wps:bodyPr horzOverflow="overflow" vert="horz" lIns="0" tIns="0" rIns="0" bIns="0" rtlCol="0">
                          <a:noAutofit/>
                        </wps:bodyPr>
                      </wps:wsp>
                      <wps:wsp>
                        <wps:cNvPr id="89468" name="Rectangle 89468"/>
                        <wps:cNvSpPr/>
                        <wps:spPr>
                          <a:xfrm>
                            <a:off x="2793441" y="1144945"/>
                            <a:ext cx="1321168" cy="134798"/>
                          </a:xfrm>
                          <a:prstGeom prst="rect">
                            <a:avLst/>
                          </a:prstGeom>
                          <a:ln>
                            <a:noFill/>
                          </a:ln>
                        </wps:spPr>
                        <wps:txbx>
                          <w:txbxContent>
                            <w:p w14:paraId="2C362FE0" w14:textId="77777777" w:rsidR="000F1FD6" w:rsidRDefault="00A2725C">
                              <w:pPr>
                                <w:spacing w:after="160" w:line="259" w:lineRule="auto"/>
                                <w:ind w:left="0" w:firstLine="0"/>
                                <w:jc w:val="left"/>
                              </w:pPr>
                              <w:r>
                                <w:rPr>
                                  <w:rFonts w:ascii="Arial" w:eastAsia="Arial" w:hAnsi="Arial" w:cs="Arial"/>
                                  <w:sz w:val="14"/>
                                </w:rPr>
                                <w:t xml:space="preserve"> REGISTER AND LOGIN</w:t>
                              </w:r>
                            </w:p>
                          </w:txbxContent>
                        </wps:txbx>
                        <wps:bodyPr horzOverflow="overflow" vert="horz" lIns="0" tIns="0" rIns="0" bIns="0" rtlCol="0">
                          <a:noAutofit/>
                        </wps:bodyPr>
                      </wps:wsp>
                      <wps:wsp>
                        <wps:cNvPr id="124622" name="Shape 124622"/>
                        <wps:cNvSpPr/>
                        <wps:spPr>
                          <a:xfrm>
                            <a:off x="2532814" y="1246893"/>
                            <a:ext cx="1459835" cy="101662"/>
                          </a:xfrm>
                          <a:custGeom>
                            <a:avLst/>
                            <a:gdLst/>
                            <a:ahLst/>
                            <a:cxnLst/>
                            <a:rect l="0" t="0" r="0" b="0"/>
                            <a:pathLst>
                              <a:path w="1459835" h="101662">
                                <a:moveTo>
                                  <a:pt x="0" y="0"/>
                                </a:moveTo>
                                <a:lnTo>
                                  <a:pt x="1459835" y="0"/>
                                </a:lnTo>
                                <a:lnTo>
                                  <a:pt x="1459835" y="101662"/>
                                </a:lnTo>
                                <a:lnTo>
                                  <a:pt x="0" y="10166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469" name="Rectangle 89469"/>
                        <wps:cNvSpPr/>
                        <wps:spPr>
                          <a:xfrm>
                            <a:off x="2532814" y="1248749"/>
                            <a:ext cx="98169" cy="134798"/>
                          </a:xfrm>
                          <a:prstGeom prst="rect">
                            <a:avLst/>
                          </a:prstGeom>
                          <a:ln>
                            <a:noFill/>
                          </a:ln>
                        </wps:spPr>
                        <wps:txbx>
                          <w:txbxContent>
                            <w:p w14:paraId="260F214B" w14:textId="77777777" w:rsidR="000F1FD6" w:rsidRDefault="00A2725C">
                              <w:pPr>
                                <w:spacing w:after="160" w:line="259" w:lineRule="auto"/>
                                <w:ind w:left="0" w:firstLine="0"/>
                                <w:jc w:val="left"/>
                              </w:pPr>
                              <w:r>
                                <w:rPr>
                                  <w:rFonts w:ascii="Arial" w:eastAsia="Arial" w:hAnsi="Arial" w:cs="Arial"/>
                                  <w:sz w:val="14"/>
                                </w:rPr>
                                <w:t>4:</w:t>
                              </w:r>
                            </w:p>
                          </w:txbxContent>
                        </wps:txbx>
                        <wps:bodyPr horzOverflow="overflow" vert="horz" lIns="0" tIns="0" rIns="0" bIns="0" rtlCol="0">
                          <a:noAutofit/>
                        </wps:bodyPr>
                      </wps:wsp>
                      <wps:wsp>
                        <wps:cNvPr id="89498" name="Rectangle 89498"/>
                        <wps:cNvSpPr/>
                        <wps:spPr>
                          <a:xfrm>
                            <a:off x="2607730" y="1248749"/>
                            <a:ext cx="962590" cy="134798"/>
                          </a:xfrm>
                          <a:prstGeom prst="rect">
                            <a:avLst/>
                          </a:prstGeom>
                          <a:ln>
                            <a:noFill/>
                          </a:ln>
                        </wps:spPr>
                        <wps:txbx>
                          <w:txbxContent>
                            <w:p w14:paraId="307E786D" w14:textId="77777777" w:rsidR="000F1FD6" w:rsidRDefault="00A2725C">
                              <w:pPr>
                                <w:spacing w:after="160" w:line="259" w:lineRule="auto"/>
                                <w:ind w:left="0" w:firstLine="0"/>
                                <w:jc w:val="left"/>
                              </w:pPr>
                              <w:r>
                                <w:rPr>
                                  <w:rFonts w:ascii="Arial" w:eastAsia="Arial" w:hAnsi="Arial" w:cs="Arial"/>
                                  <w:sz w:val="14"/>
                                </w:rPr>
                                <w:t xml:space="preserve"> PREDICTCYBER</w:t>
                              </w:r>
                            </w:p>
                          </w:txbxContent>
                        </wps:txbx>
                        <wps:bodyPr horzOverflow="overflow" vert="horz" lIns="0" tIns="0" rIns="0" bIns="0" rtlCol="0">
                          <a:noAutofit/>
                        </wps:bodyPr>
                      </wps:wsp>
                      <wps:wsp>
                        <wps:cNvPr id="89510" name="Rectangle 89510"/>
                        <wps:cNvSpPr/>
                        <wps:spPr>
                          <a:xfrm>
                            <a:off x="3327834" y="1248749"/>
                            <a:ext cx="115580" cy="134798"/>
                          </a:xfrm>
                          <a:prstGeom prst="rect">
                            <a:avLst/>
                          </a:prstGeom>
                          <a:ln>
                            <a:noFill/>
                          </a:ln>
                        </wps:spPr>
                        <wps:txbx>
                          <w:txbxContent>
                            <w:p w14:paraId="42FAAC58" w14:textId="77777777" w:rsidR="000F1FD6" w:rsidRDefault="00A2725C">
                              <w:pPr>
                                <w:spacing w:after="160" w:line="259" w:lineRule="auto"/>
                                <w:ind w:left="0" w:firstLine="0"/>
                                <w:jc w:val="left"/>
                              </w:pPr>
                              <w:r>
                                <w:rPr>
                                  <w:rFonts w:ascii="Arial" w:eastAsia="Arial" w:hAnsi="Arial" w:cs="Arial"/>
                                  <w:sz w:val="14"/>
                                  <w:u w:val="single" w:color="990033"/>
                                </w:rPr>
                                <w:t xml:space="preserve"> A</w:t>
                              </w:r>
                            </w:p>
                          </w:txbxContent>
                        </wps:txbx>
                        <wps:bodyPr horzOverflow="overflow" vert="horz" lIns="0" tIns="0" rIns="0" bIns="0" rtlCol="0">
                          <a:noAutofit/>
                        </wps:bodyPr>
                      </wps:wsp>
                      <wps:wsp>
                        <wps:cNvPr id="89512" name="Rectangle 89512"/>
                        <wps:cNvSpPr/>
                        <wps:spPr>
                          <a:xfrm>
                            <a:off x="3416008" y="1248749"/>
                            <a:ext cx="761823" cy="134798"/>
                          </a:xfrm>
                          <a:prstGeom prst="rect">
                            <a:avLst/>
                          </a:prstGeom>
                          <a:ln>
                            <a:noFill/>
                          </a:ln>
                        </wps:spPr>
                        <wps:txbx>
                          <w:txbxContent>
                            <w:p w14:paraId="4B8DB5D6" w14:textId="77777777" w:rsidR="000F1FD6" w:rsidRDefault="00A2725C">
                              <w:pPr>
                                <w:spacing w:after="160" w:line="259" w:lineRule="auto"/>
                                <w:ind w:left="0" w:firstLine="0"/>
                                <w:jc w:val="left"/>
                              </w:pPr>
                              <w:r>
                                <w:rPr>
                                  <w:rFonts w:ascii="Arial" w:eastAsia="Arial" w:hAnsi="Arial" w:cs="Arial"/>
                                  <w:sz w:val="14"/>
                                </w:rPr>
                                <w:t>TTACK TYPE,</w:t>
                              </w:r>
                            </w:p>
                          </w:txbxContent>
                        </wps:txbx>
                        <wps:bodyPr horzOverflow="overflow" vert="horz" lIns="0" tIns="0" rIns="0" bIns="0" rtlCol="0">
                          <a:noAutofit/>
                        </wps:bodyPr>
                      </wps:wsp>
                      <wps:wsp>
                        <wps:cNvPr id="2439" name="Shape 2439"/>
                        <wps:cNvSpPr/>
                        <wps:spPr>
                          <a:xfrm>
                            <a:off x="3283984" y="1487057"/>
                            <a:ext cx="219019" cy="136854"/>
                          </a:xfrm>
                          <a:custGeom>
                            <a:avLst/>
                            <a:gdLst/>
                            <a:ahLst/>
                            <a:cxnLst/>
                            <a:rect l="0" t="0" r="0" b="0"/>
                            <a:pathLst>
                              <a:path w="219019" h="136854">
                                <a:moveTo>
                                  <a:pt x="219019" y="0"/>
                                </a:moveTo>
                                <a:lnTo>
                                  <a:pt x="0" y="136854"/>
                                </a:lnTo>
                              </a:path>
                            </a:pathLst>
                          </a:custGeom>
                          <a:ln w="2145" cap="sq">
                            <a:round/>
                          </a:ln>
                        </wps:spPr>
                        <wps:style>
                          <a:lnRef idx="1">
                            <a:srgbClr val="990033"/>
                          </a:lnRef>
                          <a:fillRef idx="0">
                            <a:srgbClr val="000000">
                              <a:alpha val="0"/>
                            </a:srgbClr>
                          </a:fillRef>
                          <a:effectRef idx="0">
                            <a:scrgbClr r="0" g="0" b="0"/>
                          </a:effectRef>
                          <a:fontRef idx="none"/>
                        </wps:style>
                        <wps:bodyPr/>
                      </wps:wsp>
                      <wps:wsp>
                        <wps:cNvPr id="2441" name="Shape 2441"/>
                        <wps:cNvSpPr/>
                        <wps:spPr>
                          <a:xfrm>
                            <a:off x="3278368" y="1549766"/>
                            <a:ext cx="50736" cy="70753"/>
                          </a:xfrm>
                          <a:custGeom>
                            <a:avLst/>
                            <a:gdLst/>
                            <a:ahLst/>
                            <a:cxnLst/>
                            <a:rect l="0" t="0" r="0" b="0"/>
                            <a:pathLst>
                              <a:path w="50736" h="70753">
                                <a:moveTo>
                                  <a:pt x="0" y="70753"/>
                                </a:moveTo>
                                <a:lnTo>
                                  <a:pt x="50736" y="0"/>
                                </a:lnTo>
                              </a:path>
                            </a:pathLst>
                          </a:custGeom>
                          <a:ln w="6673" cap="flat">
                            <a:round/>
                          </a:ln>
                        </wps:spPr>
                        <wps:style>
                          <a:lnRef idx="1">
                            <a:srgbClr val="990033"/>
                          </a:lnRef>
                          <a:fillRef idx="0">
                            <a:srgbClr val="000000">
                              <a:alpha val="0"/>
                            </a:srgbClr>
                          </a:fillRef>
                          <a:effectRef idx="0">
                            <a:scrgbClr r="0" g="0" b="0"/>
                          </a:effectRef>
                          <a:fontRef idx="none"/>
                        </wps:style>
                        <wps:bodyPr/>
                      </wps:wsp>
                      <wps:wsp>
                        <wps:cNvPr id="124623" name="Shape 124623"/>
                        <wps:cNvSpPr/>
                        <wps:spPr>
                          <a:xfrm>
                            <a:off x="2933283" y="1580694"/>
                            <a:ext cx="1030802" cy="101662"/>
                          </a:xfrm>
                          <a:custGeom>
                            <a:avLst/>
                            <a:gdLst/>
                            <a:ahLst/>
                            <a:cxnLst/>
                            <a:rect l="0" t="0" r="0" b="0"/>
                            <a:pathLst>
                              <a:path w="1030802" h="101662">
                                <a:moveTo>
                                  <a:pt x="0" y="0"/>
                                </a:moveTo>
                                <a:lnTo>
                                  <a:pt x="1030802" y="0"/>
                                </a:lnTo>
                                <a:lnTo>
                                  <a:pt x="1030802" y="101662"/>
                                </a:lnTo>
                                <a:lnTo>
                                  <a:pt x="0" y="10166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471" name="Rectangle 89471"/>
                        <wps:cNvSpPr/>
                        <wps:spPr>
                          <a:xfrm>
                            <a:off x="2933283" y="1582452"/>
                            <a:ext cx="98169" cy="134798"/>
                          </a:xfrm>
                          <a:prstGeom prst="rect">
                            <a:avLst/>
                          </a:prstGeom>
                          <a:ln>
                            <a:noFill/>
                          </a:ln>
                        </wps:spPr>
                        <wps:txbx>
                          <w:txbxContent>
                            <w:p w14:paraId="249EBABF" w14:textId="77777777" w:rsidR="000F1FD6" w:rsidRDefault="00A2725C">
                              <w:pPr>
                                <w:spacing w:after="160" w:line="259" w:lineRule="auto"/>
                                <w:ind w:left="0" w:firstLine="0"/>
                                <w:jc w:val="left"/>
                              </w:pPr>
                              <w:r>
                                <w:rPr>
                                  <w:rFonts w:ascii="Arial" w:eastAsia="Arial" w:hAnsi="Arial" w:cs="Arial"/>
                                  <w:sz w:val="14"/>
                                </w:rPr>
                                <w:t>8:</w:t>
                              </w:r>
                            </w:p>
                          </w:txbxContent>
                        </wps:txbx>
                        <wps:bodyPr horzOverflow="overflow" vert="horz" lIns="0" tIns="0" rIns="0" bIns="0" rtlCol="0">
                          <a:noAutofit/>
                        </wps:bodyPr>
                      </wps:wsp>
                      <wps:wsp>
                        <wps:cNvPr id="89658" name="Rectangle 89658"/>
                        <wps:cNvSpPr/>
                        <wps:spPr>
                          <a:xfrm>
                            <a:off x="3008199" y="1582452"/>
                            <a:ext cx="345637" cy="134798"/>
                          </a:xfrm>
                          <a:prstGeom prst="rect">
                            <a:avLst/>
                          </a:prstGeom>
                          <a:ln>
                            <a:noFill/>
                          </a:ln>
                        </wps:spPr>
                        <wps:txbx>
                          <w:txbxContent>
                            <w:p w14:paraId="54739FBF" w14:textId="77777777" w:rsidR="000F1FD6" w:rsidRDefault="00A2725C">
                              <w:pPr>
                                <w:spacing w:after="160" w:line="259" w:lineRule="auto"/>
                                <w:ind w:left="0" w:firstLine="0"/>
                                <w:jc w:val="left"/>
                              </w:pPr>
                              <w:r>
                                <w:rPr>
                                  <w:rFonts w:ascii="Arial" w:eastAsia="Arial" w:hAnsi="Arial" w:cs="Arial"/>
                                  <w:sz w:val="14"/>
                                </w:rPr>
                                <w:t xml:space="preserve"> VIEW</w:t>
                              </w:r>
                            </w:p>
                          </w:txbxContent>
                        </wps:txbx>
                        <wps:bodyPr horzOverflow="overflow" vert="horz" lIns="0" tIns="0" rIns="0" bIns="0" rtlCol="0">
                          <a:noAutofit/>
                        </wps:bodyPr>
                      </wps:wsp>
                      <wps:wsp>
                        <wps:cNvPr id="89659" name="Rectangle 89659"/>
                        <wps:cNvSpPr/>
                        <wps:spPr>
                          <a:xfrm>
                            <a:off x="3270724" y="1582452"/>
                            <a:ext cx="118478" cy="134798"/>
                          </a:xfrm>
                          <a:prstGeom prst="rect">
                            <a:avLst/>
                          </a:prstGeom>
                          <a:ln>
                            <a:noFill/>
                          </a:ln>
                        </wps:spPr>
                        <wps:txbx>
                          <w:txbxContent>
                            <w:p w14:paraId="6CC8D46E" w14:textId="77777777" w:rsidR="000F1FD6" w:rsidRDefault="00A2725C">
                              <w:pPr>
                                <w:spacing w:after="160" w:line="259" w:lineRule="auto"/>
                                <w:ind w:left="0" w:firstLine="0"/>
                                <w:jc w:val="left"/>
                              </w:pPr>
                              <w:r>
                                <w:rPr>
                                  <w:rFonts w:ascii="Arial" w:eastAsia="Arial" w:hAnsi="Arial" w:cs="Arial"/>
                                  <w:strike/>
                                  <w:sz w:val="14"/>
                                </w:rPr>
                                <w:t xml:space="preserve"> Y</w:t>
                              </w:r>
                            </w:p>
                          </w:txbxContent>
                        </wps:txbx>
                        <wps:bodyPr horzOverflow="overflow" vert="horz" lIns="0" tIns="0" rIns="0" bIns="0" rtlCol="0">
                          <a:noAutofit/>
                        </wps:bodyPr>
                      </wps:wsp>
                      <wps:wsp>
                        <wps:cNvPr id="89660" name="Rectangle 89660"/>
                        <wps:cNvSpPr/>
                        <wps:spPr>
                          <a:xfrm>
                            <a:off x="3361078" y="1582452"/>
                            <a:ext cx="797712" cy="134798"/>
                          </a:xfrm>
                          <a:prstGeom prst="rect">
                            <a:avLst/>
                          </a:prstGeom>
                          <a:ln>
                            <a:noFill/>
                          </a:ln>
                        </wps:spPr>
                        <wps:txbx>
                          <w:txbxContent>
                            <w:p w14:paraId="2DC5AFA1" w14:textId="77777777" w:rsidR="000F1FD6" w:rsidRDefault="00A2725C">
                              <w:pPr>
                                <w:spacing w:after="160" w:line="259" w:lineRule="auto"/>
                                <w:ind w:left="0" w:firstLine="0"/>
                                <w:jc w:val="left"/>
                              </w:pPr>
                              <w:r>
                                <w:rPr>
                                  <w:rFonts w:ascii="Arial" w:eastAsia="Arial" w:hAnsi="Arial" w:cs="Arial"/>
                                  <w:sz w:val="14"/>
                                </w:rPr>
                                <w:t>OUR PROFILE</w:t>
                              </w:r>
                            </w:p>
                          </w:txbxContent>
                        </wps:txbx>
                        <wps:bodyPr horzOverflow="overflow" vert="horz" lIns="0" tIns="0" rIns="0" bIns="0" rtlCol="0">
                          <a:noAutofit/>
                        </wps:bodyPr>
                      </wps:wsp>
                      <wps:wsp>
                        <wps:cNvPr id="124624" name="Shape 124624"/>
                        <wps:cNvSpPr/>
                        <wps:spPr>
                          <a:xfrm>
                            <a:off x="3368900" y="1684498"/>
                            <a:ext cx="152538" cy="101662"/>
                          </a:xfrm>
                          <a:custGeom>
                            <a:avLst/>
                            <a:gdLst/>
                            <a:ahLst/>
                            <a:cxnLst/>
                            <a:rect l="0" t="0" r="0" b="0"/>
                            <a:pathLst>
                              <a:path w="152538" h="101662">
                                <a:moveTo>
                                  <a:pt x="0" y="0"/>
                                </a:moveTo>
                                <a:lnTo>
                                  <a:pt x="152538" y="0"/>
                                </a:lnTo>
                                <a:lnTo>
                                  <a:pt x="152538" y="101662"/>
                                </a:lnTo>
                                <a:lnTo>
                                  <a:pt x="0" y="101662"/>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89473" name="Rectangle 89473"/>
                        <wps:cNvSpPr/>
                        <wps:spPr>
                          <a:xfrm>
                            <a:off x="3368900" y="1686256"/>
                            <a:ext cx="162783" cy="134798"/>
                          </a:xfrm>
                          <a:prstGeom prst="rect">
                            <a:avLst/>
                          </a:prstGeom>
                          <a:ln>
                            <a:noFill/>
                          </a:ln>
                        </wps:spPr>
                        <wps:txbx>
                          <w:txbxContent>
                            <w:p w14:paraId="65FCB8FB" w14:textId="77777777" w:rsidR="000F1FD6" w:rsidRDefault="00A2725C">
                              <w:pPr>
                                <w:spacing w:after="160" w:line="259" w:lineRule="auto"/>
                                <w:ind w:left="0" w:firstLine="0"/>
                                <w:jc w:val="left"/>
                              </w:pPr>
                              <w:r>
                                <w:rPr>
                                  <w:rFonts w:ascii="Arial" w:eastAsia="Arial" w:hAnsi="Arial" w:cs="Arial"/>
                                  <w:sz w:val="14"/>
                                </w:rPr>
                                <w:t>13:</w:t>
                              </w:r>
                            </w:p>
                          </w:txbxContent>
                        </wps:txbx>
                        <wps:bodyPr horzOverflow="overflow" vert="horz" lIns="0" tIns="0" rIns="0" bIns="0" rtlCol="0">
                          <a:noAutofit/>
                        </wps:bodyPr>
                      </wps:wsp>
                      <wps:wsp>
                        <wps:cNvPr id="89474" name="Rectangle 89474"/>
                        <wps:cNvSpPr/>
                        <wps:spPr>
                          <a:xfrm>
                            <a:off x="3492398" y="1686256"/>
                            <a:ext cx="33555" cy="134798"/>
                          </a:xfrm>
                          <a:prstGeom prst="rect">
                            <a:avLst/>
                          </a:prstGeom>
                          <a:ln>
                            <a:noFill/>
                          </a:ln>
                        </wps:spPr>
                        <wps:txbx>
                          <w:txbxContent>
                            <w:p w14:paraId="6DA6F8EE" w14:textId="77777777" w:rsidR="000F1FD6" w:rsidRDefault="00A2725C">
                              <w:pPr>
                                <w:spacing w:after="160" w:line="259" w:lineRule="auto"/>
                                <w:ind w:left="0" w:firstLine="0"/>
                                <w:jc w:val="left"/>
                              </w:pPr>
                              <w:r>
                                <w:rPr>
                                  <w:rFonts w:ascii="Arial" w:eastAsia="Arial" w:hAnsi="Arial" w:cs="Arial"/>
                                  <w:sz w:val="14"/>
                                </w:rPr>
                                <w:t xml:space="preserve"> </w:t>
                              </w:r>
                            </w:p>
                          </w:txbxContent>
                        </wps:txbx>
                        <wps:bodyPr horzOverflow="overflow" vert="horz" lIns="0" tIns="0" rIns="0" bIns="0" rtlCol="0">
                          <a:noAutofit/>
                        </wps:bodyPr>
                      </wps:wsp>
                    </wpg:wgp>
                  </a:graphicData>
                </a:graphic>
              </wp:inline>
            </w:drawing>
          </mc:Choice>
          <mc:Fallback>
            <w:pict>
              <v:group w14:anchorId="26ABDDA4" id="Group 89921" o:spid="_x0000_s1126" style="width:435.45pt;height:211.7pt;mso-position-horizontal-relative:char;mso-position-vertical-relative:line" coordsize="55299,29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">
                <v:shape id="Shape 124619" o:spid="_x0000_s1127" style="position:absolute;left:51385;top:1088;width:3914;height:2719;visibility:visible;mso-wrap-style:square;v-text-anchor:top" coordsize="391358,271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" path="m,l391358,r,271887l,271887,,e" fillcolor="#ffffb7" strokecolor="#903" strokeweight=".05958mm">
                  <v:path arrowok="t" textboxrect="0,0,391358,271887"/>
                </v:shape>
                <v:rect id="Rectangle 89494" o:spid="_x0000_s1128" style="position:absolute;left:52470;top:1371;width:245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" filled="f" stroked="f">
                  <v:textbox inset="0,0,0,0">
                    <w:txbxContent>
                      <w:p w14:paraId="42CC8EEB" w14:textId="77777777" w:rsidR="000F1FD6" w:rsidRDefault="00A2725C">
                        <w:pPr>
                          <w:spacing w:after="160" w:line="259" w:lineRule="auto"/>
                          <w:ind w:left="0" w:firstLine="0"/>
                          <w:jc w:val="left"/>
                        </w:pPr>
                        <w:r>
                          <w:rPr>
                            <w:rFonts w:ascii="Arial" w:eastAsia="Arial" w:hAnsi="Arial" w:cs="Arial"/>
                            <w:sz w:val="14"/>
                            <w:u w:val="single" w:color="000000"/>
                          </w:rPr>
                          <w:t xml:space="preserve">web </w:t>
                        </w:r>
                      </w:p>
                    </w:txbxContent>
                  </v:textbox>
                </v:rect>
                <v:rect id="Rectangle 89496" o:spid="_x0000_s1129" style="position:absolute;left:52225;top:2476;width:315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" filled="f" stroked="f">
                  <v:textbox inset="0,0,0,0">
                    <w:txbxContent>
                      <w:p w14:paraId="07ADB25A" w14:textId="77777777" w:rsidR="000F1FD6" w:rsidRDefault="00A2725C">
                        <w:pPr>
                          <w:spacing w:after="160" w:line="259" w:lineRule="auto"/>
                          <w:ind w:left="0" w:firstLine="0"/>
                          <w:jc w:val="left"/>
                        </w:pPr>
                        <w:r>
                          <w:rPr>
                            <w:rFonts w:ascii="Arial" w:eastAsia="Arial" w:hAnsi="Arial" w:cs="Arial"/>
                            <w:sz w:val="14"/>
                            <w:u w:val="single" w:color="000000"/>
                          </w:rPr>
                          <w:t>server</w:t>
                        </w:r>
                      </w:p>
                    </w:txbxContent>
                  </v:textbox>
                </v:rect>
                <v:shape id="Shape 124620" o:spid="_x0000_s1130" style="position:absolute;top:579;width:5465;height:3735;visibility:visible;mso-wrap-style:square;v-text-anchor:top" coordsize="546511,37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" path="m,l546511,r,373549l,373549,,e" fillcolor="#ffffb7" strokecolor="#903" strokeweight=".05958mm">
                  <v:path arrowok="t" textboxrect="0,0,546511,373549"/>
                </v:shape>
                <v:rect id="Rectangle 89493" o:spid="_x0000_s1131" style="position:absolute;left:443;top:861;width:633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" filled="f" stroked="f">
                  <v:textbox inset="0,0,0,0">
                    <w:txbxContent>
                      <w:p w14:paraId="6AAC62B2" w14:textId="77777777" w:rsidR="000F1FD6" w:rsidRDefault="00A2725C">
                        <w:pPr>
                          <w:spacing w:after="160" w:line="259" w:lineRule="auto"/>
                          <w:ind w:left="0" w:firstLine="0"/>
                          <w:jc w:val="left"/>
                        </w:pPr>
                        <w:r>
                          <w:rPr>
                            <w:rFonts w:ascii="Arial" w:eastAsia="Arial" w:hAnsi="Arial" w:cs="Arial"/>
                            <w:sz w:val="14"/>
                            <w:u w:val="single" w:color="000000"/>
                          </w:rPr>
                          <w:t>MAINTAINE</w:t>
                        </w:r>
                      </w:p>
                    </w:txbxContent>
                  </v:textbox>
                </v:rect>
                <v:rect id="Rectangle 89495" o:spid="_x0000_s1132" style="position:absolute;left:2454;top:1968;width:87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" filled="f" stroked="f">
                  <v:textbox inset="0,0,0,0">
                    <w:txbxContent>
                      <w:p w14:paraId="7B8B5597" w14:textId="77777777" w:rsidR="000F1FD6" w:rsidRDefault="00A2725C">
                        <w:pPr>
                          <w:spacing w:after="160" w:line="259" w:lineRule="auto"/>
                          <w:ind w:left="0" w:firstLine="0"/>
                          <w:jc w:val="left"/>
                        </w:pPr>
                        <w:r>
                          <w:rPr>
                            <w:rFonts w:ascii="Arial" w:eastAsia="Arial" w:hAnsi="Arial" w:cs="Arial"/>
                            <w:sz w:val="14"/>
                            <w:u w:val="single" w:color="000000"/>
                          </w:rPr>
                          <w:t>R</w:t>
                        </w:r>
                      </w:p>
                    </w:txbxContent>
                  </v:textbox>
                </v:rect>
                <v:shape id="Shape 2401" o:spid="_x0000_s1133" style="position:absolute;left:9247;top:25685;width:6082;height:3735;visibility:visible;mso-wrap-style:square;v-text-anchor:top" coordsize="608247,3735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" path="m,l608247,r,373549l,373549,,xe" fillcolor="#ffffb7" strokecolor="#903" strokeweight=".05958mm">
                  <v:path arrowok="t" textboxrect="0,0,608247,373549"/>
                </v:shape>
                <v:rect id="Rectangle 89590" o:spid="_x0000_s1134" style="position:absolute;left:9931;top:25967;width:6390;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" filled="f" stroked="f">
                  <v:textbox inset="0,0,0,0">
                    <w:txbxContent>
                      <w:p w14:paraId="099490A2" w14:textId="77777777" w:rsidR="000F1FD6" w:rsidRDefault="00A2725C">
                        <w:pPr>
                          <w:spacing w:after="160" w:line="259" w:lineRule="auto"/>
                          <w:ind w:left="0" w:firstLine="0"/>
                          <w:jc w:val="left"/>
                        </w:pPr>
                        <w:r>
                          <w:rPr>
                            <w:rFonts w:ascii="Arial" w:eastAsia="Arial" w:hAnsi="Arial" w:cs="Arial"/>
                            <w:sz w:val="14"/>
                            <w:u w:val="single" w:color="000000"/>
                          </w:rPr>
                          <w:t xml:space="preserve">NETWORK </w:t>
                        </w:r>
                      </w:p>
                    </w:txbxContent>
                  </v:textbox>
                </v:rect>
                <v:rect id="Rectangle 89607" o:spid="_x0000_s1135" style="position:absolute;left:9821;top:27071;width:675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" filled="f" stroked="f">
                  <v:textbox inset="0,0,0,0">
                    <w:txbxContent>
                      <w:p w14:paraId="16C4BF45" w14:textId="77777777" w:rsidR="000F1FD6" w:rsidRDefault="00A2725C">
                        <w:pPr>
                          <w:spacing w:after="160" w:line="259" w:lineRule="auto"/>
                          <w:ind w:left="0" w:firstLine="0"/>
                          <w:jc w:val="left"/>
                        </w:pPr>
                        <w:r>
                          <w:rPr>
                            <w:rFonts w:ascii="Arial" w:eastAsia="Arial" w:hAnsi="Arial" w:cs="Arial"/>
                            <w:sz w:val="14"/>
                            <w:u w:val="single" w:color="000000"/>
                          </w:rPr>
                          <w:t>FOLLOWER</w:t>
                        </w:r>
                      </w:p>
                    </w:txbxContent>
                  </v:textbox>
                </v:rect>
                <v:shape id="Shape 2406" o:spid="_x0000_s1136" style="position:absolute;left:5564;top:2516;width:45811;height:0;visibility:visible;mso-wrap-style:square;v-text-anchor:top" coordsize="45811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" path="m,l4581104,e" filled="f" strokecolor="#903" strokeweight=".05958mm">
                  <v:stroke endcap="square"/>
                  <v:path arrowok="t" textboxrect="0,0,4581104,0"/>
                </v:shape>
                <v:shape id="Shape 2407" o:spid="_x0000_s1137" style="position:absolute;left:27155;top:1542;width:2631;height:0;visibility:visible;mso-wrap-style:square;v-text-anchor:top" coordsize="2631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" path="m,l263171,e" filled="f" strokecolor="#903" strokeweight=".05958mm">
                  <v:stroke endcap="square"/>
                  <v:path arrowok="t" textboxrect="0,0,263171,0"/>
                </v:shape>
                <v:shape id="Shape 2408" o:spid="_x0000_s1138" style="position:absolute;left:28977;top:1507;width:796;height:332;visibility:visible;mso-wrap-style:square;v-text-anchor:top" coordsize="79590,331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" path="m79590,l,33147e" filled="f" strokecolor="#903" strokeweight=".18536mm">
                  <v:path arrowok="t" textboxrect="0,0,79590,33147"/>
                </v:shape>
                <v:shape id="Shape 2409" o:spid="_x0000_s1139" style="position:absolute;left:28977;top:1177;width:796;height:330;visibility:visible;mso-wrap-style:square;v-text-anchor:top" coordsize="79590,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" path="m79590,33051l,e" filled="f" strokecolor="#903" strokeweight=".18536mm">
                  <v:path arrowok="t" textboxrect="0,0,79590,33051"/>
                </v:shape>
                <v:rect id="Rectangle 89446" o:spid="_x0000_s1140" style="position:absolute;left:27075;width:982;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" filled="f" stroked="f">
                  <v:textbox inset="0,0,0,0">
                    <w:txbxContent>
                      <w:p w14:paraId="03563E32" w14:textId="77777777" w:rsidR="000F1FD6" w:rsidRDefault="00A2725C">
                        <w:pPr>
                          <w:spacing w:after="160" w:line="259" w:lineRule="auto"/>
                          <w:ind w:left="0" w:firstLine="0"/>
                          <w:jc w:val="left"/>
                        </w:pPr>
                        <w:r>
                          <w:rPr>
                            <w:rFonts w:ascii="Arial" w:eastAsia="Arial" w:hAnsi="Arial" w:cs="Arial"/>
                            <w:sz w:val="14"/>
                          </w:rPr>
                          <w:t>1:</w:t>
                        </w:r>
                      </w:p>
                    </w:txbxContent>
                  </v:textbox>
                </v:rect>
                <v:rect id="Rectangle 89447" o:spid="_x0000_s1141" style="position:absolute;left:27825;width:2869;height:13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" filled="f" stroked="f">
                  <v:textbox inset="0,0,0,0">
                    <w:txbxContent>
                      <w:p w14:paraId="7AEADB04" w14:textId="77777777" w:rsidR="000F1FD6" w:rsidRDefault="00A2725C">
                        <w:pPr>
                          <w:spacing w:after="160" w:line="259" w:lineRule="auto"/>
                          <w:ind w:left="0" w:firstLine="0"/>
                          <w:jc w:val="left"/>
                        </w:pPr>
                        <w:r>
                          <w:rPr>
                            <w:rFonts w:ascii="Arial" w:eastAsia="Arial" w:hAnsi="Arial" w:cs="Arial"/>
                            <w:sz w:val="14"/>
                          </w:rPr>
                          <w:t xml:space="preserve"> login</w:t>
                        </w:r>
                      </w:p>
                    </w:txbxContent>
                  </v:textbox>
                </v:rect>
                <v:shape id="Shape 2412" o:spid="_x0000_s1142" style="position:absolute;left:27197;top:3509;width:2589;height:0;visibility:visible;mso-wrap-style:square;v-text-anchor:top" coordsize="2589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" path="m258911,l,e" filled="f" strokecolor="#903" strokeweight=".05958mm">
                  <v:stroke endcap="square"/>
                  <v:path arrowok="t" textboxrect="0,0,258911,0"/>
                </v:shape>
                <v:shape id="Shape 2413" o:spid="_x0000_s1143" style="position:absolute;left:27142;top:3474;width:796;height:333;visibility:visible;mso-wrap-style:square;v-text-anchor:top" coordsize="79590,333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" path="m,l79590,33341e" filled="f" strokecolor="#903" strokeweight=".18536mm">
                  <v:path arrowok="t" textboxrect="0,0,79590,33341"/>
                </v:shape>
                <v:shape id="Shape 2414" o:spid="_x0000_s1144" style="position:absolute;left:27142;top:3143;width:796;height:331;visibility:visible;mso-wrap-style:square;v-text-anchor:top" coordsize="79590,33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" path="m,33051l79590,e" filled="f" strokecolor="#903" strokeweight=".18536mm">
                  <v:path arrowok="t" textboxrect="0,0,79590,33051"/>
                </v:shape>
                <v:rect id="Rectangle 89448" o:spid="_x0000_s1145" style="position:absolute;left:23581;top:3935;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" filled="f" stroked="f">
                  <v:textbox inset="0,0,0,0">
                    <w:txbxContent>
                      <w:p w14:paraId="402C17FB" w14:textId="77777777" w:rsidR="000F1FD6" w:rsidRDefault="00A2725C">
                        <w:pPr>
                          <w:spacing w:after="160" w:line="259" w:lineRule="auto"/>
                          <w:ind w:left="0" w:firstLine="0"/>
                          <w:jc w:val="left"/>
                        </w:pPr>
                        <w:r>
                          <w:rPr>
                            <w:rFonts w:ascii="Arial" w:eastAsia="Arial" w:hAnsi="Arial" w:cs="Arial"/>
                            <w:sz w:val="14"/>
                          </w:rPr>
                          <w:t>3:</w:t>
                        </w:r>
                      </w:p>
                    </w:txbxContent>
                  </v:textbox>
                </v:rect>
                <v:rect id="Rectangle 89449" o:spid="_x0000_s1146" style="position:absolute;left:24330;top:3935;width:1245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" filled="f" stroked="f">
                  <v:textbox inset="0,0,0,0">
                    <w:txbxContent>
                      <w:p w14:paraId="12A321FC" w14:textId="77777777" w:rsidR="000F1FD6" w:rsidRDefault="00A2725C">
                        <w:pPr>
                          <w:spacing w:after="160" w:line="259" w:lineRule="auto"/>
                          <w:ind w:left="0" w:firstLine="0"/>
                          <w:jc w:val="left"/>
                        </w:pPr>
                        <w:r>
                          <w:rPr>
                            <w:rFonts w:ascii="Arial" w:eastAsia="Arial" w:hAnsi="Arial" w:cs="Arial"/>
                            <w:sz w:val="14"/>
                          </w:rPr>
                          <w:t xml:space="preserve"> Train &amp; Test Data Sets</w:t>
                        </w:r>
                      </w:p>
                    </w:txbxContent>
                  </v:textbox>
                </v:rect>
                <v:rect id="Rectangle 89450" o:spid="_x0000_s1147" style="position:absolute;left:18736;top:4973;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" filled="f" stroked="f">
                  <v:textbox inset="0,0,0,0">
                    <w:txbxContent>
                      <w:p w14:paraId="2B0E9563" w14:textId="77777777" w:rsidR="000F1FD6" w:rsidRDefault="00A2725C">
                        <w:pPr>
                          <w:spacing w:after="160" w:line="259" w:lineRule="auto"/>
                          <w:ind w:left="0" w:firstLine="0"/>
                          <w:jc w:val="left"/>
                        </w:pPr>
                        <w:r>
                          <w:rPr>
                            <w:rFonts w:ascii="Arial" w:eastAsia="Arial" w:hAnsi="Arial" w:cs="Arial"/>
                            <w:sz w:val="14"/>
                          </w:rPr>
                          <w:t>5:</w:t>
                        </w:r>
                      </w:p>
                    </w:txbxContent>
                  </v:textbox>
                </v:rect>
                <v:rect id="Rectangle 89451" o:spid="_x0000_s1148" style="position:absolute;left:19485;top:4973;width:258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" filled="f" stroked="f">
                  <v:textbox inset="0,0,0,0">
                    <w:txbxContent>
                      <w:p w14:paraId="4B74D9DB" w14:textId="77777777" w:rsidR="000F1FD6" w:rsidRDefault="00A2725C">
                        <w:pPr>
                          <w:spacing w:after="160" w:line="259" w:lineRule="auto"/>
                          <w:ind w:left="0" w:firstLine="0"/>
                          <w:jc w:val="left"/>
                        </w:pPr>
                        <w:r>
                          <w:rPr>
                            <w:rFonts w:ascii="Arial" w:eastAsia="Arial" w:hAnsi="Arial" w:cs="Arial"/>
                            <w:sz w:val="14"/>
                          </w:rPr>
                          <w:t xml:space="preserve"> View Trained and Tested Accuracy in Bar Chart,</w:t>
                        </w:r>
                      </w:p>
                    </w:txbxContent>
                  </v:textbox>
                </v:rect>
                <v:rect id="Rectangle 89454" o:spid="_x0000_s1149" style="position:absolute;left:20348;top:6011;width:2356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" filled="f" stroked="f">
                  <v:textbox inset="0,0,0,0">
                    <w:txbxContent>
                      <w:p w14:paraId="2C47D7E2" w14:textId="77777777" w:rsidR="000F1FD6" w:rsidRDefault="00A2725C">
                        <w:pPr>
                          <w:spacing w:after="160" w:line="259" w:lineRule="auto"/>
                          <w:ind w:left="0" w:firstLine="0"/>
                          <w:jc w:val="left"/>
                        </w:pPr>
                        <w:r>
                          <w:rPr>
                            <w:rFonts w:ascii="Arial" w:eastAsia="Arial" w:hAnsi="Arial" w:cs="Arial"/>
                            <w:sz w:val="14"/>
                          </w:rPr>
                          <w:t xml:space="preserve"> View Trained and Tested Accuracy Results,</w:t>
                        </w:r>
                      </w:p>
                    </w:txbxContent>
                  </v:textbox>
                </v:rect>
                <v:rect id="Rectangle 89453" o:spid="_x0000_s1150" style="position:absolute;left:19598;top:6011;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" filled="f" stroked="f">
                  <v:textbox inset="0,0,0,0">
                    <w:txbxContent>
                      <w:p w14:paraId="1F4E520E" w14:textId="77777777" w:rsidR="000F1FD6" w:rsidRDefault="00A2725C">
                        <w:pPr>
                          <w:spacing w:after="160" w:line="259" w:lineRule="auto"/>
                          <w:ind w:left="0" w:firstLine="0"/>
                          <w:jc w:val="left"/>
                        </w:pPr>
                        <w:r>
                          <w:rPr>
                            <w:rFonts w:ascii="Arial" w:eastAsia="Arial" w:hAnsi="Arial" w:cs="Arial"/>
                            <w:sz w:val="14"/>
                          </w:rPr>
                          <w:t>6:</w:t>
                        </w:r>
                      </w:p>
                    </w:txbxContent>
                  </v:textbox>
                </v:rect>
                <v:rect id="Rectangle 89456" o:spid="_x0000_s1151" style="position:absolute;left:20880;top:7052;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" filled="f" stroked="f">
                  <v:textbox inset="0,0,0,0">
                    <w:txbxContent>
                      <w:p w14:paraId="3A597B60" w14:textId="77777777" w:rsidR="000F1FD6" w:rsidRDefault="00A2725C">
                        <w:pPr>
                          <w:spacing w:after="160" w:line="259" w:lineRule="auto"/>
                          <w:ind w:left="0" w:firstLine="0"/>
                          <w:jc w:val="left"/>
                        </w:pPr>
                        <w:r>
                          <w:rPr>
                            <w:rFonts w:ascii="Arial" w:eastAsia="Arial" w:hAnsi="Arial" w:cs="Arial"/>
                            <w:sz w:val="14"/>
                          </w:rPr>
                          <w:t>7:</w:t>
                        </w:r>
                      </w:p>
                    </w:txbxContent>
                  </v:textbox>
                </v:rect>
                <v:rect id="Rectangle 89458" o:spid="_x0000_s1152" style="position:absolute;left:21630;top:7052;width:1988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" filled="f" stroked="f">
                  <v:textbox inset="0,0,0,0">
                    <w:txbxContent>
                      <w:p w14:paraId="25810C15" w14:textId="77777777" w:rsidR="000F1FD6" w:rsidRDefault="00A2725C">
                        <w:pPr>
                          <w:spacing w:after="160" w:line="259" w:lineRule="auto"/>
                          <w:ind w:left="0" w:firstLine="0"/>
                          <w:jc w:val="left"/>
                        </w:pPr>
                        <w:r>
                          <w:rPr>
                            <w:rFonts w:ascii="Arial" w:eastAsia="Arial" w:hAnsi="Arial" w:cs="Arial"/>
                            <w:sz w:val="14"/>
                          </w:rPr>
                          <w:t xml:space="preserve"> View All </w:t>
                        </w:r>
                        <w:r>
                          <w:rPr>
                            <w:rFonts w:ascii="Arial" w:eastAsia="Arial" w:hAnsi="Arial" w:cs="Arial"/>
                            <w:sz w:val="14"/>
                          </w:rPr>
                          <w:t>cyber attack typr prediction,</w:t>
                        </w:r>
                      </w:p>
                    </w:txbxContent>
                  </v:textbox>
                </v:rect>
                <v:rect id="Rectangle 89459" o:spid="_x0000_s1153" style="position:absolute;left:18447;top:8090;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" filled="f" stroked="f">
                  <v:textbox inset="0,0,0,0">
                    <w:txbxContent>
                      <w:p w14:paraId="7ADD28F0" w14:textId="77777777" w:rsidR="000F1FD6" w:rsidRDefault="00A2725C">
                        <w:pPr>
                          <w:spacing w:after="160" w:line="259" w:lineRule="auto"/>
                          <w:ind w:left="0" w:firstLine="0"/>
                          <w:jc w:val="left"/>
                        </w:pPr>
                        <w:r>
                          <w:rPr>
                            <w:rFonts w:ascii="Arial" w:eastAsia="Arial" w:hAnsi="Arial" w:cs="Arial"/>
                            <w:sz w:val="14"/>
                          </w:rPr>
                          <w:t>9:</w:t>
                        </w:r>
                      </w:p>
                    </w:txbxContent>
                  </v:textbox>
                </v:rect>
                <v:rect id="Rectangle 89460" o:spid="_x0000_s1154" style="position:absolute;left:19196;top:8090;width:2656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" filled="f" stroked="f">
                  <v:textbox inset="0,0,0,0">
                    <w:txbxContent>
                      <w:p w14:paraId="53F31126" w14:textId="77777777" w:rsidR="000F1FD6" w:rsidRDefault="00A2725C">
                        <w:pPr>
                          <w:spacing w:after="160" w:line="259" w:lineRule="auto"/>
                          <w:ind w:left="0" w:firstLine="0"/>
                          <w:jc w:val="left"/>
                        </w:pPr>
                        <w:r>
                          <w:rPr>
                            <w:rFonts w:ascii="Arial" w:eastAsia="Arial" w:hAnsi="Arial" w:cs="Arial"/>
                            <w:sz w:val="14"/>
                          </w:rPr>
                          <w:t xml:space="preserve"> Find and </w:t>
                        </w:r>
                        <w:r>
                          <w:rPr>
                            <w:rFonts w:ascii="Arial" w:eastAsia="Arial" w:hAnsi="Arial" w:cs="Arial"/>
                            <w:sz w:val="14"/>
                          </w:rPr>
                          <w:t xml:space="preserve">View  </w:t>
                        </w:r>
                        <w:r>
                          <w:rPr>
                            <w:rFonts w:ascii="Arial" w:eastAsia="Arial" w:hAnsi="Arial" w:cs="Arial"/>
                            <w:sz w:val="14"/>
                          </w:rPr>
                          <w:t>cyber attack type prediction Ratio</w:t>
                        </w:r>
                      </w:p>
                    </w:txbxContent>
                  </v:textbox>
                </v:rect>
                <v:rect id="Rectangle 89461" o:spid="_x0000_s1155" style="position:absolute;left:15086;top:9128;width:162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" filled="f" stroked="f">
                  <v:textbox inset="0,0,0,0">
                    <w:txbxContent>
                      <w:p w14:paraId="3CD29029" w14:textId="77777777" w:rsidR="000F1FD6" w:rsidRDefault="00A2725C">
                        <w:pPr>
                          <w:spacing w:after="160" w:line="259" w:lineRule="auto"/>
                          <w:ind w:left="0" w:firstLine="0"/>
                          <w:jc w:val="left"/>
                        </w:pPr>
                        <w:r>
                          <w:rPr>
                            <w:rFonts w:ascii="Arial" w:eastAsia="Arial" w:hAnsi="Arial" w:cs="Arial"/>
                            <w:sz w:val="14"/>
                          </w:rPr>
                          <w:t>10:</w:t>
                        </w:r>
                      </w:p>
                    </w:txbxContent>
                  </v:textbox>
                </v:rect>
                <v:rect id="Rectangle 89462" o:spid="_x0000_s1156" style="position:absolute;left:16321;top:9128;width:35203;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" filled="f" stroked="f">
                  <v:textbox inset="0,0,0,0">
                    <w:txbxContent>
                      <w:p w14:paraId="64FF5B27" w14:textId="77777777" w:rsidR="000F1FD6" w:rsidRDefault="00A2725C">
                        <w:pPr>
                          <w:spacing w:after="160" w:line="259" w:lineRule="auto"/>
                          <w:ind w:left="0" w:firstLine="0"/>
                          <w:jc w:val="left"/>
                        </w:pPr>
                        <w:r>
                          <w:rPr>
                            <w:rFonts w:ascii="Arial" w:eastAsia="Arial" w:hAnsi="Arial" w:cs="Arial"/>
                            <w:sz w:val="14"/>
                          </w:rPr>
                          <w:t xml:space="preserve"> </w:t>
                        </w:r>
                        <w:r>
                          <w:rPr>
                            <w:rFonts w:ascii="Arial" w:eastAsia="Arial" w:hAnsi="Arial" w:cs="Arial"/>
                            <w:sz w:val="14"/>
                          </w:rPr>
                          <w:t xml:space="preserve">View  </w:t>
                        </w:r>
                        <w:r>
                          <w:rPr>
                            <w:rFonts w:ascii="Arial" w:eastAsia="Arial" w:hAnsi="Arial" w:cs="Arial"/>
                            <w:sz w:val="14"/>
                          </w:rPr>
                          <w:t>cyber attack typr prediction Positioning Type Ratio Results,</w:t>
                        </w:r>
                      </w:p>
                    </w:txbxContent>
                  </v:textbox>
                </v:rect>
                <v:rect id="Rectangle 89463" o:spid="_x0000_s1157" style="position:absolute;left:21701;top:10166;width:162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" filled="f" stroked="f">
                  <v:textbox inset="0,0,0,0">
                    <w:txbxContent>
                      <w:p w14:paraId="720A97B4" w14:textId="77777777" w:rsidR="000F1FD6" w:rsidRDefault="00A2725C">
                        <w:pPr>
                          <w:spacing w:after="160" w:line="259" w:lineRule="auto"/>
                          <w:ind w:left="0" w:firstLine="0"/>
                          <w:jc w:val="left"/>
                        </w:pPr>
                        <w:r>
                          <w:rPr>
                            <w:rFonts w:ascii="Arial" w:eastAsia="Arial" w:hAnsi="Arial" w:cs="Arial"/>
                            <w:sz w:val="14"/>
                          </w:rPr>
                          <w:t>11:</w:t>
                        </w:r>
                      </w:p>
                    </w:txbxContent>
                  </v:textbox>
                </v:rect>
                <v:rect id="Rectangle 89464" o:spid="_x0000_s1158" style="position:absolute;left:22936;top:10166;width:16969;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" filled="f" stroked="f">
                  <v:textbox inset="0,0,0,0">
                    <w:txbxContent>
                      <w:p w14:paraId="689F08AD" w14:textId="77777777" w:rsidR="000F1FD6" w:rsidRDefault="00A2725C">
                        <w:pPr>
                          <w:spacing w:after="160" w:line="259" w:lineRule="auto"/>
                          <w:ind w:left="0" w:firstLine="0"/>
                          <w:jc w:val="left"/>
                        </w:pPr>
                        <w:r>
                          <w:rPr>
                            <w:rFonts w:ascii="Arial" w:eastAsia="Arial" w:hAnsi="Arial" w:cs="Arial"/>
                            <w:sz w:val="14"/>
                          </w:rPr>
                          <w:t xml:space="preserve"> Download Predicted Data Sets,</w:t>
                        </w:r>
                      </w:p>
                    </w:txbxContent>
                  </v:textbox>
                </v:rect>
                <v:rect id="Rectangle 89465" o:spid="_x0000_s1159" style="position:absolute;left:23116;top:11206;width:162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" filled="f" stroked="f">
                  <v:textbox inset="0,0,0,0">
                    <w:txbxContent>
                      <w:p w14:paraId="4226A7ED" w14:textId="77777777" w:rsidR="000F1FD6" w:rsidRDefault="00A2725C">
                        <w:pPr>
                          <w:spacing w:after="160" w:line="259" w:lineRule="auto"/>
                          <w:ind w:left="0" w:firstLine="0"/>
                          <w:jc w:val="left"/>
                        </w:pPr>
                        <w:r>
                          <w:rPr>
                            <w:rFonts w:ascii="Arial" w:eastAsia="Arial" w:hAnsi="Arial" w:cs="Arial"/>
                            <w:sz w:val="14"/>
                          </w:rPr>
                          <w:t>12:</w:t>
                        </w:r>
                      </w:p>
                    </w:txbxContent>
                  </v:textbox>
                </v:rect>
                <v:rect id="Rectangle 89466" o:spid="_x0000_s1160" style="position:absolute;left:24351;top:11206;width:1301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" filled="f" stroked="f">
                  <v:textbox inset="0,0,0,0">
                    <w:txbxContent>
                      <w:p w14:paraId="3A4EE6B7" w14:textId="77777777" w:rsidR="000F1FD6" w:rsidRDefault="00A2725C">
                        <w:pPr>
                          <w:spacing w:after="160" w:line="259" w:lineRule="auto"/>
                          <w:ind w:left="0" w:firstLine="0"/>
                          <w:jc w:val="left"/>
                        </w:pPr>
                        <w:r>
                          <w:rPr>
                            <w:rFonts w:ascii="Arial" w:eastAsia="Arial" w:hAnsi="Arial" w:cs="Arial"/>
                            <w:sz w:val="14"/>
                          </w:rPr>
                          <w:t xml:space="preserve"> View All Remote Users.</w:t>
                        </w:r>
                      </w:p>
                    </w:txbxContent>
                  </v:textbox>
                </v:rect>
                <v:shape id="Shape 2431" o:spid="_x0000_s1161" style="position:absolute;left:15452;top:3730;width:35944;height:21989;visibility:visible;mso-wrap-style:square;v-text-anchor:top" coordsize="3594348,2198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" path="m3594348,l,2198927e" filled="f" strokecolor="#903" strokeweight=".05958mm">
                  <v:stroke endcap="square"/>
                  <v:path arrowok="t" textboxrect="0,0,3594348,2198927"/>
                </v:shape>
                <v:shape id="Shape 2432" o:spid="_x0000_s1162" style="position:absolute;left:31800;top:13234;width:2233;height:1326;visibility:visible;mso-wrap-style:square;v-text-anchor:top" coordsize="223279,132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" path="m,132590l223279,e" filled="f" strokecolor="#903" strokeweight=".05958mm">
                  <v:stroke endcap="square"/>
                  <v:path arrowok="t" textboxrect="0,0,223279,132590"/>
                </v:shape>
                <v:shape id="Shape 2433" o:spid="_x0000_s1163" style="position:absolute;left:33512;top:13200;width:509;height:683;visibility:visible;mso-wrap-style:square;v-text-anchor:top" coordsize="50833,68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" path="m50833,l,68330e" filled="f" strokecolor="#903" strokeweight=".18536mm">
                  <v:path arrowok="t" textboxrect="0,0,50833,68330"/>
                </v:shape>
                <v:shape id="Shape 124621" o:spid="_x0000_s1164" style="position:absolute;left:27185;top:11430;width:10661;height:1017;visibility:visible;mso-wrap-style:square;v-text-anchor:top" coordsize="1066143,10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" path="m,l1066143,r,101662l,101662,,e" stroked="f" strokeweight="0">
                  <v:path arrowok="t" textboxrect="0,0,1066143,101662"/>
                </v:shape>
                <v:rect id="Rectangle 89467" o:spid="_x0000_s1165" style="position:absolute;left:27185;top:11449;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" filled="f" stroked="f">
                  <v:textbox inset="0,0,0,0">
                    <w:txbxContent>
                      <w:p w14:paraId="15B0F606" w14:textId="77777777" w:rsidR="000F1FD6" w:rsidRDefault="00A2725C">
                        <w:pPr>
                          <w:spacing w:after="160" w:line="259" w:lineRule="auto"/>
                          <w:ind w:left="0" w:firstLine="0"/>
                          <w:jc w:val="left"/>
                        </w:pPr>
                        <w:r>
                          <w:rPr>
                            <w:rFonts w:ascii="Arial" w:eastAsia="Arial" w:hAnsi="Arial" w:cs="Arial"/>
                            <w:sz w:val="14"/>
                          </w:rPr>
                          <w:t>2:</w:t>
                        </w:r>
                      </w:p>
                    </w:txbxContent>
                  </v:textbox>
                </v:rect>
                <v:rect id="Rectangle 89468" o:spid="_x0000_s1166" style="position:absolute;left:27934;top:11449;width:1321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" filled="f" stroked="f">
                  <v:textbox inset="0,0,0,0">
                    <w:txbxContent>
                      <w:p w14:paraId="2C362FE0" w14:textId="77777777" w:rsidR="000F1FD6" w:rsidRDefault="00A2725C">
                        <w:pPr>
                          <w:spacing w:after="160" w:line="259" w:lineRule="auto"/>
                          <w:ind w:left="0" w:firstLine="0"/>
                          <w:jc w:val="left"/>
                        </w:pPr>
                        <w:r>
                          <w:rPr>
                            <w:rFonts w:ascii="Arial" w:eastAsia="Arial" w:hAnsi="Arial" w:cs="Arial"/>
                            <w:sz w:val="14"/>
                          </w:rPr>
                          <w:t xml:space="preserve"> REGISTER AND LOGIN</w:t>
                        </w:r>
                      </w:p>
                    </w:txbxContent>
                  </v:textbox>
                </v:rect>
                <v:shape id="Shape 124622" o:spid="_x0000_s1167" style="position:absolute;left:25328;top:12468;width:14598;height:1017;visibility:visible;mso-wrap-style:square;v-text-anchor:top" coordsize="1459835,10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" path="m,l1459835,r,101662l,101662,,e" stroked="f" strokeweight="0">
                  <v:path arrowok="t" textboxrect="0,0,1459835,101662"/>
                </v:shape>
                <v:rect id="Rectangle 89469" o:spid="_x0000_s1168" style="position:absolute;left:25328;top:12487;width:981;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" filled="f" stroked="f">
                  <v:textbox inset="0,0,0,0">
                    <w:txbxContent>
                      <w:p w14:paraId="260F214B" w14:textId="77777777" w:rsidR="000F1FD6" w:rsidRDefault="00A2725C">
                        <w:pPr>
                          <w:spacing w:after="160" w:line="259" w:lineRule="auto"/>
                          <w:ind w:left="0" w:firstLine="0"/>
                          <w:jc w:val="left"/>
                        </w:pPr>
                        <w:r>
                          <w:rPr>
                            <w:rFonts w:ascii="Arial" w:eastAsia="Arial" w:hAnsi="Arial" w:cs="Arial"/>
                            <w:sz w:val="14"/>
                          </w:rPr>
                          <w:t>4:</w:t>
                        </w:r>
                      </w:p>
                    </w:txbxContent>
                  </v:textbox>
                </v:rect>
                <v:rect id="Rectangle 89498" o:spid="_x0000_s1169" style="position:absolute;left:26077;top:12487;width:962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" filled="f" stroked="f">
                  <v:textbox inset="0,0,0,0">
                    <w:txbxContent>
                      <w:p w14:paraId="307E786D" w14:textId="77777777" w:rsidR="000F1FD6" w:rsidRDefault="00A2725C">
                        <w:pPr>
                          <w:spacing w:after="160" w:line="259" w:lineRule="auto"/>
                          <w:ind w:left="0" w:firstLine="0"/>
                          <w:jc w:val="left"/>
                        </w:pPr>
                        <w:r>
                          <w:rPr>
                            <w:rFonts w:ascii="Arial" w:eastAsia="Arial" w:hAnsi="Arial" w:cs="Arial"/>
                            <w:sz w:val="14"/>
                          </w:rPr>
                          <w:t xml:space="preserve"> PREDICTCYBER</w:t>
                        </w:r>
                      </w:p>
                    </w:txbxContent>
                  </v:textbox>
                </v:rect>
                <v:rect id="Rectangle 89510" o:spid="_x0000_s1170" style="position:absolute;left:33278;top:12487;width:115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" filled="f" stroked="f">
                  <v:textbox inset="0,0,0,0">
                    <w:txbxContent>
                      <w:p w14:paraId="42FAAC58" w14:textId="77777777" w:rsidR="000F1FD6" w:rsidRDefault="00A2725C">
                        <w:pPr>
                          <w:spacing w:after="160" w:line="259" w:lineRule="auto"/>
                          <w:ind w:left="0" w:firstLine="0"/>
                          <w:jc w:val="left"/>
                        </w:pPr>
                        <w:r>
                          <w:rPr>
                            <w:rFonts w:ascii="Arial" w:eastAsia="Arial" w:hAnsi="Arial" w:cs="Arial"/>
                            <w:sz w:val="14"/>
                            <w:u w:val="single" w:color="990033"/>
                          </w:rPr>
                          <w:t xml:space="preserve"> A</w:t>
                        </w:r>
                      </w:p>
                    </w:txbxContent>
                  </v:textbox>
                </v:rect>
                <v:rect id="Rectangle 89512" o:spid="_x0000_s1171" style="position:absolute;left:34160;top:12487;width:7618;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" filled="f" stroked="f">
                  <v:textbox inset="0,0,0,0">
                    <w:txbxContent>
                      <w:p w14:paraId="4B8DB5D6" w14:textId="77777777" w:rsidR="000F1FD6" w:rsidRDefault="00A2725C">
                        <w:pPr>
                          <w:spacing w:after="160" w:line="259" w:lineRule="auto"/>
                          <w:ind w:left="0" w:firstLine="0"/>
                          <w:jc w:val="left"/>
                        </w:pPr>
                        <w:r>
                          <w:rPr>
                            <w:rFonts w:ascii="Arial" w:eastAsia="Arial" w:hAnsi="Arial" w:cs="Arial"/>
                            <w:sz w:val="14"/>
                          </w:rPr>
                          <w:t>TTACK TYPE,</w:t>
                        </w:r>
                      </w:p>
                    </w:txbxContent>
                  </v:textbox>
                </v:rect>
                <v:shape id="Shape 2439" o:spid="_x0000_s1172" style="position:absolute;left:32839;top:14870;width:2191;height:1369;visibility:visible;mso-wrap-style:square;v-text-anchor:top" coordsize="219019,13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" path="m219019,l,136854e" filled="f" strokecolor="#903" strokeweight=".05958mm">
                  <v:stroke endcap="square"/>
                  <v:path arrowok="t" textboxrect="0,0,219019,136854"/>
                </v:shape>
                <v:shape id="Shape 2441" o:spid="_x0000_s1173" style="position:absolute;left:32783;top:15497;width:508;height:708;visibility:visible;mso-wrap-style:square;v-text-anchor:top" coordsize="50736,70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" path="m,70753l50736,e" filled="f" strokecolor="#903" strokeweight=".18536mm">
                  <v:path arrowok="t" textboxrect="0,0,50736,70753"/>
                </v:shape>
                <v:shape id="Shape 124623" o:spid="_x0000_s1174" style="position:absolute;left:29332;top:15806;width:10308;height:1017;visibility:visible;mso-wrap-style:square;v-text-anchor:top" coordsize="1030802,10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" path="m,l1030802,r,101662l,101662,,e" stroked="f" strokeweight="0">
                  <v:path arrowok="t" textboxrect="0,0,1030802,101662"/>
                </v:shape>
                <v:rect id="Rectangle 89471" o:spid="_x0000_s1175" style="position:absolute;left:29332;top:15824;width:982;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" filled="f" stroked="f">
                  <v:textbox inset="0,0,0,0">
                    <w:txbxContent>
                      <w:p w14:paraId="249EBABF" w14:textId="77777777" w:rsidR="000F1FD6" w:rsidRDefault="00A2725C">
                        <w:pPr>
                          <w:spacing w:after="160" w:line="259" w:lineRule="auto"/>
                          <w:ind w:left="0" w:firstLine="0"/>
                          <w:jc w:val="left"/>
                        </w:pPr>
                        <w:r>
                          <w:rPr>
                            <w:rFonts w:ascii="Arial" w:eastAsia="Arial" w:hAnsi="Arial" w:cs="Arial"/>
                            <w:sz w:val="14"/>
                          </w:rPr>
                          <w:t>8:</w:t>
                        </w:r>
                      </w:p>
                    </w:txbxContent>
                  </v:textbox>
                </v:rect>
                <v:rect id="Rectangle 89658" o:spid="_x0000_s1176" style="position:absolute;left:30081;top:15824;width:345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" filled="f" stroked="f">
                  <v:textbox inset="0,0,0,0">
                    <w:txbxContent>
                      <w:p w14:paraId="54739FBF" w14:textId="77777777" w:rsidR="000F1FD6" w:rsidRDefault="00A2725C">
                        <w:pPr>
                          <w:spacing w:after="160" w:line="259" w:lineRule="auto"/>
                          <w:ind w:left="0" w:firstLine="0"/>
                          <w:jc w:val="left"/>
                        </w:pPr>
                        <w:r>
                          <w:rPr>
                            <w:rFonts w:ascii="Arial" w:eastAsia="Arial" w:hAnsi="Arial" w:cs="Arial"/>
                            <w:sz w:val="14"/>
                          </w:rPr>
                          <w:t xml:space="preserve"> VIEW</w:t>
                        </w:r>
                      </w:p>
                    </w:txbxContent>
                  </v:textbox>
                </v:rect>
                <v:rect id="Rectangle 89659" o:spid="_x0000_s1177" style="position:absolute;left:32707;top:15824;width:1185;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" filled="f" stroked="f">
                  <v:textbox inset="0,0,0,0">
                    <w:txbxContent>
                      <w:p w14:paraId="6CC8D46E" w14:textId="77777777" w:rsidR="000F1FD6" w:rsidRDefault="00A2725C">
                        <w:pPr>
                          <w:spacing w:after="160" w:line="259" w:lineRule="auto"/>
                          <w:ind w:left="0" w:firstLine="0"/>
                          <w:jc w:val="left"/>
                        </w:pPr>
                        <w:r>
                          <w:rPr>
                            <w:rFonts w:ascii="Arial" w:eastAsia="Arial" w:hAnsi="Arial" w:cs="Arial"/>
                            <w:strike/>
                            <w:sz w:val="14"/>
                          </w:rPr>
                          <w:t xml:space="preserve"> Y</w:t>
                        </w:r>
                      </w:p>
                    </w:txbxContent>
                  </v:textbox>
                </v:rect>
                <v:rect id="Rectangle 89660" o:spid="_x0000_s1178" style="position:absolute;left:33610;top:15824;width:797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" filled="f" stroked="f">
                  <v:textbox inset="0,0,0,0">
                    <w:txbxContent>
                      <w:p w14:paraId="2DC5AFA1" w14:textId="77777777" w:rsidR="000F1FD6" w:rsidRDefault="00A2725C">
                        <w:pPr>
                          <w:spacing w:after="160" w:line="259" w:lineRule="auto"/>
                          <w:ind w:left="0" w:firstLine="0"/>
                          <w:jc w:val="left"/>
                        </w:pPr>
                        <w:r>
                          <w:rPr>
                            <w:rFonts w:ascii="Arial" w:eastAsia="Arial" w:hAnsi="Arial" w:cs="Arial"/>
                            <w:sz w:val="14"/>
                          </w:rPr>
                          <w:t>OUR PROFILE</w:t>
                        </w:r>
                      </w:p>
                    </w:txbxContent>
                  </v:textbox>
                </v:rect>
                <v:shape id="Shape 124624" o:spid="_x0000_s1179" style="position:absolute;left:33689;top:16844;width:1525;height:1017;visibility:visible;mso-wrap-style:square;v-text-anchor:top" coordsize="152538,101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" path="m,l152538,r,101662l,101662,,e" stroked="f" strokeweight="0">
                  <v:path arrowok="t" textboxrect="0,0,152538,101662"/>
                </v:shape>
                <v:rect id="Rectangle 89473" o:spid="_x0000_s1180" style="position:absolute;left:33689;top:16862;width:1627;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" filled="f" stroked="f">
                  <v:textbox inset="0,0,0,0">
                    <w:txbxContent>
                      <w:p w14:paraId="65FCB8FB" w14:textId="77777777" w:rsidR="000F1FD6" w:rsidRDefault="00A2725C">
                        <w:pPr>
                          <w:spacing w:after="160" w:line="259" w:lineRule="auto"/>
                          <w:ind w:left="0" w:firstLine="0"/>
                          <w:jc w:val="left"/>
                        </w:pPr>
                        <w:r>
                          <w:rPr>
                            <w:rFonts w:ascii="Arial" w:eastAsia="Arial" w:hAnsi="Arial" w:cs="Arial"/>
                            <w:sz w:val="14"/>
                          </w:rPr>
                          <w:t>13:</w:t>
                        </w:r>
                      </w:p>
                    </w:txbxContent>
                  </v:textbox>
                </v:rect>
                <v:rect id="Rectangle 89474" o:spid="_x0000_s1181" style="position:absolute;left:34923;top:16862;width:336;height:1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" filled="f" stroked="f">
                  <v:textbox inset="0,0,0,0">
                    <w:txbxContent>
                      <w:p w14:paraId="6DA6F8EE" w14:textId="77777777" w:rsidR="000F1FD6" w:rsidRDefault="00A2725C">
                        <w:pPr>
                          <w:spacing w:after="160" w:line="259" w:lineRule="auto"/>
                          <w:ind w:left="0" w:firstLine="0"/>
                          <w:jc w:val="left"/>
                        </w:pPr>
                        <w:r>
                          <w:rPr>
                            <w:rFonts w:ascii="Arial" w:eastAsia="Arial" w:hAnsi="Arial" w:cs="Arial"/>
                            <w:sz w:val="14"/>
                          </w:rPr>
                          <w:t xml:space="preserve"> </w:t>
                        </w:r>
                      </w:p>
                    </w:txbxContent>
                  </v:textbox>
                </v:rect>
                <w10:anchorlock/>
              </v:group>
            </w:pict>
          </mc:Fallback>
        </mc:AlternateContent>
      </w:r>
    </w:p>
    <w:p w14:paraId="55CB11C8" w14:textId="77777777" w:rsidR="000F1FD6" w:rsidRDefault="00A2725C">
      <w:pPr>
        <w:spacing w:after="20" w:line="259" w:lineRule="auto"/>
        <w:ind w:left="435" w:right="179" w:firstLine="0"/>
        <w:jc w:val="right"/>
      </w:pPr>
      <w:r>
        <w:rPr>
          <w:sz w:val="36"/>
        </w:rPr>
        <w:t xml:space="preserve"> </w:t>
      </w:r>
    </w:p>
    <w:p w14:paraId="6A75F800" w14:textId="25619EAF" w:rsidR="000F1FD6" w:rsidRDefault="004D3100" w:rsidP="005D3A9F">
      <w:pPr>
        <w:spacing w:after="131" w:line="259" w:lineRule="auto"/>
        <w:ind w:left="0" w:firstLine="0"/>
        <w:jc w:val="center"/>
      </w:pPr>
      <w:r>
        <w:rPr>
          <w:b/>
          <w:sz w:val="28"/>
        </w:rPr>
        <w:t>Fig</w:t>
      </w:r>
      <w:r w:rsidR="005D3A9F">
        <w:rPr>
          <w:b/>
          <w:sz w:val="28"/>
        </w:rPr>
        <w:t xml:space="preserve"> 4</w:t>
      </w:r>
      <w:r>
        <w:rPr>
          <w:b/>
          <w:sz w:val="28"/>
        </w:rPr>
        <w:t xml:space="preserve">.2.4: </w:t>
      </w:r>
      <w:r w:rsidR="005D3A9F">
        <w:rPr>
          <w:b/>
          <w:sz w:val="28"/>
        </w:rPr>
        <w:t>Collabaration</w:t>
      </w:r>
      <w:r>
        <w:rPr>
          <w:b/>
          <w:sz w:val="28"/>
        </w:rPr>
        <w:t xml:space="preserve"> Diagram</w:t>
      </w:r>
    </w:p>
    <w:p w14:paraId="4AB809BE" w14:textId="0FE20669" w:rsidR="000F1FD6" w:rsidRDefault="005D3A9F">
      <w:pPr>
        <w:pStyle w:val="Heading4"/>
        <w:spacing w:after="3"/>
        <w:ind w:left="14"/>
      </w:pPr>
      <w:r>
        <w:rPr>
          <w:noProof/>
        </w:rPr>
        <w:lastRenderedPageBreak/>
        <w:drawing>
          <wp:anchor distT="0" distB="0" distL="114300" distR="114300" simplePos="0" relativeHeight="251658241" behindDoc="0" locked="0" layoutInCell="1" allowOverlap="0" wp14:anchorId="23E3C7C0" wp14:editId="7CBAE693">
            <wp:simplePos x="0" y="0"/>
            <wp:positionH relativeFrom="margin">
              <wp:posOffset>264795</wp:posOffset>
            </wp:positionH>
            <wp:positionV relativeFrom="page">
              <wp:posOffset>772795</wp:posOffset>
            </wp:positionV>
            <wp:extent cx="6204585" cy="7620000"/>
            <wp:effectExtent l="0" t="0" r="5715" b="0"/>
            <wp:wrapTopAndBottom/>
            <wp:docPr id="120040" name="Picture 120040"/>
            <wp:cNvGraphicFramePr/>
            <a:graphic xmlns:a="http://schemas.openxmlformats.org/drawingml/2006/main">
              <a:graphicData uri="http://schemas.openxmlformats.org/drawingml/2006/picture">
                <pic:pic xmlns:pic="http://schemas.openxmlformats.org/drawingml/2006/picture">
                  <pic:nvPicPr>
                    <pic:cNvPr id="120040" name="Picture 120040"/>
                    <pic:cNvPicPr/>
                  </pic:nvPicPr>
                  <pic:blipFill>
                    <a:blip r:embed="rId22"/>
                    <a:stretch>
                      <a:fillRect/>
                    </a:stretch>
                  </pic:blipFill>
                  <pic:spPr>
                    <a:xfrm>
                      <a:off x="0" y="0"/>
                      <a:ext cx="6204585" cy="7620000"/>
                    </a:xfrm>
                    <a:prstGeom prst="rect">
                      <a:avLst/>
                    </a:prstGeom>
                  </pic:spPr>
                </pic:pic>
              </a:graphicData>
            </a:graphic>
            <wp14:sizeRelH relativeFrom="margin">
              <wp14:pctWidth>0</wp14:pctWidth>
            </wp14:sizeRelH>
            <wp14:sizeRelV relativeFrom="margin">
              <wp14:pctHeight>0</wp14:pctHeight>
            </wp14:sizeRelV>
          </wp:anchor>
        </w:drawing>
      </w:r>
      <w:r>
        <w:rPr>
          <w:sz w:val="28"/>
        </w:rPr>
        <w:t xml:space="preserve">4.2.5 ACTIVITY DIAGRAM </w:t>
      </w:r>
    </w:p>
    <w:p w14:paraId="1AE404B1" w14:textId="77777777" w:rsidR="005D3A9F" w:rsidRDefault="005D3A9F" w:rsidP="005D3A9F">
      <w:pPr>
        <w:spacing w:after="0" w:line="237" w:lineRule="auto"/>
        <w:ind w:left="0" w:right="6920" w:firstLine="0"/>
        <w:jc w:val="center"/>
        <w:rPr>
          <w:b/>
          <w:sz w:val="28"/>
        </w:rPr>
      </w:pPr>
      <w:r>
        <w:rPr>
          <w:b/>
          <w:sz w:val="28"/>
        </w:rPr>
        <w:t xml:space="preserve">                                                                                  </w:t>
      </w:r>
    </w:p>
    <w:p w14:paraId="3D59A041" w14:textId="77777777" w:rsidR="005D3A9F" w:rsidRDefault="005D3A9F" w:rsidP="005D3A9F">
      <w:pPr>
        <w:spacing w:after="0" w:line="237" w:lineRule="auto"/>
        <w:ind w:left="0" w:right="6920" w:firstLine="0"/>
        <w:jc w:val="center"/>
        <w:rPr>
          <w:b/>
          <w:sz w:val="28"/>
        </w:rPr>
      </w:pPr>
    </w:p>
    <w:p w14:paraId="040AA581" w14:textId="77777777" w:rsidR="005D3A9F" w:rsidRDefault="005D3A9F" w:rsidP="002C4F11">
      <w:pPr>
        <w:spacing w:after="0" w:line="237" w:lineRule="auto"/>
        <w:ind w:left="0" w:right="6920" w:firstLine="0"/>
        <w:jc w:val="center"/>
        <w:rPr>
          <w:b/>
          <w:sz w:val="28"/>
        </w:rPr>
      </w:pPr>
    </w:p>
    <w:p w14:paraId="19CF6C8A" w14:textId="2EBA0F66" w:rsidR="005D3A9F" w:rsidRDefault="005D3A9F" w:rsidP="002C4F11">
      <w:pPr>
        <w:spacing w:after="0" w:line="237" w:lineRule="auto"/>
        <w:ind w:left="0" w:right="6920" w:firstLine="0"/>
        <w:jc w:val="center"/>
      </w:pPr>
      <w:r>
        <w:rPr>
          <w:b/>
          <w:sz w:val="28"/>
        </w:rPr>
        <w:t xml:space="preserve">Fig </w:t>
      </w:r>
      <w:r w:rsidR="002C4F11">
        <w:rPr>
          <w:b/>
          <w:sz w:val="28"/>
        </w:rPr>
        <w:t>4.2.5: Activity</w:t>
      </w:r>
      <w:r>
        <w:rPr>
          <w:b/>
          <w:sz w:val="28"/>
        </w:rPr>
        <w:t xml:space="preserve"> Diagram</w:t>
      </w:r>
    </w:p>
    <w:p w14:paraId="115A8D87" w14:textId="50851BAF" w:rsidR="000F1FD6" w:rsidRDefault="000F1FD6" w:rsidP="002C4F11">
      <w:pPr>
        <w:spacing w:after="0" w:line="259" w:lineRule="auto"/>
        <w:ind w:left="-1320" w:right="11191" w:firstLine="0"/>
        <w:jc w:val="center"/>
      </w:pPr>
    </w:p>
    <w:p w14:paraId="59F41CCD" w14:textId="1D83EA95" w:rsidR="000F1FD6" w:rsidRDefault="000F1FD6" w:rsidP="005D3A9F">
      <w:pPr>
        <w:spacing w:after="133" w:line="259" w:lineRule="auto"/>
        <w:ind w:left="0" w:firstLine="0"/>
        <w:jc w:val="center"/>
      </w:pPr>
    </w:p>
    <w:p w14:paraId="539AAA2F" w14:textId="77777777" w:rsidR="005D3A9F" w:rsidRDefault="005D3A9F">
      <w:pPr>
        <w:pStyle w:val="Heading4"/>
        <w:spacing w:after="3"/>
        <w:ind w:left="14"/>
        <w:rPr>
          <w:sz w:val="28"/>
        </w:rPr>
      </w:pPr>
    </w:p>
    <w:p w14:paraId="0DD48076" w14:textId="77777777" w:rsidR="005D3A9F" w:rsidRDefault="005D3A9F">
      <w:pPr>
        <w:pStyle w:val="Heading4"/>
        <w:spacing w:after="3"/>
        <w:ind w:left="14"/>
        <w:rPr>
          <w:sz w:val="28"/>
        </w:rPr>
      </w:pPr>
    </w:p>
    <w:p w14:paraId="0501DD7C" w14:textId="717DE318" w:rsidR="000F1FD6" w:rsidRDefault="005D3A9F">
      <w:pPr>
        <w:pStyle w:val="Heading4"/>
        <w:spacing w:after="3"/>
        <w:ind w:left="14"/>
      </w:pPr>
      <w:r>
        <w:rPr>
          <w:sz w:val="28"/>
        </w:rPr>
        <w:t xml:space="preserve">4.2.6 COMPONENT DIAGRAM </w:t>
      </w:r>
    </w:p>
    <w:p w14:paraId="339A9EF0" w14:textId="77777777" w:rsidR="000F1FD6" w:rsidRDefault="00A2725C">
      <w:pPr>
        <w:spacing w:after="0" w:line="259" w:lineRule="auto"/>
        <w:ind w:left="0" w:firstLine="0"/>
        <w:jc w:val="left"/>
      </w:pPr>
      <w:r>
        <w:rPr>
          <w:b/>
          <w:sz w:val="28"/>
        </w:rPr>
        <w:t xml:space="preserve"> </w:t>
      </w:r>
    </w:p>
    <w:p w14:paraId="4DD01C34" w14:textId="77777777" w:rsidR="000F1FD6" w:rsidRDefault="00A2725C">
      <w:pPr>
        <w:spacing w:after="0" w:line="259" w:lineRule="auto"/>
        <w:ind w:left="435" w:firstLine="0"/>
        <w:jc w:val="left"/>
      </w:pPr>
      <w:r>
        <w:rPr>
          <w:rFonts w:ascii="Calibri" w:eastAsia="Calibri" w:hAnsi="Calibri" w:cs="Calibri"/>
          <w:noProof/>
          <w:sz w:val="22"/>
        </w:rPr>
        <mc:AlternateContent>
          <mc:Choice Requires="wpg">
            <w:drawing>
              <wp:inline distT="0" distB="0" distL="0" distR="0" wp14:anchorId="730109AD" wp14:editId="41E5F9C1">
                <wp:extent cx="5535811" cy="2830285"/>
                <wp:effectExtent l="19050" t="0" r="84455" b="27305"/>
                <wp:docPr id="94483" name="Group 94483"/>
                <wp:cNvGraphicFramePr/>
                <a:graphic xmlns:a="http://schemas.openxmlformats.org/drawingml/2006/main">
                  <a:graphicData uri="http://schemas.microsoft.com/office/word/2010/wordprocessingGroup">
                    <wpg:wgp>
                      <wpg:cNvGrpSpPr/>
                      <wpg:grpSpPr>
                        <a:xfrm>
                          <a:off x="0" y="0"/>
                          <a:ext cx="5535811" cy="2830285"/>
                          <a:chOff x="0" y="0"/>
                          <a:chExt cx="5535811" cy="2713708"/>
                        </a:xfrm>
                      </wpg:grpSpPr>
                      <wps:wsp>
                        <wps:cNvPr id="124631" name="Shape 124631"/>
                        <wps:cNvSpPr/>
                        <wps:spPr>
                          <a:xfrm>
                            <a:off x="2494480" y="0"/>
                            <a:ext cx="544972" cy="272586"/>
                          </a:xfrm>
                          <a:custGeom>
                            <a:avLst/>
                            <a:gdLst/>
                            <a:ahLst/>
                            <a:cxnLst/>
                            <a:rect l="0" t="0" r="0" b="0"/>
                            <a:pathLst>
                              <a:path w="544972" h="272586">
                                <a:moveTo>
                                  <a:pt x="0" y="0"/>
                                </a:moveTo>
                                <a:lnTo>
                                  <a:pt x="544972" y="0"/>
                                </a:lnTo>
                                <a:lnTo>
                                  <a:pt x="544972" y="272586"/>
                                </a:lnTo>
                                <a:lnTo>
                                  <a:pt x="0" y="272586"/>
                                </a:lnTo>
                                <a:lnTo>
                                  <a:pt x="0" y="0"/>
                                </a:lnTo>
                              </a:path>
                            </a:pathLst>
                          </a:custGeom>
                          <a:ln w="5989" cap="flat">
                            <a:round/>
                          </a:ln>
                        </wps:spPr>
                        <wps:style>
                          <a:lnRef idx="1">
                            <a:srgbClr val="990033"/>
                          </a:lnRef>
                          <a:fillRef idx="1">
                            <a:srgbClr val="FFFFB7"/>
                          </a:fillRef>
                          <a:effectRef idx="0">
                            <a:scrgbClr r="0" g="0" b="0"/>
                          </a:effectRef>
                          <a:fontRef idx="none"/>
                        </wps:style>
                        <wps:bodyPr/>
                      </wps:wsp>
                      <wps:wsp>
                        <wps:cNvPr id="124632" name="Shape 124632"/>
                        <wps:cNvSpPr/>
                        <wps:spPr>
                          <a:xfrm>
                            <a:off x="2403170" y="54784"/>
                            <a:ext cx="179663" cy="53096"/>
                          </a:xfrm>
                          <a:custGeom>
                            <a:avLst/>
                            <a:gdLst/>
                            <a:ahLst/>
                            <a:cxnLst/>
                            <a:rect l="0" t="0" r="0" b="0"/>
                            <a:pathLst>
                              <a:path w="179663" h="53096">
                                <a:moveTo>
                                  <a:pt x="0" y="0"/>
                                </a:moveTo>
                                <a:lnTo>
                                  <a:pt x="179663" y="0"/>
                                </a:lnTo>
                                <a:lnTo>
                                  <a:pt x="179663" y="53096"/>
                                </a:lnTo>
                                <a:lnTo>
                                  <a:pt x="0" y="53096"/>
                                </a:lnTo>
                                <a:lnTo>
                                  <a:pt x="0" y="0"/>
                                </a:lnTo>
                              </a:path>
                            </a:pathLst>
                          </a:custGeom>
                          <a:ln w="5989" cap="flat">
                            <a:round/>
                          </a:ln>
                        </wps:spPr>
                        <wps:style>
                          <a:lnRef idx="1">
                            <a:srgbClr val="990033"/>
                          </a:lnRef>
                          <a:fillRef idx="1">
                            <a:srgbClr val="FFFFB7"/>
                          </a:fillRef>
                          <a:effectRef idx="0">
                            <a:scrgbClr r="0" g="0" b="0"/>
                          </a:effectRef>
                          <a:fontRef idx="none"/>
                        </wps:style>
                        <wps:bodyPr/>
                      </wps:wsp>
                      <wps:wsp>
                        <wps:cNvPr id="124633" name="Shape 124633"/>
                        <wps:cNvSpPr/>
                        <wps:spPr>
                          <a:xfrm>
                            <a:off x="2403170" y="164689"/>
                            <a:ext cx="179663" cy="53096"/>
                          </a:xfrm>
                          <a:custGeom>
                            <a:avLst/>
                            <a:gdLst/>
                            <a:ahLst/>
                            <a:cxnLst/>
                            <a:rect l="0" t="0" r="0" b="0"/>
                            <a:pathLst>
                              <a:path w="179663" h="53096">
                                <a:moveTo>
                                  <a:pt x="0" y="0"/>
                                </a:moveTo>
                                <a:lnTo>
                                  <a:pt x="179663" y="0"/>
                                </a:lnTo>
                                <a:lnTo>
                                  <a:pt x="179663" y="53096"/>
                                </a:lnTo>
                                <a:lnTo>
                                  <a:pt x="0" y="53096"/>
                                </a:lnTo>
                                <a:lnTo>
                                  <a:pt x="0" y="0"/>
                                </a:lnTo>
                              </a:path>
                            </a:pathLst>
                          </a:custGeom>
                          <a:ln w="5989" cap="flat">
                            <a:round/>
                          </a:ln>
                        </wps:spPr>
                        <wps:style>
                          <a:lnRef idx="1">
                            <a:srgbClr val="990033"/>
                          </a:lnRef>
                          <a:fillRef idx="1">
                            <a:srgbClr val="FFFFB7"/>
                          </a:fillRef>
                          <a:effectRef idx="0">
                            <a:scrgbClr r="0" g="0" b="0"/>
                          </a:effectRef>
                          <a:fontRef idx="none"/>
                        </wps:style>
                        <wps:bodyPr/>
                      </wps:wsp>
                      <wps:wsp>
                        <wps:cNvPr id="2682" name="Rectangle 2682"/>
                        <wps:cNvSpPr/>
                        <wps:spPr>
                          <a:xfrm>
                            <a:off x="2625477" y="8270"/>
                            <a:ext cx="448861" cy="105855"/>
                          </a:xfrm>
                          <a:prstGeom prst="rect">
                            <a:avLst/>
                          </a:prstGeom>
                          <a:ln>
                            <a:noFill/>
                          </a:ln>
                        </wps:spPr>
                        <wps:txbx>
                          <w:txbxContent>
                            <w:p w14:paraId="17836510" w14:textId="77777777" w:rsidR="000F1FD6" w:rsidRDefault="00A2725C">
                              <w:pPr>
                                <w:spacing w:after="160" w:line="259" w:lineRule="auto"/>
                                <w:ind w:left="0" w:firstLine="0"/>
                                <w:jc w:val="left"/>
                              </w:pPr>
                              <w:r>
                                <w:rPr>
                                  <w:rFonts w:ascii="Arial" w:eastAsia="Arial" w:hAnsi="Arial" w:cs="Arial"/>
                                  <w:sz w:val="11"/>
                                </w:rPr>
                                <w:t>application</w:t>
                              </w:r>
                            </w:p>
                          </w:txbxContent>
                        </wps:txbx>
                        <wps:bodyPr horzOverflow="overflow" vert="horz" lIns="0" tIns="0" rIns="0" bIns="0" rtlCol="0">
                          <a:noAutofit/>
                        </wps:bodyPr>
                      </wps:wsp>
                      <wps:wsp>
                        <wps:cNvPr id="2683" name="Shape 2683"/>
                        <wps:cNvSpPr/>
                        <wps:spPr>
                          <a:xfrm>
                            <a:off x="1132277" y="611557"/>
                            <a:ext cx="544972" cy="272586"/>
                          </a:xfrm>
                          <a:custGeom>
                            <a:avLst/>
                            <a:gdLst/>
                            <a:ahLst/>
                            <a:cxnLst/>
                            <a:rect l="0" t="0" r="0" b="0"/>
                            <a:pathLst>
                              <a:path w="544972" h="272586">
                                <a:moveTo>
                                  <a:pt x="0" y="0"/>
                                </a:moveTo>
                                <a:lnTo>
                                  <a:pt x="544972" y="0"/>
                                </a:lnTo>
                                <a:lnTo>
                                  <a:pt x="544972" y="272586"/>
                                </a:lnTo>
                                <a:lnTo>
                                  <a:pt x="0" y="272586"/>
                                </a:lnTo>
                                <a:lnTo>
                                  <a:pt x="0" y="0"/>
                                </a:lnTo>
                                <a:close/>
                              </a:path>
                            </a:pathLst>
                          </a:custGeom>
                          <a:ln w="5989" cap="flat">
                            <a:round/>
                          </a:ln>
                        </wps:spPr>
                        <wps:style>
                          <a:lnRef idx="1">
                            <a:srgbClr val="990033"/>
                          </a:lnRef>
                          <a:fillRef idx="1">
                            <a:srgbClr val="FFFFB7"/>
                          </a:fillRef>
                          <a:effectRef idx="0">
                            <a:scrgbClr r="0" g="0" b="0"/>
                          </a:effectRef>
                          <a:fontRef idx="none"/>
                        </wps:style>
                        <wps:bodyPr/>
                      </wps:wsp>
                      <wps:wsp>
                        <wps:cNvPr id="124634" name="Shape 124634"/>
                        <wps:cNvSpPr/>
                        <wps:spPr>
                          <a:xfrm>
                            <a:off x="1040891" y="666341"/>
                            <a:ext cx="179663" cy="53096"/>
                          </a:xfrm>
                          <a:custGeom>
                            <a:avLst/>
                            <a:gdLst/>
                            <a:ahLst/>
                            <a:cxnLst/>
                            <a:rect l="0" t="0" r="0" b="0"/>
                            <a:pathLst>
                              <a:path w="179663" h="53096">
                                <a:moveTo>
                                  <a:pt x="0" y="0"/>
                                </a:moveTo>
                                <a:lnTo>
                                  <a:pt x="179663" y="0"/>
                                </a:lnTo>
                                <a:lnTo>
                                  <a:pt x="179663" y="53096"/>
                                </a:lnTo>
                                <a:lnTo>
                                  <a:pt x="0" y="53096"/>
                                </a:lnTo>
                                <a:lnTo>
                                  <a:pt x="0" y="0"/>
                                </a:lnTo>
                              </a:path>
                            </a:pathLst>
                          </a:custGeom>
                          <a:ln w="5989" cap="flat">
                            <a:round/>
                          </a:ln>
                        </wps:spPr>
                        <wps:style>
                          <a:lnRef idx="1">
                            <a:srgbClr val="990033"/>
                          </a:lnRef>
                          <a:fillRef idx="1">
                            <a:srgbClr val="FFFFB7"/>
                          </a:fillRef>
                          <a:effectRef idx="0">
                            <a:scrgbClr r="0" g="0" b="0"/>
                          </a:effectRef>
                          <a:fontRef idx="none"/>
                        </wps:style>
                        <wps:bodyPr/>
                      </wps:wsp>
                      <wps:wsp>
                        <wps:cNvPr id="124635" name="Shape 124635"/>
                        <wps:cNvSpPr/>
                        <wps:spPr>
                          <a:xfrm>
                            <a:off x="1040891" y="776246"/>
                            <a:ext cx="179663" cy="53096"/>
                          </a:xfrm>
                          <a:custGeom>
                            <a:avLst/>
                            <a:gdLst/>
                            <a:ahLst/>
                            <a:cxnLst/>
                            <a:rect l="0" t="0" r="0" b="0"/>
                            <a:pathLst>
                              <a:path w="179663" h="53096">
                                <a:moveTo>
                                  <a:pt x="0" y="0"/>
                                </a:moveTo>
                                <a:lnTo>
                                  <a:pt x="179663" y="0"/>
                                </a:lnTo>
                                <a:lnTo>
                                  <a:pt x="179663" y="53096"/>
                                </a:lnTo>
                                <a:lnTo>
                                  <a:pt x="0" y="53096"/>
                                </a:lnTo>
                                <a:lnTo>
                                  <a:pt x="0" y="0"/>
                                </a:lnTo>
                              </a:path>
                            </a:pathLst>
                          </a:custGeom>
                          <a:ln w="5989" cap="flat">
                            <a:round/>
                          </a:ln>
                        </wps:spPr>
                        <wps:style>
                          <a:lnRef idx="1">
                            <a:srgbClr val="990033"/>
                          </a:lnRef>
                          <a:fillRef idx="1">
                            <a:srgbClr val="FFFFB7"/>
                          </a:fillRef>
                          <a:effectRef idx="0">
                            <a:scrgbClr r="0" g="0" b="0"/>
                          </a:effectRef>
                          <a:fontRef idx="none"/>
                        </wps:style>
                        <wps:bodyPr/>
                      </wps:wsp>
                      <wps:wsp>
                        <wps:cNvPr id="2686" name="Rectangle 2686"/>
                        <wps:cNvSpPr/>
                        <wps:spPr>
                          <a:xfrm>
                            <a:off x="1263274" y="619826"/>
                            <a:ext cx="351247" cy="105855"/>
                          </a:xfrm>
                          <a:prstGeom prst="rect">
                            <a:avLst/>
                          </a:prstGeom>
                          <a:ln>
                            <a:noFill/>
                          </a:ln>
                        </wps:spPr>
                        <wps:txbx>
                          <w:txbxContent>
                            <w:p w14:paraId="0235D157" w14:textId="77777777" w:rsidR="000F1FD6" w:rsidRDefault="00A2725C">
                              <w:pPr>
                                <w:spacing w:after="160" w:line="259" w:lineRule="auto"/>
                                <w:ind w:left="0" w:firstLine="0"/>
                                <w:jc w:val="left"/>
                              </w:pPr>
                              <w:r>
                                <w:rPr>
                                  <w:rFonts w:ascii="Arial" w:eastAsia="Arial" w:hAnsi="Arial" w:cs="Arial"/>
                                  <w:sz w:val="11"/>
                                </w:rPr>
                                <w:t xml:space="preserve">network </w:t>
                              </w:r>
                            </w:p>
                          </w:txbxContent>
                        </wps:txbx>
                        <wps:bodyPr horzOverflow="overflow" vert="horz" lIns="0" tIns="0" rIns="0" bIns="0" rtlCol="0">
                          <a:noAutofit/>
                        </wps:bodyPr>
                      </wps:wsp>
                      <wps:wsp>
                        <wps:cNvPr id="2687" name="Rectangle 2687"/>
                        <wps:cNvSpPr/>
                        <wps:spPr>
                          <a:xfrm>
                            <a:off x="1263274" y="706822"/>
                            <a:ext cx="312572" cy="105855"/>
                          </a:xfrm>
                          <a:prstGeom prst="rect">
                            <a:avLst/>
                          </a:prstGeom>
                          <a:ln>
                            <a:noFill/>
                          </a:ln>
                        </wps:spPr>
                        <wps:txbx>
                          <w:txbxContent>
                            <w:p w14:paraId="2C421697" w14:textId="77777777" w:rsidR="000F1FD6" w:rsidRDefault="00A2725C">
                              <w:pPr>
                                <w:spacing w:after="160" w:line="259" w:lineRule="auto"/>
                                <w:ind w:left="0" w:firstLine="0"/>
                                <w:jc w:val="left"/>
                              </w:pPr>
                              <w:r>
                                <w:rPr>
                                  <w:rFonts w:ascii="Arial" w:eastAsia="Arial" w:hAnsi="Arial" w:cs="Arial"/>
                                  <w:sz w:val="11"/>
                                </w:rPr>
                                <w:t>follower</w:t>
                              </w:r>
                            </w:p>
                          </w:txbxContent>
                        </wps:txbx>
                        <wps:bodyPr horzOverflow="overflow" vert="horz" lIns="0" tIns="0" rIns="0" bIns="0" rtlCol="0">
                          <a:noAutofit/>
                        </wps:bodyPr>
                      </wps:wsp>
                      <wps:wsp>
                        <wps:cNvPr id="124636" name="Shape 124636"/>
                        <wps:cNvSpPr/>
                        <wps:spPr>
                          <a:xfrm>
                            <a:off x="4165510" y="722566"/>
                            <a:ext cx="604298" cy="272776"/>
                          </a:xfrm>
                          <a:custGeom>
                            <a:avLst/>
                            <a:gdLst/>
                            <a:ahLst/>
                            <a:cxnLst/>
                            <a:rect l="0" t="0" r="0" b="0"/>
                            <a:pathLst>
                              <a:path w="604298" h="272776">
                                <a:moveTo>
                                  <a:pt x="0" y="0"/>
                                </a:moveTo>
                                <a:lnTo>
                                  <a:pt x="604298" y="0"/>
                                </a:lnTo>
                                <a:lnTo>
                                  <a:pt x="604298" y="272776"/>
                                </a:lnTo>
                                <a:lnTo>
                                  <a:pt x="0" y="272776"/>
                                </a:lnTo>
                                <a:lnTo>
                                  <a:pt x="0" y="0"/>
                                </a:lnTo>
                              </a:path>
                            </a:pathLst>
                          </a:custGeom>
                          <a:ln w="6737" cap="flat">
                            <a:round/>
                          </a:ln>
                        </wps:spPr>
                        <wps:style>
                          <a:lnRef idx="1">
                            <a:srgbClr val="990033"/>
                          </a:lnRef>
                          <a:fillRef idx="1">
                            <a:srgbClr val="FFFFB7"/>
                          </a:fillRef>
                          <a:effectRef idx="0">
                            <a:scrgbClr r="0" g="0" b="0"/>
                          </a:effectRef>
                          <a:fontRef idx="none"/>
                        </wps:style>
                        <wps:bodyPr/>
                      </wps:wsp>
                      <wps:wsp>
                        <wps:cNvPr id="124637" name="Shape 124637"/>
                        <wps:cNvSpPr/>
                        <wps:spPr>
                          <a:xfrm>
                            <a:off x="4064316" y="777540"/>
                            <a:ext cx="199126" cy="53096"/>
                          </a:xfrm>
                          <a:custGeom>
                            <a:avLst/>
                            <a:gdLst/>
                            <a:ahLst/>
                            <a:cxnLst/>
                            <a:rect l="0" t="0" r="0" b="0"/>
                            <a:pathLst>
                              <a:path w="199126" h="53096">
                                <a:moveTo>
                                  <a:pt x="0" y="0"/>
                                </a:moveTo>
                                <a:lnTo>
                                  <a:pt x="199126" y="0"/>
                                </a:lnTo>
                                <a:lnTo>
                                  <a:pt x="199126" y="53096"/>
                                </a:lnTo>
                                <a:lnTo>
                                  <a:pt x="0" y="53096"/>
                                </a:lnTo>
                                <a:lnTo>
                                  <a:pt x="0" y="0"/>
                                </a:lnTo>
                              </a:path>
                            </a:pathLst>
                          </a:custGeom>
                          <a:ln w="6737" cap="flat">
                            <a:round/>
                          </a:ln>
                        </wps:spPr>
                        <wps:style>
                          <a:lnRef idx="1">
                            <a:srgbClr val="990033"/>
                          </a:lnRef>
                          <a:fillRef idx="1">
                            <a:srgbClr val="FFFFB7"/>
                          </a:fillRef>
                          <a:effectRef idx="0">
                            <a:scrgbClr r="0" g="0" b="0"/>
                          </a:effectRef>
                          <a:fontRef idx="none"/>
                        </wps:style>
                        <wps:bodyPr/>
                      </wps:wsp>
                      <wps:wsp>
                        <wps:cNvPr id="124638" name="Shape 124638"/>
                        <wps:cNvSpPr/>
                        <wps:spPr>
                          <a:xfrm>
                            <a:off x="4064316" y="887294"/>
                            <a:ext cx="199126" cy="53096"/>
                          </a:xfrm>
                          <a:custGeom>
                            <a:avLst/>
                            <a:gdLst/>
                            <a:ahLst/>
                            <a:cxnLst/>
                            <a:rect l="0" t="0" r="0" b="0"/>
                            <a:pathLst>
                              <a:path w="199126" h="53096">
                                <a:moveTo>
                                  <a:pt x="0" y="0"/>
                                </a:moveTo>
                                <a:lnTo>
                                  <a:pt x="199126" y="0"/>
                                </a:lnTo>
                                <a:lnTo>
                                  <a:pt x="199126" y="53096"/>
                                </a:lnTo>
                                <a:lnTo>
                                  <a:pt x="0" y="53096"/>
                                </a:lnTo>
                                <a:lnTo>
                                  <a:pt x="0" y="0"/>
                                </a:lnTo>
                              </a:path>
                            </a:pathLst>
                          </a:custGeom>
                          <a:ln w="6737" cap="flat">
                            <a:round/>
                          </a:ln>
                        </wps:spPr>
                        <wps:style>
                          <a:lnRef idx="1">
                            <a:srgbClr val="990033"/>
                          </a:lnRef>
                          <a:fillRef idx="1">
                            <a:srgbClr val="FFFFB7"/>
                          </a:fillRef>
                          <a:effectRef idx="0">
                            <a:scrgbClr r="0" g="0" b="0"/>
                          </a:effectRef>
                          <a:fontRef idx="none"/>
                        </wps:style>
                        <wps:bodyPr/>
                      </wps:wsp>
                      <wps:wsp>
                        <wps:cNvPr id="2691" name="Rectangle 2691"/>
                        <wps:cNvSpPr/>
                        <wps:spPr>
                          <a:xfrm>
                            <a:off x="4310953" y="731102"/>
                            <a:ext cx="434622" cy="105854"/>
                          </a:xfrm>
                          <a:prstGeom prst="rect">
                            <a:avLst/>
                          </a:prstGeom>
                          <a:ln>
                            <a:noFill/>
                          </a:ln>
                        </wps:spPr>
                        <wps:txbx>
                          <w:txbxContent>
                            <w:p w14:paraId="2B710291" w14:textId="77777777" w:rsidR="000F1FD6" w:rsidRDefault="00A2725C">
                              <w:pPr>
                                <w:spacing w:after="160" w:line="259" w:lineRule="auto"/>
                                <w:ind w:left="0" w:firstLine="0"/>
                                <w:jc w:val="left"/>
                              </w:pPr>
                              <w:r>
                                <w:rPr>
                                  <w:rFonts w:ascii="Arial" w:eastAsia="Arial" w:hAnsi="Arial" w:cs="Arial"/>
                                  <w:sz w:val="11"/>
                                </w:rPr>
                                <w:t>maintainer</w:t>
                              </w:r>
                            </w:p>
                          </w:txbxContent>
                        </wps:txbx>
                        <wps:bodyPr horzOverflow="overflow" vert="horz" lIns="0" tIns="0" rIns="0" bIns="0" rtlCol="0">
                          <a:noAutofit/>
                        </wps:bodyPr>
                      </wps:wsp>
                      <wps:wsp>
                        <wps:cNvPr id="124639" name="Shape 124639"/>
                        <wps:cNvSpPr/>
                        <wps:spPr>
                          <a:xfrm>
                            <a:off x="0" y="1497519"/>
                            <a:ext cx="547405" cy="276141"/>
                          </a:xfrm>
                          <a:custGeom>
                            <a:avLst/>
                            <a:gdLst/>
                            <a:ahLst/>
                            <a:cxnLst/>
                            <a:rect l="0" t="0" r="0" b="0"/>
                            <a:pathLst>
                              <a:path w="547405" h="276141">
                                <a:moveTo>
                                  <a:pt x="0" y="0"/>
                                </a:moveTo>
                                <a:lnTo>
                                  <a:pt x="547405" y="0"/>
                                </a:lnTo>
                                <a:lnTo>
                                  <a:pt x="547405" y="276141"/>
                                </a:lnTo>
                                <a:lnTo>
                                  <a:pt x="0" y="276141"/>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40" name="Shape 124640"/>
                        <wps:cNvSpPr/>
                        <wps:spPr>
                          <a:xfrm>
                            <a:off x="0" y="1403673"/>
                            <a:ext cx="220650" cy="93853"/>
                          </a:xfrm>
                          <a:custGeom>
                            <a:avLst/>
                            <a:gdLst/>
                            <a:ahLst/>
                            <a:cxnLst/>
                            <a:rect l="0" t="0" r="0" b="0"/>
                            <a:pathLst>
                              <a:path w="220650" h="93853">
                                <a:moveTo>
                                  <a:pt x="0" y="0"/>
                                </a:moveTo>
                                <a:lnTo>
                                  <a:pt x="220650" y="0"/>
                                </a:lnTo>
                                <a:lnTo>
                                  <a:pt x="220650"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694" name="Shape 2694"/>
                        <wps:cNvSpPr/>
                        <wps:spPr>
                          <a:xfrm>
                            <a:off x="2714" y="1408096"/>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695" name="Shape 2695"/>
                        <wps:cNvSpPr/>
                        <wps:spPr>
                          <a:xfrm>
                            <a:off x="2714" y="1406421"/>
                            <a:ext cx="218970" cy="0"/>
                          </a:xfrm>
                          <a:custGeom>
                            <a:avLst/>
                            <a:gdLst/>
                            <a:ahLst/>
                            <a:cxnLst/>
                            <a:rect l="0" t="0" r="0" b="0"/>
                            <a:pathLst>
                              <a:path w="218970">
                                <a:moveTo>
                                  <a:pt x="0" y="0"/>
                                </a:moveTo>
                                <a:lnTo>
                                  <a:pt x="21897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696" name="Shape 2696"/>
                        <wps:cNvSpPr/>
                        <wps:spPr>
                          <a:xfrm>
                            <a:off x="223364" y="1406421"/>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697" name="Rectangle 2697"/>
                        <wps:cNvSpPr/>
                        <wps:spPr>
                          <a:xfrm>
                            <a:off x="31255" y="1509419"/>
                            <a:ext cx="668687" cy="105854"/>
                          </a:xfrm>
                          <a:prstGeom prst="rect">
                            <a:avLst/>
                          </a:prstGeom>
                          <a:ln>
                            <a:noFill/>
                          </a:ln>
                        </wps:spPr>
                        <wps:txbx>
                          <w:txbxContent>
                            <w:p w14:paraId="1F4A81BC" w14:textId="77777777" w:rsidR="000F1FD6" w:rsidRDefault="00A2725C">
                              <w:pPr>
                                <w:spacing w:after="160" w:line="259" w:lineRule="auto"/>
                                <w:ind w:left="0" w:firstLine="0"/>
                                <w:jc w:val="left"/>
                              </w:pPr>
                              <w:r>
                                <w:rPr>
                                  <w:rFonts w:ascii="Arial" w:eastAsia="Arial" w:hAnsi="Arial" w:cs="Arial"/>
                                  <w:sz w:val="11"/>
                                </w:rPr>
                                <w:t>Browse and Trai</w:t>
                              </w:r>
                            </w:p>
                          </w:txbxContent>
                        </wps:txbx>
                        <wps:bodyPr horzOverflow="overflow" vert="horz" lIns="0" tIns="0" rIns="0" bIns="0" rtlCol="0">
                          <a:noAutofit/>
                        </wps:bodyPr>
                      </wps:wsp>
                      <wps:wsp>
                        <wps:cNvPr id="2698" name="Rectangle 2698"/>
                        <wps:cNvSpPr/>
                        <wps:spPr>
                          <a:xfrm>
                            <a:off x="59143" y="1596187"/>
                            <a:ext cx="601987" cy="105854"/>
                          </a:xfrm>
                          <a:prstGeom prst="rect">
                            <a:avLst/>
                          </a:prstGeom>
                          <a:ln>
                            <a:noFill/>
                          </a:ln>
                        </wps:spPr>
                        <wps:txbx>
                          <w:txbxContent>
                            <w:p w14:paraId="5C0207CA" w14:textId="77777777" w:rsidR="000F1FD6" w:rsidRDefault="00A2725C">
                              <w:pPr>
                                <w:spacing w:after="160" w:line="259" w:lineRule="auto"/>
                                <w:ind w:left="0" w:firstLine="0"/>
                                <w:jc w:val="left"/>
                              </w:pPr>
                              <w:r>
                                <w:rPr>
                                  <w:rFonts w:ascii="Arial" w:eastAsia="Arial" w:hAnsi="Arial" w:cs="Arial"/>
                                  <w:sz w:val="11"/>
                                </w:rPr>
                                <w:t xml:space="preserve">n &amp; Test Data </w:t>
                              </w:r>
                            </w:p>
                          </w:txbxContent>
                        </wps:txbx>
                        <wps:bodyPr horzOverflow="overflow" vert="horz" lIns="0" tIns="0" rIns="0" bIns="0" rtlCol="0">
                          <a:noAutofit/>
                        </wps:bodyPr>
                      </wps:wsp>
                      <wps:wsp>
                        <wps:cNvPr id="124641" name="Shape 124641"/>
                        <wps:cNvSpPr/>
                        <wps:spPr>
                          <a:xfrm>
                            <a:off x="194641" y="2081227"/>
                            <a:ext cx="547405" cy="276323"/>
                          </a:xfrm>
                          <a:custGeom>
                            <a:avLst/>
                            <a:gdLst/>
                            <a:ahLst/>
                            <a:cxnLst/>
                            <a:rect l="0" t="0" r="0" b="0"/>
                            <a:pathLst>
                              <a:path w="547405" h="276323">
                                <a:moveTo>
                                  <a:pt x="0" y="0"/>
                                </a:moveTo>
                                <a:lnTo>
                                  <a:pt x="547405" y="0"/>
                                </a:lnTo>
                                <a:lnTo>
                                  <a:pt x="547405" y="276323"/>
                                </a:lnTo>
                                <a:lnTo>
                                  <a:pt x="0" y="276323"/>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2700" name="Shape 2700"/>
                        <wps:cNvSpPr/>
                        <wps:spPr>
                          <a:xfrm>
                            <a:off x="194641" y="1987374"/>
                            <a:ext cx="220650" cy="93854"/>
                          </a:xfrm>
                          <a:custGeom>
                            <a:avLst/>
                            <a:gdLst/>
                            <a:ahLst/>
                            <a:cxnLst/>
                            <a:rect l="0" t="0" r="0" b="0"/>
                            <a:pathLst>
                              <a:path w="220650" h="93854">
                                <a:moveTo>
                                  <a:pt x="0" y="0"/>
                                </a:moveTo>
                                <a:lnTo>
                                  <a:pt x="220650" y="0"/>
                                </a:lnTo>
                                <a:lnTo>
                                  <a:pt x="220650" y="93854"/>
                                </a:lnTo>
                                <a:lnTo>
                                  <a:pt x="0" y="93854"/>
                                </a:lnTo>
                                <a:lnTo>
                                  <a:pt x="0" y="0"/>
                                </a:lnTo>
                                <a:close/>
                              </a:path>
                            </a:pathLst>
                          </a:custGeom>
                          <a:ln w="0" cap="flat">
                            <a:round/>
                          </a:ln>
                        </wps:spPr>
                        <wps:style>
                          <a:lnRef idx="0">
                            <a:srgbClr val="000000">
                              <a:alpha val="0"/>
                            </a:srgbClr>
                          </a:lnRef>
                          <a:fillRef idx="1">
                            <a:srgbClr val="FFFFB7"/>
                          </a:fillRef>
                          <a:effectRef idx="0">
                            <a:scrgbClr r="0" g="0" b="0"/>
                          </a:effectRef>
                          <a:fontRef idx="none"/>
                        </wps:style>
                        <wps:bodyPr/>
                      </wps:wsp>
                      <wps:wsp>
                        <wps:cNvPr id="2701" name="Shape 2701"/>
                        <wps:cNvSpPr/>
                        <wps:spPr>
                          <a:xfrm>
                            <a:off x="197355" y="1991948"/>
                            <a:ext cx="0" cy="92019"/>
                          </a:xfrm>
                          <a:custGeom>
                            <a:avLst/>
                            <a:gdLst/>
                            <a:ahLst/>
                            <a:cxnLst/>
                            <a:rect l="0" t="0" r="0" b="0"/>
                            <a:pathLst>
                              <a:path h="92019">
                                <a:moveTo>
                                  <a:pt x="0" y="92019"/>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02" name="Shape 2702"/>
                        <wps:cNvSpPr/>
                        <wps:spPr>
                          <a:xfrm>
                            <a:off x="197355" y="1990045"/>
                            <a:ext cx="218962" cy="0"/>
                          </a:xfrm>
                          <a:custGeom>
                            <a:avLst/>
                            <a:gdLst/>
                            <a:ahLst/>
                            <a:cxnLst/>
                            <a:rect l="0" t="0" r="0" b="0"/>
                            <a:pathLst>
                              <a:path w="218962">
                                <a:moveTo>
                                  <a:pt x="0" y="0"/>
                                </a:moveTo>
                                <a:lnTo>
                                  <a:pt x="218962"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03" name="Shape 2703"/>
                        <wps:cNvSpPr/>
                        <wps:spPr>
                          <a:xfrm>
                            <a:off x="417997" y="1990045"/>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04" name="Rectangle 2704"/>
                        <wps:cNvSpPr/>
                        <wps:spPr>
                          <a:xfrm>
                            <a:off x="229446" y="2093097"/>
                            <a:ext cx="665461" cy="105854"/>
                          </a:xfrm>
                          <a:prstGeom prst="rect">
                            <a:avLst/>
                          </a:prstGeom>
                          <a:ln>
                            <a:noFill/>
                          </a:ln>
                        </wps:spPr>
                        <wps:txbx>
                          <w:txbxContent>
                            <w:p w14:paraId="58E4FE4E" w14:textId="77777777" w:rsidR="000F1FD6" w:rsidRDefault="00A2725C">
                              <w:pPr>
                                <w:spacing w:after="160" w:line="259" w:lineRule="auto"/>
                                <w:ind w:left="0" w:firstLine="0"/>
                                <w:jc w:val="left"/>
                              </w:pPr>
                              <w:r>
                                <w:rPr>
                                  <w:rFonts w:ascii="Arial" w:eastAsia="Arial" w:hAnsi="Arial" w:cs="Arial"/>
                                  <w:sz w:val="11"/>
                                </w:rPr>
                                <w:t>View Trained an</w:t>
                              </w:r>
                            </w:p>
                          </w:txbxContent>
                        </wps:txbx>
                        <wps:bodyPr horzOverflow="overflow" vert="horz" lIns="0" tIns="0" rIns="0" bIns="0" rtlCol="0">
                          <a:noAutofit/>
                        </wps:bodyPr>
                      </wps:wsp>
                      <wps:wsp>
                        <wps:cNvPr id="2705" name="Rectangle 2705"/>
                        <wps:cNvSpPr/>
                        <wps:spPr>
                          <a:xfrm>
                            <a:off x="332001" y="2180032"/>
                            <a:ext cx="385766" cy="105855"/>
                          </a:xfrm>
                          <a:prstGeom prst="rect">
                            <a:avLst/>
                          </a:prstGeom>
                          <a:ln>
                            <a:noFill/>
                          </a:ln>
                        </wps:spPr>
                        <wps:txbx>
                          <w:txbxContent>
                            <w:p w14:paraId="76CAC8FF" w14:textId="77777777" w:rsidR="000F1FD6" w:rsidRDefault="00A2725C">
                              <w:pPr>
                                <w:spacing w:after="160" w:line="259" w:lineRule="auto"/>
                                <w:ind w:left="0" w:firstLine="0"/>
                                <w:jc w:val="left"/>
                              </w:pPr>
                              <w:r>
                                <w:rPr>
                                  <w:rFonts w:ascii="Arial" w:eastAsia="Arial" w:hAnsi="Arial" w:cs="Arial"/>
                                  <w:sz w:val="11"/>
                                </w:rPr>
                                <w:t xml:space="preserve">d Tested </w:t>
                              </w:r>
                            </w:p>
                          </w:txbxContent>
                        </wps:txbx>
                        <wps:bodyPr horzOverflow="overflow" vert="horz" lIns="0" tIns="0" rIns="0" bIns="0" rtlCol="0">
                          <a:noAutofit/>
                        </wps:bodyPr>
                      </wps:wsp>
                      <wps:wsp>
                        <wps:cNvPr id="124642" name="Shape 124642"/>
                        <wps:cNvSpPr/>
                        <wps:spPr>
                          <a:xfrm>
                            <a:off x="974822" y="2392326"/>
                            <a:ext cx="655016" cy="321382"/>
                          </a:xfrm>
                          <a:custGeom>
                            <a:avLst/>
                            <a:gdLst/>
                            <a:ahLst/>
                            <a:cxnLst/>
                            <a:rect l="0" t="0" r="0" b="0"/>
                            <a:pathLst>
                              <a:path w="655016" h="321382">
                                <a:moveTo>
                                  <a:pt x="0" y="0"/>
                                </a:moveTo>
                                <a:lnTo>
                                  <a:pt x="655016" y="0"/>
                                </a:lnTo>
                                <a:lnTo>
                                  <a:pt x="655016" y="321382"/>
                                </a:lnTo>
                                <a:lnTo>
                                  <a:pt x="0" y="321382"/>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43" name="Shape 124643"/>
                        <wps:cNvSpPr/>
                        <wps:spPr>
                          <a:xfrm>
                            <a:off x="974822" y="2298473"/>
                            <a:ext cx="264062" cy="93853"/>
                          </a:xfrm>
                          <a:custGeom>
                            <a:avLst/>
                            <a:gdLst/>
                            <a:ahLst/>
                            <a:cxnLst/>
                            <a:rect l="0" t="0" r="0" b="0"/>
                            <a:pathLst>
                              <a:path w="264062" h="93853">
                                <a:moveTo>
                                  <a:pt x="0" y="0"/>
                                </a:moveTo>
                                <a:lnTo>
                                  <a:pt x="264062" y="0"/>
                                </a:lnTo>
                                <a:lnTo>
                                  <a:pt x="264062"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08" name="Shape 2708"/>
                        <wps:cNvSpPr/>
                        <wps:spPr>
                          <a:xfrm>
                            <a:off x="977559" y="2302864"/>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09" name="Shape 2709"/>
                        <wps:cNvSpPr/>
                        <wps:spPr>
                          <a:xfrm>
                            <a:off x="977559" y="2301182"/>
                            <a:ext cx="262374" cy="0"/>
                          </a:xfrm>
                          <a:custGeom>
                            <a:avLst/>
                            <a:gdLst/>
                            <a:ahLst/>
                            <a:cxnLst/>
                            <a:rect l="0" t="0" r="0" b="0"/>
                            <a:pathLst>
                              <a:path w="262374">
                                <a:moveTo>
                                  <a:pt x="0" y="0"/>
                                </a:moveTo>
                                <a:lnTo>
                                  <a:pt x="262374"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10" name="Shape 2710"/>
                        <wps:cNvSpPr/>
                        <wps:spPr>
                          <a:xfrm>
                            <a:off x="1241606" y="2301182"/>
                            <a:ext cx="0" cy="91989"/>
                          </a:xfrm>
                          <a:custGeom>
                            <a:avLst/>
                            <a:gdLst/>
                            <a:ahLst/>
                            <a:cxnLst/>
                            <a:rect l="0" t="0" r="0" b="0"/>
                            <a:pathLst>
                              <a:path h="91989">
                                <a:moveTo>
                                  <a:pt x="0" y="0"/>
                                </a:moveTo>
                                <a:lnTo>
                                  <a:pt x="0" y="91989"/>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11" name="Rectangle 2711"/>
                        <wps:cNvSpPr/>
                        <wps:spPr>
                          <a:xfrm>
                            <a:off x="1002573" y="2404196"/>
                            <a:ext cx="832163" cy="105855"/>
                          </a:xfrm>
                          <a:prstGeom prst="rect">
                            <a:avLst/>
                          </a:prstGeom>
                          <a:ln>
                            <a:noFill/>
                          </a:ln>
                        </wps:spPr>
                        <wps:txbx>
                          <w:txbxContent>
                            <w:p w14:paraId="48E738A5" w14:textId="77777777" w:rsidR="000F1FD6" w:rsidRDefault="00A2725C">
                              <w:pPr>
                                <w:spacing w:after="160" w:line="259" w:lineRule="auto"/>
                                <w:ind w:left="0" w:firstLine="0"/>
                                <w:jc w:val="left"/>
                              </w:pPr>
                              <w:r>
                                <w:rPr>
                                  <w:rFonts w:ascii="Arial" w:eastAsia="Arial" w:hAnsi="Arial" w:cs="Arial"/>
                                  <w:sz w:val="11"/>
                                </w:rPr>
                                <w:t xml:space="preserve">View All cyber </w:t>
                              </w:r>
                              <w:r>
                                <w:rPr>
                                  <w:rFonts w:ascii="Arial" w:eastAsia="Arial" w:hAnsi="Arial" w:cs="Arial"/>
                                  <w:sz w:val="11"/>
                                </w:rPr>
                                <w:t>attac</w:t>
                              </w:r>
                            </w:p>
                          </w:txbxContent>
                        </wps:txbx>
                        <wps:bodyPr horzOverflow="overflow" vert="horz" lIns="0" tIns="0" rIns="0" bIns="0" rtlCol="0">
                          <a:noAutofit/>
                        </wps:bodyPr>
                      </wps:wsp>
                      <wps:wsp>
                        <wps:cNvPr id="2712" name="Rectangle 2712"/>
                        <wps:cNvSpPr/>
                        <wps:spPr>
                          <a:xfrm>
                            <a:off x="1054804" y="2490941"/>
                            <a:ext cx="692474" cy="105854"/>
                          </a:xfrm>
                          <a:prstGeom prst="rect">
                            <a:avLst/>
                          </a:prstGeom>
                          <a:ln>
                            <a:noFill/>
                          </a:ln>
                        </wps:spPr>
                        <wps:txbx>
                          <w:txbxContent>
                            <w:p w14:paraId="4840A9E7" w14:textId="77777777" w:rsidR="000F1FD6" w:rsidRDefault="00A2725C">
                              <w:pPr>
                                <w:spacing w:after="160" w:line="259" w:lineRule="auto"/>
                                <w:ind w:left="0" w:firstLine="0"/>
                                <w:jc w:val="left"/>
                              </w:pPr>
                              <w:r>
                                <w:rPr>
                                  <w:rFonts w:ascii="Arial" w:eastAsia="Arial" w:hAnsi="Arial" w:cs="Arial"/>
                                  <w:sz w:val="11"/>
                                </w:rPr>
                                <w:t>k type prediction</w:t>
                              </w:r>
                            </w:p>
                          </w:txbxContent>
                        </wps:txbx>
                        <wps:bodyPr horzOverflow="overflow" vert="horz" lIns="0" tIns="0" rIns="0" bIns="0" rtlCol="0">
                          <a:noAutofit/>
                        </wps:bodyPr>
                      </wps:wsp>
                      <wps:wsp>
                        <wps:cNvPr id="124644" name="Shape 124644"/>
                        <wps:cNvSpPr/>
                        <wps:spPr>
                          <a:xfrm>
                            <a:off x="1739365" y="2425237"/>
                            <a:ext cx="515967" cy="255385"/>
                          </a:xfrm>
                          <a:custGeom>
                            <a:avLst/>
                            <a:gdLst/>
                            <a:ahLst/>
                            <a:cxnLst/>
                            <a:rect l="0" t="0" r="0" b="0"/>
                            <a:pathLst>
                              <a:path w="515967" h="255385">
                                <a:moveTo>
                                  <a:pt x="0" y="0"/>
                                </a:moveTo>
                                <a:lnTo>
                                  <a:pt x="515967" y="0"/>
                                </a:lnTo>
                                <a:lnTo>
                                  <a:pt x="515967"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45" name="Shape 124645"/>
                        <wps:cNvSpPr/>
                        <wps:spPr>
                          <a:xfrm>
                            <a:off x="1739365" y="2331376"/>
                            <a:ext cx="208485" cy="93853"/>
                          </a:xfrm>
                          <a:custGeom>
                            <a:avLst/>
                            <a:gdLst/>
                            <a:ahLst/>
                            <a:cxnLst/>
                            <a:rect l="0" t="0" r="0" b="0"/>
                            <a:pathLst>
                              <a:path w="208485" h="93853">
                                <a:moveTo>
                                  <a:pt x="0" y="0"/>
                                </a:moveTo>
                                <a:lnTo>
                                  <a:pt x="208485" y="0"/>
                                </a:lnTo>
                                <a:lnTo>
                                  <a:pt x="208485"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15" name="Shape 2715"/>
                        <wps:cNvSpPr/>
                        <wps:spPr>
                          <a:xfrm>
                            <a:off x="1742102" y="2335958"/>
                            <a:ext cx="0" cy="91989"/>
                          </a:xfrm>
                          <a:custGeom>
                            <a:avLst/>
                            <a:gdLst/>
                            <a:ahLst/>
                            <a:cxnLst/>
                            <a:rect l="0" t="0" r="0" b="0"/>
                            <a:pathLst>
                              <a:path h="91989">
                                <a:moveTo>
                                  <a:pt x="0" y="91989"/>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16" name="Shape 2716"/>
                        <wps:cNvSpPr/>
                        <wps:spPr>
                          <a:xfrm>
                            <a:off x="1742102" y="2334093"/>
                            <a:ext cx="206797" cy="0"/>
                          </a:xfrm>
                          <a:custGeom>
                            <a:avLst/>
                            <a:gdLst/>
                            <a:ahLst/>
                            <a:cxnLst/>
                            <a:rect l="0" t="0" r="0" b="0"/>
                            <a:pathLst>
                              <a:path w="206797">
                                <a:moveTo>
                                  <a:pt x="0" y="0"/>
                                </a:moveTo>
                                <a:lnTo>
                                  <a:pt x="206797"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17" name="Shape 2717"/>
                        <wps:cNvSpPr/>
                        <wps:spPr>
                          <a:xfrm>
                            <a:off x="1950572" y="2334093"/>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18" name="Rectangle 2718"/>
                        <wps:cNvSpPr/>
                        <wps:spPr>
                          <a:xfrm>
                            <a:off x="1782777" y="2437099"/>
                            <a:ext cx="595064" cy="105855"/>
                          </a:xfrm>
                          <a:prstGeom prst="rect">
                            <a:avLst/>
                          </a:prstGeom>
                          <a:ln>
                            <a:noFill/>
                          </a:ln>
                        </wps:spPr>
                        <wps:txbx>
                          <w:txbxContent>
                            <w:p w14:paraId="14F237C8" w14:textId="77777777" w:rsidR="000F1FD6" w:rsidRDefault="00A2725C">
                              <w:pPr>
                                <w:spacing w:after="160" w:line="259" w:lineRule="auto"/>
                                <w:ind w:left="0" w:firstLine="0"/>
                                <w:jc w:val="left"/>
                              </w:pPr>
                              <w:r>
                                <w:rPr>
                                  <w:rFonts w:ascii="Arial" w:eastAsia="Arial" w:hAnsi="Arial" w:cs="Arial"/>
                                  <w:sz w:val="11"/>
                                </w:rPr>
                                <w:t xml:space="preserve">View </w:t>
                              </w:r>
                              <w:r>
                                <w:rPr>
                                  <w:rFonts w:ascii="Arial" w:eastAsia="Arial" w:hAnsi="Arial" w:cs="Arial"/>
                                  <w:sz w:val="11"/>
                                </w:rPr>
                                <w:t xml:space="preserve">View All </w:t>
                              </w:r>
                            </w:p>
                          </w:txbxContent>
                        </wps:txbx>
                        <wps:bodyPr horzOverflow="overflow" vert="horz" lIns="0" tIns="0" rIns="0" bIns="0" rtlCol="0">
                          <a:noAutofit/>
                        </wps:bodyPr>
                      </wps:wsp>
                      <wps:wsp>
                        <wps:cNvPr id="2719" name="Rectangle 2719"/>
                        <wps:cNvSpPr/>
                        <wps:spPr>
                          <a:xfrm>
                            <a:off x="1801860" y="2524034"/>
                            <a:ext cx="544344" cy="105855"/>
                          </a:xfrm>
                          <a:prstGeom prst="rect">
                            <a:avLst/>
                          </a:prstGeom>
                          <a:ln>
                            <a:noFill/>
                          </a:ln>
                        </wps:spPr>
                        <wps:txbx>
                          <w:txbxContent>
                            <w:p w14:paraId="1EC57F4D" w14:textId="77777777" w:rsidR="000F1FD6" w:rsidRDefault="00A2725C">
                              <w:pPr>
                                <w:spacing w:after="160" w:line="259" w:lineRule="auto"/>
                                <w:ind w:left="0" w:firstLine="0"/>
                                <w:jc w:val="left"/>
                              </w:pPr>
                              <w:r>
                                <w:rPr>
                                  <w:rFonts w:ascii="Arial" w:eastAsia="Arial" w:hAnsi="Arial" w:cs="Arial"/>
                                  <w:sz w:val="11"/>
                                </w:rPr>
                                <w:t xml:space="preserve">cyber attack </w:t>
                              </w:r>
                            </w:p>
                          </w:txbxContent>
                        </wps:txbx>
                        <wps:bodyPr horzOverflow="overflow" vert="horz" lIns="0" tIns="0" rIns="0" bIns="0" rtlCol="0">
                          <a:noAutofit/>
                        </wps:bodyPr>
                      </wps:wsp>
                      <wps:wsp>
                        <wps:cNvPr id="124646" name="Shape 124646"/>
                        <wps:cNvSpPr/>
                        <wps:spPr>
                          <a:xfrm>
                            <a:off x="2489994" y="2425237"/>
                            <a:ext cx="515967" cy="255385"/>
                          </a:xfrm>
                          <a:custGeom>
                            <a:avLst/>
                            <a:gdLst/>
                            <a:ahLst/>
                            <a:cxnLst/>
                            <a:rect l="0" t="0" r="0" b="0"/>
                            <a:pathLst>
                              <a:path w="515967" h="255385">
                                <a:moveTo>
                                  <a:pt x="0" y="0"/>
                                </a:moveTo>
                                <a:lnTo>
                                  <a:pt x="515967" y="0"/>
                                </a:lnTo>
                                <a:lnTo>
                                  <a:pt x="515967"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47" name="Shape 124647"/>
                        <wps:cNvSpPr/>
                        <wps:spPr>
                          <a:xfrm>
                            <a:off x="2489994" y="2331376"/>
                            <a:ext cx="208485" cy="93853"/>
                          </a:xfrm>
                          <a:custGeom>
                            <a:avLst/>
                            <a:gdLst/>
                            <a:ahLst/>
                            <a:cxnLst/>
                            <a:rect l="0" t="0" r="0" b="0"/>
                            <a:pathLst>
                              <a:path w="208485" h="93853">
                                <a:moveTo>
                                  <a:pt x="0" y="0"/>
                                </a:moveTo>
                                <a:lnTo>
                                  <a:pt x="208485" y="0"/>
                                </a:lnTo>
                                <a:lnTo>
                                  <a:pt x="208485"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22" name="Shape 2722"/>
                        <wps:cNvSpPr/>
                        <wps:spPr>
                          <a:xfrm>
                            <a:off x="2492731" y="2335958"/>
                            <a:ext cx="0" cy="91989"/>
                          </a:xfrm>
                          <a:custGeom>
                            <a:avLst/>
                            <a:gdLst/>
                            <a:ahLst/>
                            <a:cxnLst/>
                            <a:rect l="0" t="0" r="0" b="0"/>
                            <a:pathLst>
                              <a:path h="91989">
                                <a:moveTo>
                                  <a:pt x="0" y="91989"/>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23" name="Shape 2723"/>
                        <wps:cNvSpPr/>
                        <wps:spPr>
                          <a:xfrm>
                            <a:off x="2492731" y="2334093"/>
                            <a:ext cx="206797" cy="0"/>
                          </a:xfrm>
                          <a:custGeom>
                            <a:avLst/>
                            <a:gdLst/>
                            <a:ahLst/>
                            <a:cxnLst/>
                            <a:rect l="0" t="0" r="0" b="0"/>
                            <a:pathLst>
                              <a:path w="206797">
                                <a:moveTo>
                                  <a:pt x="0" y="0"/>
                                </a:moveTo>
                                <a:lnTo>
                                  <a:pt x="206797"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24" name="Shape 2724"/>
                        <wps:cNvSpPr/>
                        <wps:spPr>
                          <a:xfrm>
                            <a:off x="2701202" y="2334093"/>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25" name="Rectangle 2725"/>
                        <wps:cNvSpPr/>
                        <wps:spPr>
                          <a:xfrm>
                            <a:off x="2592557" y="2437099"/>
                            <a:ext cx="430054" cy="105855"/>
                          </a:xfrm>
                          <a:prstGeom prst="rect">
                            <a:avLst/>
                          </a:prstGeom>
                          <a:ln>
                            <a:noFill/>
                          </a:ln>
                        </wps:spPr>
                        <wps:txbx>
                          <w:txbxContent>
                            <w:p w14:paraId="4477B154" w14:textId="77777777" w:rsidR="000F1FD6" w:rsidRDefault="00A2725C">
                              <w:pPr>
                                <w:spacing w:after="160" w:line="259" w:lineRule="auto"/>
                                <w:ind w:left="0" w:firstLine="0"/>
                                <w:jc w:val="left"/>
                              </w:pPr>
                              <w:r>
                                <w:rPr>
                                  <w:rFonts w:ascii="Arial" w:eastAsia="Arial" w:hAnsi="Arial" w:cs="Arial"/>
                                  <w:sz w:val="11"/>
                                </w:rPr>
                                <w:t xml:space="preserve">Download </w:t>
                              </w:r>
                            </w:p>
                          </w:txbxContent>
                        </wps:txbx>
                        <wps:bodyPr horzOverflow="overflow" vert="horz" lIns="0" tIns="0" rIns="0" bIns="0" rtlCol="0">
                          <a:noAutofit/>
                        </wps:bodyPr>
                      </wps:wsp>
                      <wps:wsp>
                        <wps:cNvPr id="2726" name="Rectangle 2726"/>
                        <wps:cNvSpPr/>
                        <wps:spPr>
                          <a:xfrm>
                            <a:off x="2549144" y="2524034"/>
                            <a:ext cx="551630" cy="105855"/>
                          </a:xfrm>
                          <a:prstGeom prst="rect">
                            <a:avLst/>
                          </a:prstGeom>
                          <a:ln>
                            <a:noFill/>
                          </a:ln>
                        </wps:spPr>
                        <wps:txbx>
                          <w:txbxContent>
                            <w:p w14:paraId="69D58FC3" w14:textId="77777777" w:rsidR="000F1FD6" w:rsidRDefault="00A2725C">
                              <w:pPr>
                                <w:spacing w:after="160" w:line="259" w:lineRule="auto"/>
                                <w:ind w:left="0" w:firstLine="0"/>
                                <w:jc w:val="left"/>
                              </w:pPr>
                              <w:r>
                                <w:rPr>
                                  <w:rFonts w:ascii="Arial" w:eastAsia="Arial" w:hAnsi="Arial" w:cs="Arial"/>
                                  <w:sz w:val="11"/>
                                </w:rPr>
                                <w:t xml:space="preserve">Trained Data </w:t>
                              </w:r>
                            </w:p>
                          </w:txbxContent>
                        </wps:txbx>
                        <wps:bodyPr horzOverflow="overflow" vert="horz" lIns="0" tIns="0" rIns="0" bIns="0" rtlCol="0">
                          <a:noAutofit/>
                        </wps:bodyPr>
                      </wps:wsp>
                      <wps:wsp>
                        <wps:cNvPr id="124648" name="Shape 124648"/>
                        <wps:cNvSpPr/>
                        <wps:spPr>
                          <a:xfrm>
                            <a:off x="2879261" y="1924932"/>
                            <a:ext cx="515967" cy="255385"/>
                          </a:xfrm>
                          <a:custGeom>
                            <a:avLst/>
                            <a:gdLst/>
                            <a:ahLst/>
                            <a:cxnLst/>
                            <a:rect l="0" t="0" r="0" b="0"/>
                            <a:pathLst>
                              <a:path w="515967" h="255385">
                                <a:moveTo>
                                  <a:pt x="0" y="0"/>
                                </a:moveTo>
                                <a:lnTo>
                                  <a:pt x="515967" y="0"/>
                                </a:lnTo>
                                <a:lnTo>
                                  <a:pt x="515967"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49" name="Shape 124649"/>
                        <wps:cNvSpPr/>
                        <wps:spPr>
                          <a:xfrm>
                            <a:off x="2879261" y="1831040"/>
                            <a:ext cx="208485" cy="93854"/>
                          </a:xfrm>
                          <a:custGeom>
                            <a:avLst/>
                            <a:gdLst/>
                            <a:ahLst/>
                            <a:cxnLst/>
                            <a:rect l="0" t="0" r="0" b="0"/>
                            <a:pathLst>
                              <a:path w="208485" h="93854">
                                <a:moveTo>
                                  <a:pt x="0" y="0"/>
                                </a:moveTo>
                                <a:lnTo>
                                  <a:pt x="208485" y="0"/>
                                </a:lnTo>
                                <a:lnTo>
                                  <a:pt x="208485" y="93854"/>
                                </a:lnTo>
                                <a:lnTo>
                                  <a:pt x="0" y="93854"/>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29" name="Shape 2729"/>
                        <wps:cNvSpPr/>
                        <wps:spPr>
                          <a:xfrm>
                            <a:off x="2881997" y="1835463"/>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0" name="Shape 2730"/>
                        <wps:cNvSpPr/>
                        <wps:spPr>
                          <a:xfrm>
                            <a:off x="2881997" y="1833788"/>
                            <a:ext cx="206570" cy="0"/>
                          </a:xfrm>
                          <a:custGeom>
                            <a:avLst/>
                            <a:gdLst/>
                            <a:ahLst/>
                            <a:cxnLst/>
                            <a:rect l="0" t="0" r="0" b="0"/>
                            <a:pathLst>
                              <a:path w="206570">
                                <a:moveTo>
                                  <a:pt x="0" y="0"/>
                                </a:moveTo>
                                <a:lnTo>
                                  <a:pt x="20657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1" name="Shape 2731"/>
                        <wps:cNvSpPr/>
                        <wps:spPr>
                          <a:xfrm>
                            <a:off x="3090467" y="1833788"/>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2" name="Rectangle 2732"/>
                        <wps:cNvSpPr/>
                        <wps:spPr>
                          <a:xfrm>
                            <a:off x="2922673" y="1936787"/>
                            <a:ext cx="595064" cy="105855"/>
                          </a:xfrm>
                          <a:prstGeom prst="rect">
                            <a:avLst/>
                          </a:prstGeom>
                          <a:ln>
                            <a:noFill/>
                          </a:ln>
                        </wps:spPr>
                        <wps:txbx>
                          <w:txbxContent>
                            <w:p w14:paraId="2E94DC47" w14:textId="77777777" w:rsidR="000F1FD6" w:rsidRDefault="00A2725C">
                              <w:pPr>
                                <w:spacing w:after="160" w:line="259" w:lineRule="auto"/>
                                <w:ind w:left="0" w:firstLine="0"/>
                                <w:jc w:val="left"/>
                              </w:pPr>
                              <w:r>
                                <w:rPr>
                                  <w:rFonts w:ascii="Arial" w:eastAsia="Arial" w:hAnsi="Arial" w:cs="Arial"/>
                                  <w:sz w:val="11"/>
                                </w:rPr>
                                <w:t xml:space="preserve">View </w:t>
                              </w:r>
                              <w:r>
                                <w:rPr>
                                  <w:rFonts w:ascii="Arial" w:eastAsia="Arial" w:hAnsi="Arial" w:cs="Arial"/>
                                  <w:sz w:val="11"/>
                                </w:rPr>
                                <w:t xml:space="preserve">View All </w:t>
                              </w:r>
                            </w:p>
                          </w:txbxContent>
                        </wps:txbx>
                        <wps:bodyPr horzOverflow="overflow" vert="horz" lIns="0" tIns="0" rIns="0" bIns="0" rtlCol="0">
                          <a:noAutofit/>
                        </wps:bodyPr>
                      </wps:wsp>
                      <wps:wsp>
                        <wps:cNvPr id="2733" name="Rectangle 2733"/>
                        <wps:cNvSpPr/>
                        <wps:spPr>
                          <a:xfrm>
                            <a:off x="2941756" y="2023553"/>
                            <a:ext cx="544344" cy="105856"/>
                          </a:xfrm>
                          <a:prstGeom prst="rect">
                            <a:avLst/>
                          </a:prstGeom>
                          <a:ln>
                            <a:noFill/>
                          </a:ln>
                        </wps:spPr>
                        <wps:txbx>
                          <w:txbxContent>
                            <w:p w14:paraId="0AEA5026" w14:textId="77777777" w:rsidR="000F1FD6" w:rsidRDefault="00A2725C">
                              <w:pPr>
                                <w:spacing w:after="160" w:line="259" w:lineRule="auto"/>
                                <w:ind w:left="0" w:firstLine="0"/>
                                <w:jc w:val="left"/>
                              </w:pPr>
                              <w:r>
                                <w:rPr>
                                  <w:rFonts w:ascii="Arial" w:eastAsia="Arial" w:hAnsi="Arial" w:cs="Arial"/>
                                  <w:sz w:val="11"/>
                                </w:rPr>
                                <w:t xml:space="preserve">cyber attack </w:t>
                              </w:r>
                            </w:p>
                          </w:txbxContent>
                        </wps:txbx>
                        <wps:bodyPr horzOverflow="overflow" vert="horz" lIns="0" tIns="0" rIns="0" bIns="0" rtlCol="0">
                          <a:noAutofit/>
                        </wps:bodyPr>
                      </wps:wsp>
                      <wps:wsp>
                        <wps:cNvPr id="124650" name="Shape 124650"/>
                        <wps:cNvSpPr/>
                        <wps:spPr>
                          <a:xfrm>
                            <a:off x="2934837" y="1396801"/>
                            <a:ext cx="515967" cy="255385"/>
                          </a:xfrm>
                          <a:custGeom>
                            <a:avLst/>
                            <a:gdLst/>
                            <a:ahLst/>
                            <a:cxnLst/>
                            <a:rect l="0" t="0" r="0" b="0"/>
                            <a:pathLst>
                              <a:path w="515967" h="255385">
                                <a:moveTo>
                                  <a:pt x="0" y="0"/>
                                </a:moveTo>
                                <a:lnTo>
                                  <a:pt x="515967" y="0"/>
                                </a:lnTo>
                                <a:lnTo>
                                  <a:pt x="515967"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51" name="Shape 124651"/>
                        <wps:cNvSpPr/>
                        <wps:spPr>
                          <a:xfrm>
                            <a:off x="2934837" y="1302902"/>
                            <a:ext cx="208485" cy="93853"/>
                          </a:xfrm>
                          <a:custGeom>
                            <a:avLst/>
                            <a:gdLst/>
                            <a:ahLst/>
                            <a:cxnLst/>
                            <a:rect l="0" t="0" r="0" b="0"/>
                            <a:pathLst>
                              <a:path w="208485" h="93853">
                                <a:moveTo>
                                  <a:pt x="0" y="0"/>
                                </a:moveTo>
                                <a:lnTo>
                                  <a:pt x="208485" y="0"/>
                                </a:lnTo>
                                <a:lnTo>
                                  <a:pt x="208485"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36" name="Shape 2736"/>
                        <wps:cNvSpPr/>
                        <wps:spPr>
                          <a:xfrm>
                            <a:off x="2937574" y="1307324"/>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7" name="Shape 2737"/>
                        <wps:cNvSpPr/>
                        <wps:spPr>
                          <a:xfrm>
                            <a:off x="2937574" y="1305650"/>
                            <a:ext cx="206797" cy="0"/>
                          </a:xfrm>
                          <a:custGeom>
                            <a:avLst/>
                            <a:gdLst/>
                            <a:ahLst/>
                            <a:cxnLst/>
                            <a:rect l="0" t="0" r="0" b="0"/>
                            <a:pathLst>
                              <a:path w="206797">
                                <a:moveTo>
                                  <a:pt x="0" y="0"/>
                                </a:moveTo>
                                <a:lnTo>
                                  <a:pt x="206797"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8" name="Shape 2738"/>
                        <wps:cNvSpPr/>
                        <wps:spPr>
                          <a:xfrm>
                            <a:off x="3146044" y="1305650"/>
                            <a:ext cx="0" cy="92171"/>
                          </a:xfrm>
                          <a:custGeom>
                            <a:avLst/>
                            <a:gdLst/>
                            <a:ahLst/>
                            <a:cxnLst/>
                            <a:rect l="0" t="0" r="0" b="0"/>
                            <a:pathLst>
                              <a:path h="92171">
                                <a:moveTo>
                                  <a:pt x="0" y="0"/>
                                </a:moveTo>
                                <a:lnTo>
                                  <a:pt x="0" y="92171"/>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39" name="Rectangle 2739"/>
                        <wps:cNvSpPr/>
                        <wps:spPr>
                          <a:xfrm>
                            <a:off x="2960839" y="1408648"/>
                            <a:ext cx="639256" cy="105855"/>
                          </a:xfrm>
                          <a:prstGeom prst="rect">
                            <a:avLst/>
                          </a:prstGeom>
                          <a:ln>
                            <a:noFill/>
                          </a:ln>
                        </wps:spPr>
                        <wps:txbx>
                          <w:txbxContent>
                            <w:p w14:paraId="6D6DBE90" w14:textId="77777777" w:rsidR="000F1FD6" w:rsidRDefault="00A2725C">
                              <w:pPr>
                                <w:spacing w:after="160" w:line="259" w:lineRule="auto"/>
                                <w:ind w:left="0" w:firstLine="0"/>
                                <w:jc w:val="left"/>
                              </w:pPr>
                              <w:r>
                                <w:rPr>
                                  <w:rFonts w:ascii="Arial" w:eastAsia="Arial" w:hAnsi="Arial" w:cs="Arial"/>
                                  <w:sz w:val="11"/>
                                </w:rPr>
                                <w:t xml:space="preserve">View All </w:t>
                              </w:r>
                              <w:r>
                                <w:rPr>
                                  <w:rFonts w:ascii="Arial" w:eastAsia="Arial" w:hAnsi="Arial" w:cs="Arial"/>
                                  <w:sz w:val="11"/>
                                </w:rPr>
                                <w:t>Remot</w:t>
                              </w:r>
                            </w:p>
                          </w:txbxContent>
                        </wps:txbx>
                        <wps:bodyPr horzOverflow="overflow" vert="horz" lIns="0" tIns="0" rIns="0" bIns="0" rtlCol="0">
                          <a:noAutofit/>
                        </wps:bodyPr>
                      </wps:wsp>
                      <wps:wsp>
                        <wps:cNvPr id="2740" name="Rectangle 2740"/>
                        <wps:cNvSpPr/>
                        <wps:spPr>
                          <a:xfrm>
                            <a:off x="3075566" y="1495415"/>
                            <a:ext cx="321675" cy="105854"/>
                          </a:xfrm>
                          <a:prstGeom prst="rect">
                            <a:avLst/>
                          </a:prstGeom>
                          <a:ln>
                            <a:noFill/>
                          </a:ln>
                        </wps:spPr>
                        <wps:txbx>
                          <w:txbxContent>
                            <w:p w14:paraId="4A3E1587" w14:textId="77777777" w:rsidR="000F1FD6" w:rsidRDefault="00A2725C">
                              <w:pPr>
                                <w:spacing w:after="160" w:line="259" w:lineRule="auto"/>
                                <w:ind w:left="0" w:firstLine="0"/>
                                <w:jc w:val="left"/>
                              </w:pPr>
                              <w:r>
                                <w:rPr>
                                  <w:rFonts w:ascii="Arial" w:eastAsia="Arial" w:hAnsi="Arial" w:cs="Arial"/>
                                  <w:sz w:val="11"/>
                                </w:rPr>
                                <w:t>e Users</w:t>
                              </w:r>
                            </w:p>
                          </w:txbxContent>
                        </wps:txbx>
                        <wps:bodyPr horzOverflow="overflow" vert="horz" lIns="0" tIns="0" rIns="0" bIns="0" rtlCol="0">
                          <a:noAutofit/>
                        </wps:bodyPr>
                      </wps:wsp>
                      <wps:wsp>
                        <wps:cNvPr id="124652" name="Shape 124652"/>
                        <wps:cNvSpPr/>
                        <wps:spPr>
                          <a:xfrm>
                            <a:off x="4380367" y="1508000"/>
                            <a:ext cx="516158" cy="255385"/>
                          </a:xfrm>
                          <a:custGeom>
                            <a:avLst/>
                            <a:gdLst/>
                            <a:ahLst/>
                            <a:cxnLst/>
                            <a:rect l="0" t="0" r="0" b="0"/>
                            <a:pathLst>
                              <a:path w="516158" h="255385">
                                <a:moveTo>
                                  <a:pt x="0" y="0"/>
                                </a:moveTo>
                                <a:lnTo>
                                  <a:pt x="516158" y="0"/>
                                </a:lnTo>
                                <a:lnTo>
                                  <a:pt x="516158"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53" name="Shape 124653"/>
                        <wps:cNvSpPr/>
                        <wps:spPr>
                          <a:xfrm>
                            <a:off x="4380367" y="1414177"/>
                            <a:ext cx="208485" cy="93853"/>
                          </a:xfrm>
                          <a:custGeom>
                            <a:avLst/>
                            <a:gdLst/>
                            <a:ahLst/>
                            <a:cxnLst/>
                            <a:rect l="0" t="0" r="0" b="0"/>
                            <a:pathLst>
                              <a:path w="208485" h="93853">
                                <a:moveTo>
                                  <a:pt x="0" y="0"/>
                                </a:moveTo>
                                <a:lnTo>
                                  <a:pt x="208485" y="0"/>
                                </a:lnTo>
                                <a:lnTo>
                                  <a:pt x="208485"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43" name="Shape 2743"/>
                        <wps:cNvSpPr/>
                        <wps:spPr>
                          <a:xfrm>
                            <a:off x="4383105" y="1418523"/>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44" name="Shape 2744"/>
                        <wps:cNvSpPr/>
                        <wps:spPr>
                          <a:xfrm>
                            <a:off x="4383105" y="1416849"/>
                            <a:ext cx="206797" cy="0"/>
                          </a:xfrm>
                          <a:custGeom>
                            <a:avLst/>
                            <a:gdLst/>
                            <a:ahLst/>
                            <a:cxnLst/>
                            <a:rect l="0" t="0" r="0" b="0"/>
                            <a:pathLst>
                              <a:path w="206797">
                                <a:moveTo>
                                  <a:pt x="0" y="0"/>
                                </a:moveTo>
                                <a:lnTo>
                                  <a:pt x="206797"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45" name="Shape 2745"/>
                        <wps:cNvSpPr/>
                        <wps:spPr>
                          <a:xfrm>
                            <a:off x="4591574" y="1416849"/>
                            <a:ext cx="0" cy="92019"/>
                          </a:xfrm>
                          <a:custGeom>
                            <a:avLst/>
                            <a:gdLst/>
                            <a:ahLst/>
                            <a:cxnLst/>
                            <a:rect l="0" t="0" r="0" b="0"/>
                            <a:pathLst>
                              <a:path h="92019">
                                <a:moveTo>
                                  <a:pt x="0" y="0"/>
                                </a:moveTo>
                                <a:lnTo>
                                  <a:pt x="0" y="92019"/>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46" name="Rectangle 2746"/>
                        <wps:cNvSpPr/>
                        <wps:spPr>
                          <a:xfrm>
                            <a:off x="4404697" y="1519847"/>
                            <a:ext cx="649040" cy="105854"/>
                          </a:xfrm>
                          <a:prstGeom prst="rect">
                            <a:avLst/>
                          </a:prstGeom>
                          <a:ln>
                            <a:noFill/>
                          </a:ln>
                        </wps:spPr>
                        <wps:txbx>
                          <w:txbxContent>
                            <w:p w14:paraId="2C55FAA9" w14:textId="77777777" w:rsidR="000F1FD6" w:rsidRDefault="00A2725C">
                              <w:pPr>
                                <w:spacing w:after="160" w:line="259" w:lineRule="auto"/>
                                <w:ind w:left="0" w:firstLine="0"/>
                                <w:jc w:val="left"/>
                              </w:pPr>
                              <w:r>
                                <w:rPr>
                                  <w:rFonts w:ascii="Arial" w:eastAsia="Arial" w:hAnsi="Arial" w:cs="Arial"/>
                                  <w:sz w:val="11"/>
                                </w:rPr>
                                <w:t xml:space="preserve">Predicting </w:t>
                              </w:r>
                              <w:r>
                                <w:rPr>
                                  <w:rFonts w:ascii="Arial" w:eastAsia="Arial" w:hAnsi="Arial" w:cs="Arial"/>
                                  <w:sz w:val="11"/>
                                </w:rPr>
                                <w:t>cybe</w:t>
                              </w:r>
                            </w:p>
                          </w:txbxContent>
                        </wps:txbx>
                        <wps:bodyPr horzOverflow="overflow" vert="horz" lIns="0" tIns="0" rIns="0" bIns="0" rtlCol="0">
                          <a:noAutofit/>
                        </wps:bodyPr>
                      </wps:wsp>
                      <wps:wsp>
                        <wps:cNvPr id="2747" name="Rectangle 2747"/>
                        <wps:cNvSpPr/>
                        <wps:spPr>
                          <a:xfrm>
                            <a:off x="4507258" y="1606615"/>
                            <a:ext cx="364824" cy="105854"/>
                          </a:xfrm>
                          <a:prstGeom prst="rect">
                            <a:avLst/>
                          </a:prstGeom>
                          <a:ln>
                            <a:noFill/>
                          </a:ln>
                        </wps:spPr>
                        <wps:txbx>
                          <w:txbxContent>
                            <w:p w14:paraId="6F84EBAF" w14:textId="77777777" w:rsidR="000F1FD6" w:rsidRDefault="00A2725C">
                              <w:pPr>
                                <w:spacing w:after="160" w:line="259" w:lineRule="auto"/>
                                <w:ind w:left="0" w:firstLine="0"/>
                                <w:jc w:val="left"/>
                              </w:pPr>
                              <w:r>
                                <w:rPr>
                                  <w:rFonts w:ascii="Arial" w:eastAsia="Arial" w:hAnsi="Arial" w:cs="Arial"/>
                                  <w:sz w:val="11"/>
                                </w:rPr>
                                <w:t>r attacks</w:t>
                              </w:r>
                            </w:p>
                          </w:txbxContent>
                        </wps:txbx>
                        <wps:bodyPr horzOverflow="overflow" vert="horz" lIns="0" tIns="0" rIns="0" bIns="0" rtlCol="0">
                          <a:noAutofit/>
                        </wps:bodyPr>
                      </wps:wsp>
                      <wps:wsp>
                        <wps:cNvPr id="124654" name="Shape 124654"/>
                        <wps:cNvSpPr/>
                        <wps:spPr>
                          <a:xfrm>
                            <a:off x="5019843" y="1508000"/>
                            <a:ext cx="515968" cy="255385"/>
                          </a:xfrm>
                          <a:custGeom>
                            <a:avLst/>
                            <a:gdLst/>
                            <a:ahLst/>
                            <a:cxnLst/>
                            <a:rect l="0" t="0" r="0" b="0"/>
                            <a:pathLst>
                              <a:path w="515968" h="255385">
                                <a:moveTo>
                                  <a:pt x="0" y="0"/>
                                </a:moveTo>
                                <a:lnTo>
                                  <a:pt x="515968" y="0"/>
                                </a:lnTo>
                                <a:lnTo>
                                  <a:pt x="515968" y="255385"/>
                                </a:lnTo>
                                <a:lnTo>
                                  <a:pt x="0" y="255385"/>
                                </a:lnTo>
                                <a:lnTo>
                                  <a:pt x="0" y="0"/>
                                </a:lnTo>
                              </a:path>
                            </a:pathLst>
                          </a:custGeom>
                          <a:ln w="1684" cap="flat">
                            <a:round/>
                          </a:ln>
                        </wps:spPr>
                        <wps:style>
                          <a:lnRef idx="1">
                            <a:srgbClr val="990033"/>
                          </a:lnRef>
                          <a:fillRef idx="1">
                            <a:srgbClr val="FFFFB7"/>
                          </a:fillRef>
                          <a:effectRef idx="0">
                            <a:scrgbClr r="0" g="0" b="0"/>
                          </a:effectRef>
                          <a:fontRef idx="none"/>
                        </wps:style>
                        <wps:bodyPr/>
                      </wps:wsp>
                      <wps:wsp>
                        <wps:cNvPr id="124655" name="Shape 124655"/>
                        <wps:cNvSpPr/>
                        <wps:spPr>
                          <a:xfrm>
                            <a:off x="5019843" y="1414177"/>
                            <a:ext cx="208485" cy="93853"/>
                          </a:xfrm>
                          <a:custGeom>
                            <a:avLst/>
                            <a:gdLst/>
                            <a:ahLst/>
                            <a:cxnLst/>
                            <a:rect l="0" t="0" r="0" b="0"/>
                            <a:pathLst>
                              <a:path w="208485" h="93853">
                                <a:moveTo>
                                  <a:pt x="0" y="0"/>
                                </a:moveTo>
                                <a:lnTo>
                                  <a:pt x="208485" y="0"/>
                                </a:lnTo>
                                <a:lnTo>
                                  <a:pt x="208485" y="93853"/>
                                </a:lnTo>
                                <a:lnTo>
                                  <a:pt x="0" y="93853"/>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50" name="Shape 2750"/>
                        <wps:cNvSpPr/>
                        <wps:spPr>
                          <a:xfrm>
                            <a:off x="5022580" y="1418523"/>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51" name="Shape 2751"/>
                        <wps:cNvSpPr/>
                        <wps:spPr>
                          <a:xfrm>
                            <a:off x="5022580" y="1416849"/>
                            <a:ext cx="206798" cy="0"/>
                          </a:xfrm>
                          <a:custGeom>
                            <a:avLst/>
                            <a:gdLst/>
                            <a:ahLst/>
                            <a:cxnLst/>
                            <a:rect l="0" t="0" r="0" b="0"/>
                            <a:pathLst>
                              <a:path w="206798">
                                <a:moveTo>
                                  <a:pt x="0" y="0"/>
                                </a:moveTo>
                                <a:lnTo>
                                  <a:pt x="206798"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52" name="Shape 2752"/>
                        <wps:cNvSpPr/>
                        <wps:spPr>
                          <a:xfrm>
                            <a:off x="5231050" y="1416849"/>
                            <a:ext cx="0" cy="92019"/>
                          </a:xfrm>
                          <a:custGeom>
                            <a:avLst/>
                            <a:gdLst/>
                            <a:ahLst/>
                            <a:cxnLst/>
                            <a:rect l="0" t="0" r="0" b="0"/>
                            <a:pathLst>
                              <a:path h="92019">
                                <a:moveTo>
                                  <a:pt x="0" y="0"/>
                                </a:moveTo>
                                <a:lnTo>
                                  <a:pt x="0" y="92019"/>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53" name="Rectangle 2753"/>
                        <wps:cNvSpPr/>
                        <wps:spPr>
                          <a:xfrm>
                            <a:off x="5068501" y="1519847"/>
                            <a:ext cx="565760" cy="105854"/>
                          </a:xfrm>
                          <a:prstGeom prst="rect">
                            <a:avLst/>
                          </a:prstGeom>
                          <a:ln>
                            <a:noFill/>
                          </a:ln>
                        </wps:spPr>
                        <wps:txbx>
                          <w:txbxContent>
                            <w:p w14:paraId="505FE02D" w14:textId="77777777" w:rsidR="000F1FD6" w:rsidRDefault="00A2725C">
                              <w:pPr>
                                <w:spacing w:after="160" w:line="259" w:lineRule="auto"/>
                                <w:ind w:left="0" w:firstLine="0"/>
                                <w:jc w:val="left"/>
                              </w:pPr>
                              <w:r>
                                <w:rPr>
                                  <w:rFonts w:ascii="Arial" w:eastAsia="Arial" w:hAnsi="Arial" w:cs="Arial"/>
                                  <w:sz w:val="11"/>
                                </w:rPr>
                                <w:t xml:space="preserve">VIEW YOUR </w:t>
                              </w:r>
                            </w:p>
                          </w:txbxContent>
                        </wps:txbx>
                        <wps:bodyPr horzOverflow="overflow" vert="horz" lIns="0" tIns="0" rIns="0" bIns="0" rtlCol="0">
                          <a:noAutofit/>
                        </wps:bodyPr>
                      </wps:wsp>
                      <wps:wsp>
                        <wps:cNvPr id="2754" name="Rectangle 2754"/>
                        <wps:cNvSpPr/>
                        <wps:spPr>
                          <a:xfrm>
                            <a:off x="5132745" y="1606615"/>
                            <a:ext cx="395549" cy="105854"/>
                          </a:xfrm>
                          <a:prstGeom prst="rect">
                            <a:avLst/>
                          </a:prstGeom>
                          <a:ln>
                            <a:noFill/>
                          </a:ln>
                        </wps:spPr>
                        <wps:txbx>
                          <w:txbxContent>
                            <w:p w14:paraId="60E712E3" w14:textId="77777777" w:rsidR="000F1FD6" w:rsidRDefault="00A2725C">
                              <w:pPr>
                                <w:spacing w:after="160" w:line="259" w:lineRule="auto"/>
                                <w:ind w:left="0" w:firstLine="0"/>
                                <w:jc w:val="left"/>
                              </w:pPr>
                              <w:r>
                                <w:rPr>
                                  <w:rFonts w:ascii="Arial" w:eastAsia="Arial" w:hAnsi="Arial" w:cs="Arial"/>
                                  <w:sz w:val="11"/>
                                </w:rPr>
                                <w:t>PROFILE</w:t>
                              </w:r>
                            </w:p>
                          </w:txbxContent>
                        </wps:txbx>
                        <wps:bodyPr horzOverflow="overflow" vert="horz" lIns="0" tIns="0" rIns="0" bIns="0" rtlCol="0">
                          <a:noAutofit/>
                        </wps:bodyPr>
                      </wps:wsp>
                      <wps:wsp>
                        <wps:cNvPr id="2755" name="Shape 2755"/>
                        <wps:cNvSpPr/>
                        <wps:spPr>
                          <a:xfrm>
                            <a:off x="3713217" y="1508000"/>
                            <a:ext cx="516158" cy="255385"/>
                          </a:xfrm>
                          <a:custGeom>
                            <a:avLst/>
                            <a:gdLst/>
                            <a:ahLst/>
                            <a:cxnLst/>
                            <a:rect l="0" t="0" r="0" b="0"/>
                            <a:pathLst>
                              <a:path w="516158" h="255385">
                                <a:moveTo>
                                  <a:pt x="0" y="0"/>
                                </a:moveTo>
                                <a:lnTo>
                                  <a:pt x="516158" y="0"/>
                                </a:lnTo>
                                <a:lnTo>
                                  <a:pt x="516158" y="255385"/>
                                </a:lnTo>
                                <a:lnTo>
                                  <a:pt x="0" y="255385"/>
                                </a:lnTo>
                                <a:lnTo>
                                  <a:pt x="0" y="0"/>
                                </a:lnTo>
                                <a:close/>
                              </a:path>
                            </a:pathLst>
                          </a:custGeom>
                          <a:ln w="1684" cap="flat">
                            <a:round/>
                          </a:ln>
                        </wps:spPr>
                        <wps:style>
                          <a:lnRef idx="1">
                            <a:srgbClr val="990033"/>
                          </a:lnRef>
                          <a:fillRef idx="1">
                            <a:srgbClr val="FFFFB7"/>
                          </a:fillRef>
                          <a:effectRef idx="0">
                            <a:scrgbClr r="0" g="0" b="0"/>
                          </a:effectRef>
                          <a:fontRef idx="none"/>
                        </wps:style>
                        <wps:bodyPr/>
                      </wps:wsp>
                      <wps:wsp>
                        <wps:cNvPr id="124656" name="Shape 124656"/>
                        <wps:cNvSpPr/>
                        <wps:spPr>
                          <a:xfrm>
                            <a:off x="3713217" y="1414177"/>
                            <a:ext cx="208485" cy="93854"/>
                          </a:xfrm>
                          <a:custGeom>
                            <a:avLst/>
                            <a:gdLst/>
                            <a:ahLst/>
                            <a:cxnLst/>
                            <a:rect l="0" t="0" r="0" b="0"/>
                            <a:pathLst>
                              <a:path w="208485" h="93854">
                                <a:moveTo>
                                  <a:pt x="0" y="0"/>
                                </a:moveTo>
                                <a:lnTo>
                                  <a:pt x="208485" y="0"/>
                                </a:lnTo>
                                <a:lnTo>
                                  <a:pt x="208485" y="93854"/>
                                </a:lnTo>
                                <a:lnTo>
                                  <a:pt x="0" y="93854"/>
                                </a:lnTo>
                                <a:lnTo>
                                  <a:pt x="0" y="0"/>
                                </a:lnTo>
                              </a:path>
                            </a:pathLst>
                          </a:custGeom>
                          <a:ln w="0" cap="flat">
                            <a:round/>
                          </a:ln>
                        </wps:spPr>
                        <wps:style>
                          <a:lnRef idx="0">
                            <a:srgbClr val="000000">
                              <a:alpha val="0"/>
                            </a:srgbClr>
                          </a:lnRef>
                          <a:fillRef idx="1">
                            <a:srgbClr val="FFFFB7"/>
                          </a:fillRef>
                          <a:effectRef idx="0">
                            <a:scrgbClr r="0" g="0" b="0"/>
                          </a:effectRef>
                          <a:fontRef idx="none"/>
                        </wps:style>
                        <wps:bodyPr/>
                      </wps:wsp>
                      <wps:wsp>
                        <wps:cNvPr id="2757" name="Shape 2757"/>
                        <wps:cNvSpPr/>
                        <wps:spPr>
                          <a:xfrm>
                            <a:off x="3715954" y="1418523"/>
                            <a:ext cx="0" cy="92171"/>
                          </a:xfrm>
                          <a:custGeom>
                            <a:avLst/>
                            <a:gdLst/>
                            <a:ahLst/>
                            <a:cxnLst/>
                            <a:rect l="0" t="0" r="0" b="0"/>
                            <a:pathLst>
                              <a:path h="92171">
                                <a:moveTo>
                                  <a:pt x="0" y="92171"/>
                                </a:moveTo>
                                <a:lnTo>
                                  <a:pt x="0"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58" name="Shape 2758"/>
                        <wps:cNvSpPr/>
                        <wps:spPr>
                          <a:xfrm>
                            <a:off x="3715954" y="1416849"/>
                            <a:ext cx="206797" cy="0"/>
                          </a:xfrm>
                          <a:custGeom>
                            <a:avLst/>
                            <a:gdLst/>
                            <a:ahLst/>
                            <a:cxnLst/>
                            <a:rect l="0" t="0" r="0" b="0"/>
                            <a:pathLst>
                              <a:path w="206797">
                                <a:moveTo>
                                  <a:pt x="0" y="0"/>
                                </a:moveTo>
                                <a:lnTo>
                                  <a:pt x="206797" y="0"/>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59" name="Shape 2759"/>
                        <wps:cNvSpPr/>
                        <wps:spPr>
                          <a:xfrm>
                            <a:off x="3924424" y="1416849"/>
                            <a:ext cx="0" cy="92019"/>
                          </a:xfrm>
                          <a:custGeom>
                            <a:avLst/>
                            <a:gdLst/>
                            <a:ahLst/>
                            <a:cxnLst/>
                            <a:rect l="0" t="0" r="0" b="0"/>
                            <a:pathLst>
                              <a:path h="92019">
                                <a:moveTo>
                                  <a:pt x="0" y="0"/>
                                </a:moveTo>
                                <a:lnTo>
                                  <a:pt x="0" y="92019"/>
                                </a:lnTo>
                              </a:path>
                            </a:pathLst>
                          </a:custGeom>
                          <a:ln w="1684" cap="sq">
                            <a:round/>
                          </a:ln>
                        </wps:spPr>
                        <wps:style>
                          <a:lnRef idx="1">
                            <a:srgbClr val="990033"/>
                          </a:lnRef>
                          <a:fillRef idx="0">
                            <a:srgbClr val="000000">
                              <a:alpha val="0"/>
                            </a:srgbClr>
                          </a:fillRef>
                          <a:effectRef idx="0">
                            <a:scrgbClr r="0" g="0" b="0"/>
                          </a:effectRef>
                          <a:fontRef idx="none"/>
                        </wps:style>
                        <wps:bodyPr/>
                      </wps:wsp>
                      <wps:wsp>
                        <wps:cNvPr id="2760" name="Rectangle 2760"/>
                        <wps:cNvSpPr/>
                        <wps:spPr>
                          <a:xfrm>
                            <a:off x="3892112" y="1519846"/>
                            <a:ext cx="225623" cy="105854"/>
                          </a:xfrm>
                          <a:prstGeom prst="rect">
                            <a:avLst/>
                          </a:prstGeom>
                          <a:ln>
                            <a:noFill/>
                          </a:ln>
                        </wps:spPr>
                        <wps:txbx>
                          <w:txbxContent>
                            <w:p w14:paraId="0F20039A" w14:textId="77777777" w:rsidR="000F1FD6" w:rsidRDefault="00A2725C">
                              <w:pPr>
                                <w:spacing w:after="160" w:line="259" w:lineRule="auto"/>
                                <w:ind w:left="0" w:firstLine="0"/>
                                <w:jc w:val="left"/>
                              </w:pPr>
                              <w:r>
                                <w:rPr>
                                  <w:rFonts w:ascii="Arial" w:eastAsia="Arial" w:hAnsi="Arial" w:cs="Arial"/>
                                  <w:sz w:val="11"/>
                                </w:rPr>
                                <w:t>Login</w:t>
                              </w:r>
                            </w:p>
                          </w:txbxContent>
                        </wps:txbx>
                        <wps:bodyPr horzOverflow="overflow" vert="horz" lIns="0" tIns="0" rIns="0" bIns="0" rtlCol="0">
                          <a:noAutofit/>
                        </wps:bodyPr>
                      </wps:wsp>
                      <wps:wsp>
                        <wps:cNvPr id="2761" name="Shape 2761"/>
                        <wps:cNvSpPr/>
                        <wps:spPr>
                          <a:xfrm>
                            <a:off x="1657786" y="272738"/>
                            <a:ext cx="748729" cy="333597"/>
                          </a:xfrm>
                          <a:custGeom>
                            <a:avLst/>
                            <a:gdLst/>
                            <a:ahLst/>
                            <a:cxnLst/>
                            <a:rect l="0" t="0" r="0" b="0"/>
                            <a:pathLst>
                              <a:path w="748729" h="333597">
                                <a:moveTo>
                                  <a:pt x="748729" y="0"/>
                                </a:moveTo>
                                <a:lnTo>
                                  <a:pt x="0" y="333597"/>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62" name="Shape 2762"/>
                        <wps:cNvSpPr/>
                        <wps:spPr>
                          <a:xfrm>
                            <a:off x="1657786" y="604433"/>
                            <a:ext cx="67741" cy="1903"/>
                          </a:xfrm>
                          <a:custGeom>
                            <a:avLst/>
                            <a:gdLst/>
                            <a:ahLst/>
                            <a:cxnLst/>
                            <a:rect l="0" t="0" r="0" b="0"/>
                            <a:pathLst>
                              <a:path w="67741" h="1903">
                                <a:moveTo>
                                  <a:pt x="0" y="1903"/>
                                </a:moveTo>
                                <a:lnTo>
                                  <a:pt x="67741"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63" name="Shape 2763"/>
                        <wps:cNvSpPr/>
                        <wps:spPr>
                          <a:xfrm>
                            <a:off x="1657786" y="555798"/>
                            <a:ext cx="46757" cy="50538"/>
                          </a:xfrm>
                          <a:custGeom>
                            <a:avLst/>
                            <a:gdLst/>
                            <a:ahLst/>
                            <a:cxnLst/>
                            <a:rect l="0" t="0" r="0" b="0"/>
                            <a:pathLst>
                              <a:path w="46757" h="50538">
                                <a:moveTo>
                                  <a:pt x="0" y="50538"/>
                                </a:moveTo>
                                <a:lnTo>
                                  <a:pt x="46757"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64" name="Shape 2764"/>
                        <wps:cNvSpPr/>
                        <wps:spPr>
                          <a:xfrm>
                            <a:off x="3040821" y="269237"/>
                            <a:ext cx="1051170" cy="451646"/>
                          </a:xfrm>
                          <a:custGeom>
                            <a:avLst/>
                            <a:gdLst/>
                            <a:ahLst/>
                            <a:cxnLst/>
                            <a:rect l="0" t="0" r="0" b="0"/>
                            <a:pathLst>
                              <a:path w="1051170" h="451646">
                                <a:moveTo>
                                  <a:pt x="0" y="0"/>
                                </a:moveTo>
                                <a:lnTo>
                                  <a:pt x="1051170" y="451646"/>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65" name="Shape 2765"/>
                        <wps:cNvSpPr/>
                        <wps:spPr>
                          <a:xfrm>
                            <a:off x="4045005" y="672324"/>
                            <a:ext cx="46986" cy="48559"/>
                          </a:xfrm>
                          <a:custGeom>
                            <a:avLst/>
                            <a:gdLst/>
                            <a:ahLst/>
                            <a:cxnLst/>
                            <a:rect l="0" t="0" r="0" b="0"/>
                            <a:pathLst>
                              <a:path w="46986" h="48559">
                                <a:moveTo>
                                  <a:pt x="46986" y="48559"/>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66" name="Shape 2766"/>
                        <wps:cNvSpPr/>
                        <wps:spPr>
                          <a:xfrm>
                            <a:off x="4024250" y="720884"/>
                            <a:ext cx="67741" cy="0"/>
                          </a:xfrm>
                          <a:custGeom>
                            <a:avLst/>
                            <a:gdLst/>
                            <a:ahLst/>
                            <a:cxnLst/>
                            <a:rect l="0" t="0" r="0" b="0"/>
                            <a:pathLst>
                              <a:path w="67741">
                                <a:moveTo>
                                  <a:pt x="67741" y="0"/>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67" name="Shape 2767"/>
                        <wps:cNvSpPr/>
                        <wps:spPr>
                          <a:xfrm>
                            <a:off x="552636" y="884295"/>
                            <a:ext cx="634230" cy="526312"/>
                          </a:xfrm>
                          <a:custGeom>
                            <a:avLst/>
                            <a:gdLst/>
                            <a:ahLst/>
                            <a:cxnLst/>
                            <a:rect l="0" t="0" r="0" b="0"/>
                            <a:pathLst>
                              <a:path w="634230" h="526312">
                                <a:moveTo>
                                  <a:pt x="634230" y="0"/>
                                </a:moveTo>
                                <a:lnTo>
                                  <a:pt x="0" y="526312"/>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68" name="Shape 2768"/>
                        <wps:cNvSpPr/>
                        <wps:spPr>
                          <a:xfrm>
                            <a:off x="552636" y="1391503"/>
                            <a:ext cx="66069" cy="19104"/>
                          </a:xfrm>
                          <a:custGeom>
                            <a:avLst/>
                            <a:gdLst/>
                            <a:ahLst/>
                            <a:cxnLst/>
                            <a:rect l="0" t="0" r="0" b="0"/>
                            <a:pathLst>
                              <a:path w="66069" h="19104">
                                <a:moveTo>
                                  <a:pt x="0" y="19104"/>
                                </a:moveTo>
                                <a:lnTo>
                                  <a:pt x="66069"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69" name="Shape 2769"/>
                        <wps:cNvSpPr/>
                        <wps:spPr>
                          <a:xfrm>
                            <a:off x="552636" y="1349870"/>
                            <a:ext cx="31248" cy="60737"/>
                          </a:xfrm>
                          <a:custGeom>
                            <a:avLst/>
                            <a:gdLst/>
                            <a:ahLst/>
                            <a:cxnLst/>
                            <a:rect l="0" t="0" r="0" b="0"/>
                            <a:pathLst>
                              <a:path w="31248" h="60737">
                                <a:moveTo>
                                  <a:pt x="0" y="60737"/>
                                </a:moveTo>
                                <a:lnTo>
                                  <a:pt x="31248"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0" name="Shape 2770"/>
                        <wps:cNvSpPr/>
                        <wps:spPr>
                          <a:xfrm>
                            <a:off x="611634" y="884295"/>
                            <a:ext cx="660231" cy="1101412"/>
                          </a:xfrm>
                          <a:custGeom>
                            <a:avLst/>
                            <a:gdLst/>
                            <a:ahLst/>
                            <a:cxnLst/>
                            <a:rect l="0" t="0" r="0" b="0"/>
                            <a:pathLst>
                              <a:path w="660231" h="1101412">
                                <a:moveTo>
                                  <a:pt x="660231" y="0"/>
                                </a:moveTo>
                                <a:lnTo>
                                  <a:pt x="0" y="1101412"/>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71" name="Shape 2771"/>
                        <wps:cNvSpPr/>
                        <wps:spPr>
                          <a:xfrm>
                            <a:off x="611634" y="1945672"/>
                            <a:ext cx="55729" cy="40035"/>
                          </a:xfrm>
                          <a:custGeom>
                            <a:avLst/>
                            <a:gdLst/>
                            <a:ahLst/>
                            <a:cxnLst/>
                            <a:rect l="0" t="0" r="0" b="0"/>
                            <a:pathLst>
                              <a:path w="55729" h="40035">
                                <a:moveTo>
                                  <a:pt x="0" y="40035"/>
                                </a:moveTo>
                                <a:lnTo>
                                  <a:pt x="55729"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2" name="Shape 2772"/>
                        <wps:cNvSpPr/>
                        <wps:spPr>
                          <a:xfrm>
                            <a:off x="611634" y="1918044"/>
                            <a:ext cx="10416" cy="67663"/>
                          </a:xfrm>
                          <a:custGeom>
                            <a:avLst/>
                            <a:gdLst/>
                            <a:ahLst/>
                            <a:cxnLst/>
                            <a:rect l="0" t="0" r="0" b="0"/>
                            <a:pathLst>
                              <a:path w="10416" h="67663">
                                <a:moveTo>
                                  <a:pt x="0" y="67663"/>
                                </a:moveTo>
                                <a:lnTo>
                                  <a:pt x="10416"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3" name="Shape 2773"/>
                        <wps:cNvSpPr/>
                        <wps:spPr>
                          <a:xfrm>
                            <a:off x="1311933" y="884295"/>
                            <a:ext cx="38166" cy="1412495"/>
                          </a:xfrm>
                          <a:custGeom>
                            <a:avLst/>
                            <a:gdLst/>
                            <a:ahLst/>
                            <a:cxnLst/>
                            <a:rect l="0" t="0" r="0" b="0"/>
                            <a:pathLst>
                              <a:path w="38166" h="1412495">
                                <a:moveTo>
                                  <a:pt x="38166" y="0"/>
                                </a:moveTo>
                                <a:lnTo>
                                  <a:pt x="0" y="1412495"/>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74" name="Shape 2774"/>
                        <wps:cNvSpPr/>
                        <wps:spPr>
                          <a:xfrm>
                            <a:off x="1311933" y="2234159"/>
                            <a:ext cx="27827" cy="62632"/>
                          </a:xfrm>
                          <a:custGeom>
                            <a:avLst/>
                            <a:gdLst/>
                            <a:ahLst/>
                            <a:cxnLst/>
                            <a:rect l="0" t="0" r="0" b="0"/>
                            <a:pathLst>
                              <a:path w="27827" h="62632">
                                <a:moveTo>
                                  <a:pt x="0" y="62632"/>
                                </a:moveTo>
                                <a:lnTo>
                                  <a:pt x="27827"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5" name="Shape 2775"/>
                        <wps:cNvSpPr/>
                        <wps:spPr>
                          <a:xfrm>
                            <a:off x="1287604" y="2234159"/>
                            <a:ext cx="24329" cy="62632"/>
                          </a:xfrm>
                          <a:custGeom>
                            <a:avLst/>
                            <a:gdLst/>
                            <a:ahLst/>
                            <a:cxnLst/>
                            <a:rect l="0" t="0" r="0" b="0"/>
                            <a:pathLst>
                              <a:path w="24329" h="62632">
                                <a:moveTo>
                                  <a:pt x="24329" y="62632"/>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6" name="Shape 2776"/>
                        <wps:cNvSpPr/>
                        <wps:spPr>
                          <a:xfrm>
                            <a:off x="1405676" y="884295"/>
                            <a:ext cx="514485" cy="1445398"/>
                          </a:xfrm>
                          <a:custGeom>
                            <a:avLst/>
                            <a:gdLst/>
                            <a:ahLst/>
                            <a:cxnLst/>
                            <a:rect l="0" t="0" r="0" b="0"/>
                            <a:pathLst>
                              <a:path w="514485" h="1445398">
                                <a:moveTo>
                                  <a:pt x="0" y="0"/>
                                </a:moveTo>
                                <a:lnTo>
                                  <a:pt x="514485" y="1445398"/>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77" name="Shape 2777"/>
                        <wps:cNvSpPr/>
                        <wps:spPr>
                          <a:xfrm>
                            <a:off x="1920161" y="2262015"/>
                            <a:ext cx="3345" cy="67678"/>
                          </a:xfrm>
                          <a:custGeom>
                            <a:avLst/>
                            <a:gdLst/>
                            <a:ahLst/>
                            <a:cxnLst/>
                            <a:rect l="0" t="0" r="0" b="0"/>
                            <a:pathLst>
                              <a:path w="3345" h="67678">
                                <a:moveTo>
                                  <a:pt x="0" y="67678"/>
                                </a:moveTo>
                                <a:lnTo>
                                  <a:pt x="3345"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8" name="Shape 2778"/>
                        <wps:cNvSpPr/>
                        <wps:spPr>
                          <a:xfrm>
                            <a:off x="1874848" y="2279407"/>
                            <a:ext cx="45313" cy="50287"/>
                          </a:xfrm>
                          <a:custGeom>
                            <a:avLst/>
                            <a:gdLst/>
                            <a:ahLst/>
                            <a:cxnLst/>
                            <a:rect l="0" t="0" r="0" b="0"/>
                            <a:pathLst>
                              <a:path w="45313" h="50287">
                                <a:moveTo>
                                  <a:pt x="45313" y="50287"/>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79" name="Shape 2779"/>
                        <wps:cNvSpPr/>
                        <wps:spPr>
                          <a:xfrm>
                            <a:off x="1459580" y="884295"/>
                            <a:ext cx="1117239" cy="1445398"/>
                          </a:xfrm>
                          <a:custGeom>
                            <a:avLst/>
                            <a:gdLst/>
                            <a:ahLst/>
                            <a:cxnLst/>
                            <a:rect l="0" t="0" r="0" b="0"/>
                            <a:pathLst>
                              <a:path w="1117239" h="1445398">
                                <a:moveTo>
                                  <a:pt x="0" y="0"/>
                                </a:moveTo>
                                <a:lnTo>
                                  <a:pt x="1117239" y="1445398"/>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80" name="Shape 2780"/>
                        <wps:cNvSpPr/>
                        <wps:spPr>
                          <a:xfrm>
                            <a:off x="2559408" y="2265379"/>
                            <a:ext cx="17411" cy="64314"/>
                          </a:xfrm>
                          <a:custGeom>
                            <a:avLst/>
                            <a:gdLst/>
                            <a:ahLst/>
                            <a:cxnLst/>
                            <a:rect l="0" t="0" r="0" b="0"/>
                            <a:pathLst>
                              <a:path w="17411" h="64314">
                                <a:moveTo>
                                  <a:pt x="17411" y="64314"/>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1" name="Shape 2781"/>
                        <wps:cNvSpPr/>
                        <wps:spPr>
                          <a:xfrm>
                            <a:off x="2517669" y="2296791"/>
                            <a:ext cx="59150" cy="32903"/>
                          </a:xfrm>
                          <a:custGeom>
                            <a:avLst/>
                            <a:gdLst/>
                            <a:ahLst/>
                            <a:cxnLst/>
                            <a:rect l="0" t="0" r="0" b="0"/>
                            <a:pathLst>
                              <a:path w="59150" h="32903">
                                <a:moveTo>
                                  <a:pt x="59150" y="32903"/>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2" name="Shape 2782"/>
                        <wps:cNvSpPr/>
                        <wps:spPr>
                          <a:xfrm>
                            <a:off x="1548305" y="884295"/>
                            <a:ext cx="1329130" cy="976284"/>
                          </a:xfrm>
                          <a:custGeom>
                            <a:avLst/>
                            <a:gdLst/>
                            <a:ahLst/>
                            <a:cxnLst/>
                            <a:rect l="0" t="0" r="0" b="0"/>
                            <a:pathLst>
                              <a:path w="1329130" h="976284">
                                <a:moveTo>
                                  <a:pt x="0" y="0"/>
                                </a:moveTo>
                                <a:lnTo>
                                  <a:pt x="1329130" y="976284"/>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83" name="Shape 2783"/>
                        <wps:cNvSpPr/>
                        <wps:spPr>
                          <a:xfrm>
                            <a:off x="2842767" y="1803191"/>
                            <a:ext cx="34669" cy="57388"/>
                          </a:xfrm>
                          <a:custGeom>
                            <a:avLst/>
                            <a:gdLst/>
                            <a:ahLst/>
                            <a:cxnLst/>
                            <a:rect l="0" t="0" r="0" b="0"/>
                            <a:pathLst>
                              <a:path w="34669" h="57388">
                                <a:moveTo>
                                  <a:pt x="34669" y="57388"/>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4" name="Shape 2784"/>
                        <wps:cNvSpPr/>
                        <wps:spPr>
                          <a:xfrm>
                            <a:off x="2811367" y="1844900"/>
                            <a:ext cx="66069" cy="15679"/>
                          </a:xfrm>
                          <a:custGeom>
                            <a:avLst/>
                            <a:gdLst/>
                            <a:ahLst/>
                            <a:cxnLst/>
                            <a:rect l="0" t="0" r="0" b="0"/>
                            <a:pathLst>
                              <a:path w="66069" h="15679">
                                <a:moveTo>
                                  <a:pt x="66069" y="15679"/>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5" name="Shape 2785"/>
                        <wps:cNvSpPr/>
                        <wps:spPr>
                          <a:xfrm>
                            <a:off x="1678542" y="882469"/>
                            <a:ext cx="1254470" cy="533391"/>
                          </a:xfrm>
                          <a:custGeom>
                            <a:avLst/>
                            <a:gdLst/>
                            <a:ahLst/>
                            <a:cxnLst/>
                            <a:rect l="0" t="0" r="0" b="0"/>
                            <a:pathLst>
                              <a:path w="1254470" h="533391">
                                <a:moveTo>
                                  <a:pt x="0" y="0"/>
                                </a:moveTo>
                                <a:lnTo>
                                  <a:pt x="1254470" y="533391"/>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86" name="Shape 2786"/>
                        <wps:cNvSpPr/>
                        <wps:spPr>
                          <a:xfrm>
                            <a:off x="2886179" y="1367224"/>
                            <a:ext cx="46834" cy="48635"/>
                          </a:xfrm>
                          <a:custGeom>
                            <a:avLst/>
                            <a:gdLst/>
                            <a:ahLst/>
                            <a:cxnLst/>
                            <a:rect l="0" t="0" r="0" b="0"/>
                            <a:pathLst>
                              <a:path w="46834" h="48635">
                                <a:moveTo>
                                  <a:pt x="46834" y="48635"/>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7" name="Shape 2787"/>
                        <wps:cNvSpPr/>
                        <wps:spPr>
                          <a:xfrm>
                            <a:off x="2865271" y="1415859"/>
                            <a:ext cx="67741" cy="0"/>
                          </a:xfrm>
                          <a:custGeom>
                            <a:avLst/>
                            <a:gdLst/>
                            <a:ahLst/>
                            <a:cxnLst/>
                            <a:rect l="0" t="0" r="0" b="0"/>
                            <a:pathLst>
                              <a:path w="67741">
                                <a:moveTo>
                                  <a:pt x="67741" y="0"/>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88" name="Shape 2788"/>
                        <wps:cNvSpPr/>
                        <wps:spPr>
                          <a:xfrm>
                            <a:off x="4102483" y="995342"/>
                            <a:ext cx="231127" cy="417092"/>
                          </a:xfrm>
                          <a:custGeom>
                            <a:avLst/>
                            <a:gdLst/>
                            <a:ahLst/>
                            <a:cxnLst/>
                            <a:rect l="0" t="0" r="0" b="0"/>
                            <a:pathLst>
                              <a:path w="231127" h="417092">
                                <a:moveTo>
                                  <a:pt x="231127" y="0"/>
                                </a:moveTo>
                                <a:lnTo>
                                  <a:pt x="0" y="417092"/>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89" name="Shape 2789"/>
                        <wps:cNvSpPr/>
                        <wps:spPr>
                          <a:xfrm>
                            <a:off x="4102483" y="1370801"/>
                            <a:ext cx="52004" cy="41633"/>
                          </a:xfrm>
                          <a:custGeom>
                            <a:avLst/>
                            <a:gdLst/>
                            <a:ahLst/>
                            <a:cxnLst/>
                            <a:rect l="0" t="0" r="0" b="0"/>
                            <a:pathLst>
                              <a:path w="52004" h="41633">
                                <a:moveTo>
                                  <a:pt x="0" y="41633"/>
                                </a:moveTo>
                                <a:lnTo>
                                  <a:pt x="52004"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90" name="Shape 2790"/>
                        <wps:cNvSpPr/>
                        <wps:spPr>
                          <a:xfrm>
                            <a:off x="4102483" y="1346293"/>
                            <a:ext cx="6919" cy="66141"/>
                          </a:xfrm>
                          <a:custGeom>
                            <a:avLst/>
                            <a:gdLst/>
                            <a:ahLst/>
                            <a:cxnLst/>
                            <a:rect l="0" t="0" r="0" b="0"/>
                            <a:pathLst>
                              <a:path w="6919" h="66141">
                                <a:moveTo>
                                  <a:pt x="0" y="66141"/>
                                </a:moveTo>
                                <a:lnTo>
                                  <a:pt x="6919"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91" name="Shape 2791"/>
                        <wps:cNvSpPr/>
                        <wps:spPr>
                          <a:xfrm>
                            <a:off x="4455255" y="995342"/>
                            <a:ext cx="121417" cy="417092"/>
                          </a:xfrm>
                          <a:custGeom>
                            <a:avLst/>
                            <a:gdLst/>
                            <a:ahLst/>
                            <a:cxnLst/>
                            <a:rect l="0" t="0" r="0" b="0"/>
                            <a:pathLst>
                              <a:path w="121417" h="417092">
                                <a:moveTo>
                                  <a:pt x="0" y="0"/>
                                </a:moveTo>
                                <a:lnTo>
                                  <a:pt x="121417" y="417092"/>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92" name="Shape 2792"/>
                        <wps:cNvSpPr/>
                        <wps:spPr>
                          <a:xfrm>
                            <a:off x="4576673" y="1344619"/>
                            <a:ext cx="7147" cy="67815"/>
                          </a:xfrm>
                          <a:custGeom>
                            <a:avLst/>
                            <a:gdLst/>
                            <a:ahLst/>
                            <a:cxnLst/>
                            <a:rect l="0" t="0" r="0" b="0"/>
                            <a:pathLst>
                              <a:path w="7147" h="67815">
                                <a:moveTo>
                                  <a:pt x="0" y="67815"/>
                                </a:moveTo>
                                <a:lnTo>
                                  <a:pt x="7147"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93" name="Shape 2793"/>
                        <wps:cNvSpPr/>
                        <wps:spPr>
                          <a:xfrm>
                            <a:off x="4535161" y="1358623"/>
                            <a:ext cx="41511" cy="53811"/>
                          </a:xfrm>
                          <a:custGeom>
                            <a:avLst/>
                            <a:gdLst/>
                            <a:ahLst/>
                            <a:cxnLst/>
                            <a:rect l="0" t="0" r="0" b="0"/>
                            <a:pathLst>
                              <a:path w="41511" h="53811">
                                <a:moveTo>
                                  <a:pt x="41511" y="53811"/>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94" name="Shape 2794"/>
                        <wps:cNvSpPr/>
                        <wps:spPr>
                          <a:xfrm>
                            <a:off x="4569755" y="995342"/>
                            <a:ext cx="460580" cy="417092"/>
                          </a:xfrm>
                          <a:custGeom>
                            <a:avLst/>
                            <a:gdLst/>
                            <a:ahLst/>
                            <a:cxnLst/>
                            <a:rect l="0" t="0" r="0" b="0"/>
                            <a:pathLst>
                              <a:path w="460580" h="417092">
                                <a:moveTo>
                                  <a:pt x="0" y="0"/>
                                </a:moveTo>
                                <a:lnTo>
                                  <a:pt x="460580" y="417092"/>
                                </a:lnTo>
                              </a:path>
                            </a:pathLst>
                          </a:custGeom>
                          <a:ln w="1064" cap="flat">
                            <a:custDash>
                              <a:ds d="25143" sp="8381"/>
                            </a:custDash>
                            <a:round/>
                          </a:ln>
                        </wps:spPr>
                        <wps:style>
                          <a:lnRef idx="1">
                            <a:srgbClr val="000000"/>
                          </a:lnRef>
                          <a:fillRef idx="0">
                            <a:srgbClr val="000000">
                              <a:alpha val="0"/>
                            </a:srgbClr>
                          </a:fillRef>
                          <a:effectRef idx="0">
                            <a:scrgbClr r="0" g="0" b="0"/>
                          </a:effectRef>
                          <a:fontRef idx="none"/>
                        </wps:style>
                        <wps:bodyPr/>
                      </wps:wsp>
                      <wps:wsp>
                        <wps:cNvPr id="2795" name="Shape 2795"/>
                        <wps:cNvSpPr/>
                        <wps:spPr>
                          <a:xfrm>
                            <a:off x="5000760" y="1351545"/>
                            <a:ext cx="29575" cy="60889"/>
                          </a:xfrm>
                          <a:custGeom>
                            <a:avLst/>
                            <a:gdLst/>
                            <a:ahLst/>
                            <a:cxnLst/>
                            <a:rect l="0" t="0" r="0" b="0"/>
                            <a:pathLst>
                              <a:path w="29575" h="60889">
                                <a:moveTo>
                                  <a:pt x="29575" y="60889"/>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s:wsp>
                        <wps:cNvPr id="2796" name="Shape 2796"/>
                        <wps:cNvSpPr/>
                        <wps:spPr>
                          <a:xfrm>
                            <a:off x="4965939" y="1389829"/>
                            <a:ext cx="64396" cy="22605"/>
                          </a:xfrm>
                          <a:custGeom>
                            <a:avLst/>
                            <a:gdLst/>
                            <a:ahLst/>
                            <a:cxnLst/>
                            <a:rect l="0" t="0" r="0" b="0"/>
                            <a:pathLst>
                              <a:path w="64396" h="22605">
                                <a:moveTo>
                                  <a:pt x="64396" y="22605"/>
                                </a:moveTo>
                                <a:lnTo>
                                  <a:pt x="0" y="0"/>
                                </a:lnTo>
                              </a:path>
                            </a:pathLst>
                          </a:custGeom>
                          <a:ln w="5053"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30109AD" id="Group 94483" o:spid="_x0000_s1182" style="width:435.9pt;height:222.85pt;mso-position-horizontal-relative:char;mso-position-vertical-relative:line" coordsize="55358,271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">
                <v:shape id="Shape 124631" o:spid="_x0000_s1183" style="position:absolute;left:24944;width:5450;height:2725;visibility:visible;mso-wrap-style:square;v-text-anchor:top" coordsize="544972,27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" path="m,l544972,r,272586l,272586,,e" fillcolor="#ffffb7" strokecolor="#903" strokeweight=".16636mm">
                  <v:path arrowok="t" textboxrect="0,0,544972,272586"/>
                </v:shape>
                <v:shape id="Shape 124632" o:spid="_x0000_s1184" style="position:absolute;left:24031;top:547;width:1797;height:531;visibility:visible;mso-wrap-style:square;v-text-anchor:top" coordsize="179663,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" path="m,l179663,r,53096l,53096,,e" fillcolor="#ffffb7" strokecolor="#903" strokeweight=".16636mm">
                  <v:path arrowok="t" textboxrect="0,0,179663,53096"/>
                </v:shape>
                <v:shape id="Shape 124633" o:spid="_x0000_s1185" style="position:absolute;left:24031;top:1646;width:1797;height:531;visibility:visible;mso-wrap-style:square;v-text-anchor:top" coordsize="179663,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" path="m,l179663,r,53096l,53096,,e" fillcolor="#ffffb7" strokecolor="#903" strokeweight=".16636mm">
                  <v:path arrowok="t" textboxrect="0,0,179663,53096"/>
                </v:shape>
                <v:rect id="Rectangle 2682" o:spid="_x0000_s1186" style="position:absolute;left:26254;top:82;width:4489;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17836510" w14:textId="77777777" w:rsidR="000F1FD6" w:rsidRDefault="00A2725C">
                        <w:pPr>
                          <w:spacing w:after="160" w:line="259" w:lineRule="auto"/>
                          <w:ind w:left="0" w:firstLine="0"/>
                          <w:jc w:val="left"/>
                        </w:pPr>
                        <w:r>
                          <w:rPr>
                            <w:rFonts w:ascii="Arial" w:eastAsia="Arial" w:hAnsi="Arial" w:cs="Arial"/>
                            <w:sz w:val="11"/>
                          </w:rPr>
                          <w:t>application</w:t>
                        </w:r>
                      </w:p>
                    </w:txbxContent>
                  </v:textbox>
                </v:rect>
                <v:shape id="Shape 2683" o:spid="_x0000_s1187" style="position:absolute;left:11322;top:6115;width:5450;height:2726;visibility:visible;mso-wrap-style:square;v-text-anchor:top" coordsize="544972,2725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" path="m,l544972,r,272586l,272586,,xe" fillcolor="#ffffb7" strokecolor="#903" strokeweight=".16636mm">
                  <v:path arrowok="t" textboxrect="0,0,544972,272586"/>
                </v:shape>
                <v:shape id="Shape 124634" o:spid="_x0000_s1188" style="position:absolute;left:10408;top:6663;width:1797;height:531;visibility:visible;mso-wrap-style:square;v-text-anchor:top" coordsize="179663,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" path="m,l179663,r,53096l,53096,,e" fillcolor="#ffffb7" strokecolor="#903" strokeweight=".16636mm">
                  <v:path arrowok="t" textboxrect="0,0,179663,53096"/>
                </v:shape>
                <v:shape id="Shape 124635" o:spid="_x0000_s1189" style="position:absolute;left:10408;top:7762;width:1797;height:531;visibility:visible;mso-wrap-style:square;v-text-anchor:top" coordsize="179663,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" path="m,l179663,r,53096l,53096,,e" fillcolor="#ffffb7" strokecolor="#903" strokeweight=".16636mm">
                  <v:path arrowok="t" textboxrect="0,0,179663,53096"/>
                </v:shape>
                <v:rect id="Rectangle 2686" o:spid="_x0000_s1190" style="position:absolute;left:12632;top:6198;width:3513;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" filled="f" stroked="f">
                  <v:textbox inset="0,0,0,0">
                    <w:txbxContent>
                      <w:p w14:paraId="0235D157" w14:textId="77777777" w:rsidR="000F1FD6" w:rsidRDefault="00A2725C">
                        <w:pPr>
                          <w:spacing w:after="160" w:line="259" w:lineRule="auto"/>
                          <w:ind w:left="0" w:firstLine="0"/>
                          <w:jc w:val="left"/>
                        </w:pPr>
                        <w:r>
                          <w:rPr>
                            <w:rFonts w:ascii="Arial" w:eastAsia="Arial" w:hAnsi="Arial" w:cs="Arial"/>
                            <w:sz w:val="11"/>
                          </w:rPr>
                          <w:t xml:space="preserve">network </w:t>
                        </w:r>
                      </w:p>
                    </w:txbxContent>
                  </v:textbox>
                </v:rect>
                <v:rect id="Rectangle 2687" o:spid="_x0000_s1191" style="position:absolute;left:12632;top:7068;width:3126;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" filled="f" stroked="f">
                  <v:textbox inset="0,0,0,0">
                    <w:txbxContent>
                      <w:p w14:paraId="2C421697" w14:textId="77777777" w:rsidR="000F1FD6" w:rsidRDefault="00A2725C">
                        <w:pPr>
                          <w:spacing w:after="160" w:line="259" w:lineRule="auto"/>
                          <w:ind w:left="0" w:firstLine="0"/>
                          <w:jc w:val="left"/>
                        </w:pPr>
                        <w:r>
                          <w:rPr>
                            <w:rFonts w:ascii="Arial" w:eastAsia="Arial" w:hAnsi="Arial" w:cs="Arial"/>
                            <w:sz w:val="11"/>
                          </w:rPr>
                          <w:t>follower</w:t>
                        </w:r>
                      </w:p>
                    </w:txbxContent>
                  </v:textbox>
                </v:rect>
                <v:shape id="Shape 124636" o:spid="_x0000_s1192" style="position:absolute;left:41655;top:7225;width:6043;height:2728;visibility:visible;mso-wrap-style:square;v-text-anchor:top" coordsize="604298,272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" path="m,l604298,r,272776l,272776,,e" fillcolor="#ffffb7" strokecolor="#903" strokeweight=".18714mm">
                  <v:path arrowok="t" textboxrect="0,0,604298,272776"/>
                </v:shape>
                <v:shape id="Shape 124637" o:spid="_x0000_s1193" style="position:absolute;left:40643;top:7775;width:1991;height:531;visibility:visible;mso-wrap-style:square;v-text-anchor:top" coordsize="199126,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" path="m,l199126,r,53096l,53096,,e" fillcolor="#ffffb7" strokecolor="#903" strokeweight=".18714mm">
                  <v:path arrowok="t" textboxrect="0,0,199126,53096"/>
                </v:shape>
                <v:shape id="Shape 124638" o:spid="_x0000_s1194" style="position:absolute;left:40643;top:8872;width:1991;height:531;visibility:visible;mso-wrap-style:square;v-text-anchor:top" coordsize="199126,53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" path="m,l199126,r,53096l,53096,,e" fillcolor="#ffffb7" strokecolor="#903" strokeweight=".18714mm">
                  <v:path arrowok="t" textboxrect="0,0,199126,53096"/>
                </v:shape>
                <v:rect id="Rectangle 2691" o:spid="_x0000_s1195" style="position:absolute;left:43109;top:7311;width:4346;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" filled="f" stroked="f">
                  <v:textbox inset="0,0,0,0">
                    <w:txbxContent>
                      <w:p w14:paraId="2B710291" w14:textId="77777777" w:rsidR="000F1FD6" w:rsidRDefault="00A2725C">
                        <w:pPr>
                          <w:spacing w:after="160" w:line="259" w:lineRule="auto"/>
                          <w:ind w:left="0" w:firstLine="0"/>
                          <w:jc w:val="left"/>
                        </w:pPr>
                        <w:r>
                          <w:rPr>
                            <w:rFonts w:ascii="Arial" w:eastAsia="Arial" w:hAnsi="Arial" w:cs="Arial"/>
                            <w:sz w:val="11"/>
                          </w:rPr>
                          <w:t>maintainer</w:t>
                        </w:r>
                      </w:p>
                    </w:txbxContent>
                  </v:textbox>
                </v:rect>
                <v:shape id="Shape 124639" o:spid="_x0000_s1196" style="position:absolute;top:14975;width:5474;height:2761;visibility:visible;mso-wrap-style:square;v-text-anchor:top" coordsize="547405,27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" path="m,l547405,r,276141l,276141,,e" fillcolor="#ffffb7" strokecolor="#903" strokeweight=".04678mm">
                  <v:path arrowok="t" textboxrect="0,0,547405,276141"/>
                </v:shape>
                <v:shape id="Shape 124640" o:spid="_x0000_s1197" style="position:absolute;top:14036;width:2206;height:939;visibility:visible;mso-wrap-style:square;v-text-anchor:top" coordsize="220650,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" path="m,l220650,r,93853l,93853,,e" fillcolor="#ffffb7" stroked="f" strokeweight="0">
                  <v:path arrowok="t" textboxrect="0,0,220650,93853"/>
                </v:shape>
                <v:shape id="Shape 2694" o:spid="_x0000_s1198" style="position:absolute;left:27;top:14080;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" path="m,92171l,e" filled="f" strokecolor="#903" strokeweight=".04678mm">
                  <v:stroke endcap="square"/>
                  <v:path arrowok="t" textboxrect="0,0,0,92171"/>
                </v:shape>
                <v:shape id="Shape 2695" o:spid="_x0000_s1199" style="position:absolute;left:27;top:14064;width:2189;height:0;visibility:visible;mso-wrap-style:square;v-text-anchor:top" coordsize="218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" path="m,l218970,e" filled="f" strokecolor="#903" strokeweight=".04678mm">
                  <v:stroke endcap="square"/>
                  <v:path arrowok="t" textboxrect="0,0,218970,0"/>
                </v:shape>
                <v:shape id="Shape 2696" o:spid="_x0000_s1200" style="position:absolute;left:2233;top:14064;width:0;height:921;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" path="m,l,92171e" filled="f" strokecolor="#903" strokeweight=".04678mm">
                  <v:stroke endcap="square"/>
                  <v:path arrowok="t" textboxrect="0,0,0,92171"/>
                </v:shape>
                <v:rect id="Rectangle 2697" o:spid="_x0000_s1201" style="position:absolute;left:312;top:15094;width:6687;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" filled="f" stroked="f">
                  <v:textbox inset="0,0,0,0">
                    <w:txbxContent>
                      <w:p w14:paraId="1F4A81BC" w14:textId="77777777" w:rsidR="000F1FD6" w:rsidRDefault="00A2725C">
                        <w:pPr>
                          <w:spacing w:after="160" w:line="259" w:lineRule="auto"/>
                          <w:ind w:left="0" w:firstLine="0"/>
                          <w:jc w:val="left"/>
                        </w:pPr>
                        <w:r>
                          <w:rPr>
                            <w:rFonts w:ascii="Arial" w:eastAsia="Arial" w:hAnsi="Arial" w:cs="Arial"/>
                            <w:sz w:val="11"/>
                          </w:rPr>
                          <w:t>Browse and Trai</w:t>
                        </w:r>
                      </w:p>
                    </w:txbxContent>
                  </v:textbox>
                </v:rect>
                <v:rect id="Rectangle 2698" o:spid="_x0000_s1202" style="position:absolute;left:591;top:15961;width:6020;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" filled="f" stroked="f">
                  <v:textbox inset="0,0,0,0">
                    <w:txbxContent>
                      <w:p w14:paraId="5C0207CA" w14:textId="77777777" w:rsidR="000F1FD6" w:rsidRDefault="00A2725C">
                        <w:pPr>
                          <w:spacing w:after="160" w:line="259" w:lineRule="auto"/>
                          <w:ind w:left="0" w:firstLine="0"/>
                          <w:jc w:val="left"/>
                        </w:pPr>
                        <w:r>
                          <w:rPr>
                            <w:rFonts w:ascii="Arial" w:eastAsia="Arial" w:hAnsi="Arial" w:cs="Arial"/>
                            <w:sz w:val="11"/>
                          </w:rPr>
                          <w:t xml:space="preserve">n &amp; Test Data </w:t>
                        </w:r>
                      </w:p>
                    </w:txbxContent>
                  </v:textbox>
                </v:rect>
                <v:shape id="Shape 124641" o:spid="_x0000_s1203" style="position:absolute;left:1946;top:20812;width:5474;height:2763;visibility:visible;mso-wrap-style:square;v-text-anchor:top" coordsize="547405,276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" path="m,l547405,r,276323l,276323,,e" fillcolor="#ffffb7" strokecolor="#903" strokeweight=".04678mm">
                  <v:path arrowok="t" textboxrect="0,0,547405,276323"/>
                </v:shape>
                <v:shape id="Shape 2700" o:spid="_x0000_s1204" style="position:absolute;left:1946;top:19873;width:2206;height:939;visibility:visible;mso-wrap-style:square;v-text-anchor:top" coordsize="220650,9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" path="m,l220650,r,93854l,93854,,xe" fillcolor="#ffffb7" stroked="f" strokeweight="0">
                  <v:path arrowok="t" textboxrect="0,0,220650,93854"/>
                </v:shape>
                <v:shape id="Shape 2701" o:spid="_x0000_s1205" style="position:absolute;left:1973;top:19919;width:0;height:920;visibility:visible;mso-wrap-style:square;v-text-anchor:top" coordsize="0,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" path="m,92019l,e" filled="f" strokecolor="#903" strokeweight=".04678mm">
                  <v:stroke endcap="square"/>
                  <v:path arrowok="t" textboxrect="0,0,0,92019"/>
                </v:shape>
                <v:shape id="Shape 2702" o:spid="_x0000_s1206" style="position:absolute;left:1973;top:19900;width:2190;height:0;visibility:visible;mso-wrap-style:square;v-text-anchor:top" coordsize="218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" path="m,l218962,e" filled="f" strokecolor="#903" strokeweight=".04678mm">
                  <v:stroke endcap="square"/>
                  <v:path arrowok="t" textboxrect="0,0,218962,0"/>
                </v:shape>
                <v:shape id="Shape 2703" o:spid="_x0000_s1207" style="position:absolute;left:4179;top:19900;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" path="m,l,92171e" filled="f" strokecolor="#903" strokeweight=".04678mm">
                  <v:stroke endcap="square"/>
                  <v:path arrowok="t" textboxrect="0,0,0,92171"/>
                </v:shape>
                <v:rect id="Rectangle 2704" o:spid="_x0000_s1208" style="position:absolute;left:2294;top:20930;width:6655;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Bz+xwAAAN0AAAAPAAAAZHJzL2Rvd25yZXYueG1sRI9Ba8JA&#10;FITvgv9heUJvulFK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G9QHP7HAAAA3QAA&#10;AA8AAAAAAAAAAAAAAAAABwIAAGRycy9kb3ducmV2LnhtbFBLBQYAAAAAAwADALcAAAD7AgAAAAA=&#10;" filled="f" stroked="f">
                  <v:textbox inset="0,0,0,0">
                    <w:txbxContent>
                      <w:p w14:paraId="58E4FE4E" w14:textId="77777777" w:rsidR="000F1FD6" w:rsidRDefault="00A2725C">
                        <w:pPr>
                          <w:spacing w:after="160" w:line="259" w:lineRule="auto"/>
                          <w:ind w:left="0" w:firstLine="0"/>
                          <w:jc w:val="left"/>
                        </w:pPr>
                        <w:r>
                          <w:rPr>
                            <w:rFonts w:ascii="Arial" w:eastAsia="Arial" w:hAnsi="Arial" w:cs="Arial"/>
                            <w:sz w:val="11"/>
                          </w:rPr>
                          <w:t>View Trained an</w:t>
                        </w:r>
                      </w:p>
                    </w:txbxContent>
                  </v:textbox>
                </v:rect>
                <v:rect id="Rectangle 2705" o:spid="_x0000_s1209" style="position:absolute;left:3320;top:21800;width:3857;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" filled="f" stroked="f">
                  <v:textbox inset="0,0,0,0">
                    <w:txbxContent>
                      <w:p w14:paraId="76CAC8FF" w14:textId="77777777" w:rsidR="000F1FD6" w:rsidRDefault="00A2725C">
                        <w:pPr>
                          <w:spacing w:after="160" w:line="259" w:lineRule="auto"/>
                          <w:ind w:left="0" w:firstLine="0"/>
                          <w:jc w:val="left"/>
                        </w:pPr>
                        <w:r>
                          <w:rPr>
                            <w:rFonts w:ascii="Arial" w:eastAsia="Arial" w:hAnsi="Arial" w:cs="Arial"/>
                            <w:sz w:val="11"/>
                          </w:rPr>
                          <w:t xml:space="preserve">d Tested </w:t>
                        </w:r>
                      </w:p>
                    </w:txbxContent>
                  </v:textbox>
                </v:rect>
                <v:shape id="Shape 124642" o:spid="_x0000_s1210" style="position:absolute;left:9748;top:23923;width:6550;height:3214;visibility:visible;mso-wrap-style:square;v-text-anchor:top" coordsize="655016,321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" path="m,l655016,r,321382l,321382,,e" fillcolor="#ffffb7" strokecolor="#903" strokeweight=".04678mm">
                  <v:path arrowok="t" textboxrect="0,0,655016,321382"/>
                </v:shape>
                <v:shape id="Shape 124643" o:spid="_x0000_s1211" style="position:absolute;left:9748;top:22984;width:2640;height:939;visibility:visible;mso-wrap-style:square;v-text-anchor:top" coordsize="264062,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" path="m,l264062,r,93853l,93853,,e" fillcolor="#ffffb7" stroked="f" strokeweight="0">
                  <v:path arrowok="t" textboxrect="0,0,264062,93853"/>
                </v:shape>
                <v:shape id="Shape 2708" o:spid="_x0000_s1212" style="position:absolute;left:9775;top:23028;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" path="m,92171l,e" filled="f" strokecolor="#903" strokeweight=".04678mm">
                  <v:stroke endcap="square"/>
                  <v:path arrowok="t" textboxrect="0,0,0,92171"/>
                </v:shape>
                <v:shape id="Shape 2709" o:spid="_x0000_s1213" style="position:absolute;left:9775;top:23011;width:2624;height:0;visibility:visible;mso-wrap-style:square;v-text-anchor:top" coordsize="2623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" path="m,l262374,e" filled="f" strokecolor="#903" strokeweight=".04678mm">
                  <v:stroke endcap="square"/>
                  <v:path arrowok="t" textboxrect="0,0,262374,0"/>
                </v:shape>
                <v:shape id="Shape 2710" o:spid="_x0000_s1214" style="position:absolute;left:12416;top:23011;width:0;height:920;visibility:visible;mso-wrap-style:square;v-text-anchor:top" coordsize="0,9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" path="m,l,91989e" filled="f" strokecolor="#903" strokeweight=".04678mm">
                  <v:stroke endcap="square"/>
                  <v:path arrowok="t" textboxrect="0,0,0,91989"/>
                </v:shape>
                <v:rect id="Rectangle 2711" o:spid="_x0000_s1215" style="position:absolute;left:10025;top:24041;width:8322;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" filled="f" stroked="f">
                  <v:textbox inset="0,0,0,0">
                    <w:txbxContent>
                      <w:p w14:paraId="48E738A5" w14:textId="77777777" w:rsidR="000F1FD6" w:rsidRDefault="00A2725C">
                        <w:pPr>
                          <w:spacing w:after="160" w:line="259" w:lineRule="auto"/>
                          <w:ind w:left="0" w:firstLine="0"/>
                          <w:jc w:val="left"/>
                        </w:pPr>
                        <w:r>
                          <w:rPr>
                            <w:rFonts w:ascii="Arial" w:eastAsia="Arial" w:hAnsi="Arial" w:cs="Arial"/>
                            <w:sz w:val="11"/>
                          </w:rPr>
                          <w:t xml:space="preserve">View All cyber </w:t>
                        </w:r>
                        <w:r>
                          <w:rPr>
                            <w:rFonts w:ascii="Arial" w:eastAsia="Arial" w:hAnsi="Arial" w:cs="Arial"/>
                            <w:sz w:val="11"/>
                          </w:rPr>
                          <w:t>attac</w:t>
                        </w:r>
                      </w:p>
                    </w:txbxContent>
                  </v:textbox>
                </v:rect>
                <v:rect id="Rectangle 2712" o:spid="_x0000_s1216" style="position:absolute;left:10548;top:24909;width:6924;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" filled="f" stroked="f">
                  <v:textbox inset="0,0,0,0">
                    <w:txbxContent>
                      <w:p w14:paraId="4840A9E7" w14:textId="77777777" w:rsidR="000F1FD6" w:rsidRDefault="00A2725C">
                        <w:pPr>
                          <w:spacing w:after="160" w:line="259" w:lineRule="auto"/>
                          <w:ind w:left="0" w:firstLine="0"/>
                          <w:jc w:val="left"/>
                        </w:pPr>
                        <w:r>
                          <w:rPr>
                            <w:rFonts w:ascii="Arial" w:eastAsia="Arial" w:hAnsi="Arial" w:cs="Arial"/>
                            <w:sz w:val="11"/>
                          </w:rPr>
                          <w:t>k type prediction</w:t>
                        </w:r>
                      </w:p>
                    </w:txbxContent>
                  </v:textbox>
                </v:rect>
                <v:shape id="Shape 124644" o:spid="_x0000_s1217" style="position:absolute;left:17393;top:24252;width:5160;height:2554;visibility:visible;mso-wrap-style:square;v-text-anchor:top" coordsize="515967,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" path="m,l515967,r,255385l,255385,,e" fillcolor="#ffffb7" strokecolor="#903" strokeweight=".04678mm">
                  <v:path arrowok="t" textboxrect="0,0,515967,255385"/>
                </v:shape>
                <v:shape id="Shape 124645" o:spid="_x0000_s1218" style="position:absolute;left:17393;top:23313;width:2085;height:939;visibility:visible;mso-wrap-style:square;v-text-anchor:top" coordsize="20848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" path="m,l208485,r,93853l,93853,,e" fillcolor="#ffffb7" stroked="f" strokeweight="0">
                  <v:path arrowok="t" textboxrect="0,0,208485,93853"/>
                </v:shape>
                <v:shape id="Shape 2715" o:spid="_x0000_s1219" style="position:absolute;left:17421;top:23359;width:0;height:920;visibility:visible;mso-wrap-style:square;v-text-anchor:top" coordsize="0,9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" path="m,91989l,e" filled="f" strokecolor="#903" strokeweight=".04678mm">
                  <v:stroke endcap="square"/>
                  <v:path arrowok="t" textboxrect="0,0,0,91989"/>
                </v:shape>
                <v:shape id="Shape 2716" o:spid="_x0000_s1220" style="position:absolute;left:17421;top:23340;width:2067;height:0;visibility:visible;mso-wrap-style:square;v-text-anchor:top" coordsize="20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" path="m,l206797,e" filled="f" strokecolor="#903" strokeweight=".04678mm">
                  <v:stroke endcap="square"/>
                  <v:path arrowok="t" textboxrect="0,0,206797,0"/>
                </v:shape>
                <v:shape id="Shape 2717" o:spid="_x0000_s1221" style="position:absolute;left:19505;top:23340;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" path="m,l,92171e" filled="f" strokecolor="#903" strokeweight=".04678mm">
                  <v:stroke endcap="square"/>
                  <v:path arrowok="t" textboxrect="0,0,0,92171"/>
                </v:shape>
                <v:rect id="Rectangle 2718" o:spid="_x0000_s1222" style="position:absolute;left:17827;top:24370;width:5951;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" filled="f" stroked="f">
                  <v:textbox inset="0,0,0,0">
                    <w:txbxContent>
                      <w:p w14:paraId="14F237C8" w14:textId="77777777" w:rsidR="000F1FD6" w:rsidRDefault="00A2725C">
                        <w:pPr>
                          <w:spacing w:after="160" w:line="259" w:lineRule="auto"/>
                          <w:ind w:left="0" w:firstLine="0"/>
                          <w:jc w:val="left"/>
                        </w:pPr>
                        <w:r>
                          <w:rPr>
                            <w:rFonts w:ascii="Arial" w:eastAsia="Arial" w:hAnsi="Arial" w:cs="Arial"/>
                            <w:sz w:val="11"/>
                          </w:rPr>
                          <w:t xml:space="preserve">View </w:t>
                        </w:r>
                        <w:r>
                          <w:rPr>
                            <w:rFonts w:ascii="Arial" w:eastAsia="Arial" w:hAnsi="Arial" w:cs="Arial"/>
                            <w:sz w:val="11"/>
                          </w:rPr>
                          <w:t xml:space="preserve">View All </w:t>
                        </w:r>
                      </w:p>
                    </w:txbxContent>
                  </v:textbox>
                </v:rect>
                <v:rect id="Rectangle 2719" o:spid="_x0000_s1223" style="position:absolute;left:18018;top:25240;width:5444;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" filled="f" stroked="f">
                  <v:textbox inset="0,0,0,0">
                    <w:txbxContent>
                      <w:p w14:paraId="1EC57F4D" w14:textId="77777777" w:rsidR="000F1FD6" w:rsidRDefault="00A2725C">
                        <w:pPr>
                          <w:spacing w:after="160" w:line="259" w:lineRule="auto"/>
                          <w:ind w:left="0" w:firstLine="0"/>
                          <w:jc w:val="left"/>
                        </w:pPr>
                        <w:r>
                          <w:rPr>
                            <w:rFonts w:ascii="Arial" w:eastAsia="Arial" w:hAnsi="Arial" w:cs="Arial"/>
                            <w:sz w:val="11"/>
                          </w:rPr>
                          <w:t xml:space="preserve">cyber attack </w:t>
                        </w:r>
                      </w:p>
                    </w:txbxContent>
                  </v:textbox>
                </v:rect>
                <v:shape id="Shape 124646" o:spid="_x0000_s1224" style="position:absolute;left:24899;top:24252;width:5160;height:2554;visibility:visible;mso-wrap-style:square;v-text-anchor:top" coordsize="515967,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" path="m,l515967,r,255385l,255385,,e" fillcolor="#ffffb7" strokecolor="#903" strokeweight=".04678mm">
                  <v:path arrowok="t" textboxrect="0,0,515967,255385"/>
                </v:shape>
                <v:shape id="Shape 124647" o:spid="_x0000_s1225" style="position:absolute;left:24899;top:23313;width:2085;height:939;visibility:visible;mso-wrap-style:square;v-text-anchor:top" coordsize="20848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" path="m,l208485,r,93853l,93853,,e" fillcolor="#ffffb7" stroked="f" strokeweight="0">
                  <v:path arrowok="t" textboxrect="0,0,208485,93853"/>
                </v:shape>
                <v:shape id="Shape 2722" o:spid="_x0000_s1226" style="position:absolute;left:24927;top:23359;width:0;height:920;visibility:visible;mso-wrap-style:square;v-text-anchor:top" coordsize="0,919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" path="m,91989l,e" filled="f" strokecolor="#903" strokeweight=".04678mm">
                  <v:stroke endcap="square"/>
                  <v:path arrowok="t" textboxrect="0,0,0,91989"/>
                </v:shape>
                <v:shape id="Shape 2723" o:spid="_x0000_s1227" style="position:absolute;left:24927;top:23340;width:2068;height:0;visibility:visible;mso-wrap-style:square;v-text-anchor:top" coordsize="20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" path="m,l206797,e" filled="f" strokecolor="#903" strokeweight=".04678mm">
                  <v:stroke endcap="square"/>
                  <v:path arrowok="t" textboxrect="0,0,206797,0"/>
                </v:shape>
                <v:shape id="Shape 2724" o:spid="_x0000_s1228" style="position:absolute;left:27012;top:23340;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" path="m,l,92171e" filled="f" strokecolor="#903" strokeweight=".04678mm">
                  <v:stroke endcap="square"/>
                  <v:path arrowok="t" textboxrect="0,0,0,92171"/>
                </v:shape>
                <v:rect id="Rectangle 2725" o:spid="_x0000_s1229" style="position:absolute;left:25925;top:24370;width:4301;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" filled="f" stroked="f">
                  <v:textbox inset="0,0,0,0">
                    <w:txbxContent>
                      <w:p w14:paraId="4477B154" w14:textId="77777777" w:rsidR="000F1FD6" w:rsidRDefault="00A2725C">
                        <w:pPr>
                          <w:spacing w:after="160" w:line="259" w:lineRule="auto"/>
                          <w:ind w:left="0" w:firstLine="0"/>
                          <w:jc w:val="left"/>
                        </w:pPr>
                        <w:r>
                          <w:rPr>
                            <w:rFonts w:ascii="Arial" w:eastAsia="Arial" w:hAnsi="Arial" w:cs="Arial"/>
                            <w:sz w:val="11"/>
                          </w:rPr>
                          <w:t xml:space="preserve">Download </w:t>
                        </w:r>
                      </w:p>
                    </w:txbxContent>
                  </v:textbox>
                </v:rect>
                <v:rect id="Rectangle 2726" o:spid="_x0000_s1230" style="position:absolute;left:25491;top:25240;width:5516;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3ty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exQlc34QnINf/AAAA//8DAFBLAQItABQABgAIAAAAIQDb4fbL7gAAAIUBAAATAAAAAAAA&#10;AAAAAAAAAAAAAABbQ29udGVudF9UeXBlc10ueG1sUEsBAi0AFAAGAAgAAAAhAFr0LFu/AAAAFQEA&#10;AAsAAAAAAAAAAAAAAAAAHwEAAF9yZWxzLy5yZWxzUEsBAi0AFAAGAAgAAAAhALt7e3LHAAAA3QAA&#10;AA8AAAAAAAAAAAAAAAAABwIAAGRycy9kb3ducmV2LnhtbFBLBQYAAAAAAwADALcAAAD7AgAAAAA=&#10;" filled="f" stroked="f">
                  <v:textbox inset="0,0,0,0">
                    <w:txbxContent>
                      <w:p w14:paraId="69D58FC3" w14:textId="77777777" w:rsidR="000F1FD6" w:rsidRDefault="00A2725C">
                        <w:pPr>
                          <w:spacing w:after="160" w:line="259" w:lineRule="auto"/>
                          <w:ind w:left="0" w:firstLine="0"/>
                          <w:jc w:val="left"/>
                        </w:pPr>
                        <w:r>
                          <w:rPr>
                            <w:rFonts w:ascii="Arial" w:eastAsia="Arial" w:hAnsi="Arial" w:cs="Arial"/>
                            <w:sz w:val="11"/>
                          </w:rPr>
                          <w:t xml:space="preserve">Trained Data </w:t>
                        </w:r>
                      </w:p>
                    </w:txbxContent>
                  </v:textbox>
                </v:rect>
                <v:shape id="Shape 124648" o:spid="_x0000_s1231" style="position:absolute;left:28792;top:19249;width:5160;height:2554;visibility:visible;mso-wrap-style:square;v-text-anchor:top" coordsize="515967,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" path="m,l515967,r,255385l,255385,,e" fillcolor="#ffffb7" strokecolor="#903" strokeweight=".04678mm">
                  <v:path arrowok="t" textboxrect="0,0,515967,255385"/>
                </v:shape>
                <v:shape id="Shape 124649" o:spid="_x0000_s1232" style="position:absolute;left:28792;top:18310;width:2085;height:938;visibility:visible;mso-wrap-style:square;v-text-anchor:top" coordsize="208485,9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" path="m,l208485,r,93854l,93854,,e" fillcolor="#ffffb7" stroked="f" strokeweight="0">
                  <v:path arrowok="t" textboxrect="0,0,208485,93854"/>
                </v:shape>
                <v:shape id="Shape 2729" o:spid="_x0000_s1233" style="position:absolute;left:28819;top:18354;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" path="m,92171l,e" filled="f" strokecolor="#903" strokeweight=".04678mm">
                  <v:stroke endcap="square"/>
                  <v:path arrowok="t" textboxrect="0,0,0,92171"/>
                </v:shape>
                <v:shape id="Shape 2730" o:spid="_x0000_s1234" style="position:absolute;left:28819;top:18337;width:2066;height:0;visibility:visible;mso-wrap-style:square;v-text-anchor:top" coordsize="2065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" path="m,l206570,e" filled="f" strokecolor="#903" strokeweight=".04678mm">
                  <v:stroke endcap="square"/>
                  <v:path arrowok="t" textboxrect="0,0,206570,0"/>
                </v:shape>
                <v:shape id="Shape 2731" o:spid="_x0000_s1235" style="position:absolute;left:30904;top:18337;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" path="m,l,92171e" filled="f" strokecolor="#903" strokeweight=".04678mm">
                  <v:stroke endcap="square"/>
                  <v:path arrowok="t" textboxrect="0,0,0,92171"/>
                </v:shape>
                <v:rect id="Rectangle 2732" o:spid="_x0000_s1236" style="position:absolute;left:29226;top:19367;width:5951;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" filled="f" stroked="f">
                  <v:textbox inset="0,0,0,0">
                    <w:txbxContent>
                      <w:p w14:paraId="2E94DC47" w14:textId="77777777" w:rsidR="000F1FD6" w:rsidRDefault="00A2725C">
                        <w:pPr>
                          <w:spacing w:after="160" w:line="259" w:lineRule="auto"/>
                          <w:ind w:left="0" w:firstLine="0"/>
                          <w:jc w:val="left"/>
                        </w:pPr>
                        <w:r>
                          <w:rPr>
                            <w:rFonts w:ascii="Arial" w:eastAsia="Arial" w:hAnsi="Arial" w:cs="Arial"/>
                            <w:sz w:val="11"/>
                          </w:rPr>
                          <w:t xml:space="preserve">View </w:t>
                        </w:r>
                        <w:r>
                          <w:rPr>
                            <w:rFonts w:ascii="Arial" w:eastAsia="Arial" w:hAnsi="Arial" w:cs="Arial"/>
                            <w:sz w:val="11"/>
                          </w:rPr>
                          <w:t xml:space="preserve">View All </w:t>
                        </w:r>
                      </w:p>
                    </w:txbxContent>
                  </v:textbox>
                </v:rect>
                <v:rect id="Rectangle 2733" o:spid="_x0000_s1237" style="position:absolute;left:29417;top:20235;width:5444;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" filled="f" stroked="f">
                  <v:textbox inset="0,0,0,0">
                    <w:txbxContent>
                      <w:p w14:paraId="0AEA5026" w14:textId="77777777" w:rsidR="000F1FD6" w:rsidRDefault="00A2725C">
                        <w:pPr>
                          <w:spacing w:after="160" w:line="259" w:lineRule="auto"/>
                          <w:ind w:left="0" w:firstLine="0"/>
                          <w:jc w:val="left"/>
                        </w:pPr>
                        <w:r>
                          <w:rPr>
                            <w:rFonts w:ascii="Arial" w:eastAsia="Arial" w:hAnsi="Arial" w:cs="Arial"/>
                            <w:sz w:val="11"/>
                          </w:rPr>
                          <w:t xml:space="preserve">cyber attack </w:t>
                        </w:r>
                      </w:p>
                    </w:txbxContent>
                  </v:textbox>
                </v:rect>
                <v:shape id="Shape 124650" o:spid="_x0000_s1238" style="position:absolute;left:29348;top:13968;width:5160;height:2553;visibility:visible;mso-wrap-style:square;v-text-anchor:top" coordsize="515967,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" path="m,l515967,r,255385l,255385,,e" fillcolor="#ffffb7" strokecolor="#903" strokeweight=".04678mm">
                  <v:path arrowok="t" textboxrect="0,0,515967,255385"/>
                </v:shape>
                <v:shape id="Shape 124651" o:spid="_x0000_s1239" style="position:absolute;left:29348;top:13029;width:2085;height:938;visibility:visible;mso-wrap-style:square;v-text-anchor:top" coordsize="20848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" path="m,l208485,r,93853l,93853,,e" fillcolor="#ffffb7" stroked="f" strokeweight="0">
                  <v:path arrowok="t" textboxrect="0,0,208485,93853"/>
                </v:shape>
                <v:shape id="Shape 2736" o:spid="_x0000_s1240" style="position:absolute;left:29375;top:13073;width:0;height:921;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" path="m,92171l,e" filled="f" strokecolor="#903" strokeweight=".04678mm">
                  <v:stroke endcap="square"/>
                  <v:path arrowok="t" textboxrect="0,0,0,92171"/>
                </v:shape>
                <v:shape id="Shape 2737" o:spid="_x0000_s1241" style="position:absolute;left:29375;top:13056;width:2068;height:0;visibility:visible;mso-wrap-style:square;v-text-anchor:top" coordsize="20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" path="m,l206797,e" filled="f" strokecolor="#903" strokeweight=".04678mm">
                  <v:stroke endcap="square"/>
                  <v:path arrowok="t" textboxrect="0,0,206797,0"/>
                </v:shape>
                <v:shape id="Shape 2738" o:spid="_x0000_s1242" style="position:absolute;left:31460;top:13056;width:0;height:922;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" path="m,l,92171e" filled="f" strokecolor="#903" strokeweight=".04678mm">
                  <v:stroke endcap="square"/>
                  <v:path arrowok="t" textboxrect="0,0,0,92171"/>
                </v:shape>
                <v:rect id="Rectangle 2739" o:spid="_x0000_s1243" style="position:absolute;left:29608;top:14086;width:6392;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" filled="f" stroked="f">
                  <v:textbox inset="0,0,0,0">
                    <w:txbxContent>
                      <w:p w14:paraId="6D6DBE90" w14:textId="77777777" w:rsidR="000F1FD6" w:rsidRDefault="00A2725C">
                        <w:pPr>
                          <w:spacing w:after="160" w:line="259" w:lineRule="auto"/>
                          <w:ind w:left="0" w:firstLine="0"/>
                          <w:jc w:val="left"/>
                        </w:pPr>
                        <w:r>
                          <w:rPr>
                            <w:rFonts w:ascii="Arial" w:eastAsia="Arial" w:hAnsi="Arial" w:cs="Arial"/>
                            <w:sz w:val="11"/>
                          </w:rPr>
                          <w:t xml:space="preserve">View All </w:t>
                        </w:r>
                        <w:r>
                          <w:rPr>
                            <w:rFonts w:ascii="Arial" w:eastAsia="Arial" w:hAnsi="Arial" w:cs="Arial"/>
                            <w:sz w:val="11"/>
                          </w:rPr>
                          <w:t>Remot</w:t>
                        </w:r>
                      </w:p>
                    </w:txbxContent>
                  </v:textbox>
                </v:rect>
                <v:rect id="Rectangle 2740" o:spid="_x0000_s1244" style="position:absolute;left:30755;top:14954;width:3217;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" filled="f" stroked="f">
                  <v:textbox inset="0,0,0,0">
                    <w:txbxContent>
                      <w:p w14:paraId="4A3E1587" w14:textId="77777777" w:rsidR="000F1FD6" w:rsidRDefault="00A2725C">
                        <w:pPr>
                          <w:spacing w:after="160" w:line="259" w:lineRule="auto"/>
                          <w:ind w:left="0" w:firstLine="0"/>
                          <w:jc w:val="left"/>
                        </w:pPr>
                        <w:r>
                          <w:rPr>
                            <w:rFonts w:ascii="Arial" w:eastAsia="Arial" w:hAnsi="Arial" w:cs="Arial"/>
                            <w:sz w:val="11"/>
                          </w:rPr>
                          <w:t>e Users</w:t>
                        </w:r>
                      </w:p>
                    </w:txbxContent>
                  </v:textbox>
                </v:rect>
                <v:shape id="Shape 124652" o:spid="_x0000_s1245" style="position:absolute;left:43803;top:15080;width:5162;height:2553;visibility:visible;mso-wrap-style:square;v-text-anchor:top" coordsize="516158,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" path="m,l516158,r,255385l,255385,,e" fillcolor="#ffffb7" strokecolor="#903" strokeweight=".04678mm">
                  <v:path arrowok="t" textboxrect="0,0,516158,255385"/>
                </v:shape>
                <v:shape id="Shape 124653" o:spid="_x0000_s1246" style="position:absolute;left:43803;top:14141;width:2085;height:939;visibility:visible;mso-wrap-style:square;v-text-anchor:top" coordsize="20848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" path="m,l208485,r,93853l,93853,,e" fillcolor="#ffffb7" stroked="f" strokeweight="0">
                  <v:path arrowok="t" textboxrect="0,0,208485,93853"/>
                </v:shape>
                <v:shape id="Shape 2743" o:spid="_x0000_s1247" style="position:absolute;left:43831;top:14185;width:0;height:921;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" path="m,92171l,e" filled="f" strokecolor="#903" strokeweight=".04678mm">
                  <v:stroke endcap="square"/>
                  <v:path arrowok="t" textboxrect="0,0,0,92171"/>
                </v:shape>
                <v:shape id="Shape 2744" o:spid="_x0000_s1248" style="position:absolute;left:43831;top:14168;width:2068;height:0;visibility:visible;mso-wrap-style:square;v-text-anchor:top" coordsize="20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" path="m,l206797,e" filled="f" strokecolor="#903" strokeweight=".04678mm">
                  <v:stroke endcap="square"/>
                  <v:path arrowok="t" textboxrect="0,0,206797,0"/>
                </v:shape>
                <v:shape id="Shape 2745" o:spid="_x0000_s1249" style="position:absolute;left:45915;top:14168;width:0;height:920;visibility:visible;mso-wrap-style:square;v-text-anchor:top" coordsize="0,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" path="m,l,92019e" filled="f" strokecolor="#903" strokeweight=".04678mm">
                  <v:stroke endcap="square"/>
                  <v:path arrowok="t" textboxrect="0,0,0,92019"/>
                </v:shape>
                <v:rect id="Rectangle 2746" o:spid="_x0000_s1250" style="position:absolute;left:44046;top:15198;width:6491;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J7S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h9DuH1JjwBOX8CAAD//wMAUEsBAi0AFAAGAAgAAAAhANvh9svuAAAAhQEAABMAAAAAAAAA&#10;AAAAAAAAAAAAAFtDb250ZW50X1R5cGVzXS54bWxQSwECLQAUAAYACAAAACEAWvQsW78AAAAVAQAA&#10;CwAAAAAAAAAAAAAAAAAfAQAAX3JlbHMvLnJlbHNQSwECLQAUAAYACAAAACEAZqSe0sYAAADdAAAA&#10;DwAAAAAAAAAAAAAAAAAHAgAAZHJzL2Rvd25yZXYueG1sUEsFBgAAAAADAAMAtwAAAPoCAAAAAA==&#10;" filled="f" stroked="f">
                  <v:textbox inset="0,0,0,0">
                    <w:txbxContent>
                      <w:p w14:paraId="2C55FAA9" w14:textId="77777777" w:rsidR="000F1FD6" w:rsidRDefault="00A2725C">
                        <w:pPr>
                          <w:spacing w:after="160" w:line="259" w:lineRule="auto"/>
                          <w:ind w:left="0" w:firstLine="0"/>
                          <w:jc w:val="left"/>
                        </w:pPr>
                        <w:r>
                          <w:rPr>
                            <w:rFonts w:ascii="Arial" w:eastAsia="Arial" w:hAnsi="Arial" w:cs="Arial"/>
                            <w:sz w:val="11"/>
                          </w:rPr>
                          <w:t xml:space="preserve">Predicting </w:t>
                        </w:r>
                        <w:r>
                          <w:rPr>
                            <w:rFonts w:ascii="Arial" w:eastAsia="Arial" w:hAnsi="Arial" w:cs="Arial"/>
                            <w:sz w:val="11"/>
                          </w:rPr>
                          <w:t>cybe</w:t>
                        </w:r>
                      </w:p>
                    </w:txbxContent>
                  </v:textbox>
                </v:rect>
                <v:rect id="Rectangle 2747" o:spid="_x0000_s1251" style="position:absolute;left:45072;top:16066;width:3648;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" filled="f" stroked="f">
                  <v:textbox inset="0,0,0,0">
                    <w:txbxContent>
                      <w:p w14:paraId="6F84EBAF" w14:textId="77777777" w:rsidR="000F1FD6" w:rsidRDefault="00A2725C">
                        <w:pPr>
                          <w:spacing w:after="160" w:line="259" w:lineRule="auto"/>
                          <w:ind w:left="0" w:firstLine="0"/>
                          <w:jc w:val="left"/>
                        </w:pPr>
                        <w:r>
                          <w:rPr>
                            <w:rFonts w:ascii="Arial" w:eastAsia="Arial" w:hAnsi="Arial" w:cs="Arial"/>
                            <w:sz w:val="11"/>
                          </w:rPr>
                          <w:t>r attacks</w:t>
                        </w:r>
                      </w:p>
                    </w:txbxContent>
                  </v:textbox>
                </v:rect>
                <v:shape id="Shape 124654" o:spid="_x0000_s1252" style="position:absolute;left:50198;top:15080;width:5160;height:2553;visibility:visible;mso-wrap-style:square;v-text-anchor:top" coordsize="515968,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" path="m,l515968,r,255385l,255385,,e" fillcolor="#ffffb7" strokecolor="#903" strokeweight=".04678mm">
                  <v:path arrowok="t" textboxrect="0,0,515968,255385"/>
                </v:shape>
                <v:shape id="Shape 124655" o:spid="_x0000_s1253" style="position:absolute;left:50198;top:14141;width:2085;height:939;visibility:visible;mso-wrap-style:square;v-text-anchor:top" coordsize="208485,93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" path="m,l208485,r,93853l,93853,,e" fillcolor="#ffffb7" stroked="f" strokeweight="0">
                  <v:path arrowok="t" textboxrect="0,0,208485,93853"/>
                </v:shape>
                <v:shape id="Shape 2750" o:spid="_x0000_s1254" style="position:absolute;left:50225;top:14185;width:0;height:921;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" path="m,92171l,e" filled="f" strokecolor="#903" strokeweight=".04678mm">
                  <v:stroke endcap="square"/>
                  <v:path arrowok="t" textboxrect="0,0,0,92171"/>
                </v:shape>
                <v:shape id="Shape 2751" o:spid="_x0000_s1255" style="position:absolute;left:50225;top:14168;width:2068;height:0;visibility:visible;mso-wrap-style:square;v-text-anchor:top" coordsize="206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" path="m,l206798,e" filled="f" strokecolor="#903" strokeweight=".04678mm">
                  <v:stroke endcap="square"/>
                  <v:path arrowok="t" textboxrect="0,0,206798,0"/>
                </v:shape>
                <v:shape id="Shape 2752" o:spid="_x0000_s1256" style="position:absolute;left:52310;top:14168;width:0;height:920;visibility:visible;mso-wrap-style:square;v-text-anchor:top" coordsize="0,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" path="m,l,92019e" filled="f" strokecolor="#903" strokeweight=".04678mm">
                  <v:stroke endcap="square"/>
                  <v:path arrowok="t" textboxrect="0,0,0,92019"/>
                </v:shape>
                <v:rect id="Rectangle 2753" o:spid="_x0000_s1257" style="position:absolute;left:50685;top:15198;width:5657;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quXxwAAAN0AAAAPAAAAZHJzL2Rvd25yZXYueG1sRI9Ba8JA&#10;FITvhf6H5RV6q5tatJ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PMKq5fHAAAA3QAA&#10;AA8AAAAAAAAAAAAAAAAABwIAAGRycy9kb3ducmV2LnhtbFBLBQYAAAAAAwADALcAAAD7AgAAAAA=&#10;" filled="f" stroked="f">
                  <v:textbox inset="0,0,0,0">
                    <w:txbxContent>
                      <w:p w14:paraId="505FE02D" w14:textId="77777777" w:rsidR="000F1FD6" w:rsidRDefault="00A2725C">
                        <w:pPr>
                          <w:spacing w:after="160" w:line="259" w:lineRule="auto"/>
                          <w:ind w:left="0" w:firstLine="0"/>
                          <w:jc w:val="left"/>
                        </w:pPr>
                        <w:r>
                          <w:rPr>
                            <w:rFonts w:ascii="Arial" w:eastAsia="Arial" w:hAnsi="Arial" w:cs="Arial"/>
                            <w:sz w:val="11"/>
                          </w:rPr>
                          <w:t xml:space="preserve">VIEW YOUR </w:t>
                        </w:r>
                      </w:p>
                    </w:txbxContent>
                  </v:textbox>
                </v:rect>
                <v:rect id="Rectangle 2754" o:spid="_x0000_s1258" style="position:absolute;left:51327;top:16066;width:3955;height:10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" filled="f" stroked="f">
                  <v:textbox inset="0,0,0,0">
                    <w:txbxContent>
                      <w:p w14:paraId="60E712E3" w14:textId="77777777" w:rsidR="000F1FD6" w:rsidRDefault="00A2725C">
                        <w:pPr>
                          <w:spacing w:after="160" w:line="259" w:lineRule="auto"/>
                          <w:ind w:left="0" w:firstLine="0"/>
                          <w:jc w:val="left"/>
                        </w:pPr>
                        <w:r>
                          <w:rPr>
                            <w:rFonts w:ascii="Arial" w:eastAsia="Arial" w:hAnsi="Arial" w:cs="Arial"/>
                            <w:sz w:val="11"/>
                          </w:rPr>
                          <w:t>PROFILE</w:t>
                        </w:r>
                      </w:p>
                    </w:txbxContent>
                  </v:textbox>
                </v:rect>
                <v:shape id="Shape 2755" o:spid="_x0000_s1259" style="position:absolute;left:37132;top:15080;width:5161;height:2553;visibility:visible;mso-wrap-style:square;v-text-anchor:top" coordsize="516158,25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" path="m,l516158,r,255385l,255385,,xe" fillcolor="#ffffb7" strokecolor="#903" strokeweight=".04678mm">
                  <v:path arrowok="t" textboxrect="0,0,516158,255385"/>
                </v:shape>
                <v:shape id="Shape 124656" o:spid="_x0000_s1260" style="position:absolute;left:37132;top:14141;width:2085;height:939;visibility:visible;mso-wrap-style:square;v-text-anchor:top" coordsize="208485,9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" path="m,l208485,r,93854l,93854,,e" fillcolor="#ffffb7" stroked="f" strokeweight="0">
                  <v:path arrowok="t" textboxrect="0,0,208485,93854"/>
                </v:shape>
                <v:shape id="Shape 2757" o:spid="_x0000_s1261" style="position:absolute;left:37159;top:14185;width:0;height:921;visibility:visible;mso-wrap-style:square;v-text-anchor:top" coordsize="0,921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" path="m,92171l,e" filled="f" strokecolor="#903" strokeweight=".04678mm">
                  <v:stroke endcap="square"/>
                  <v:path arrowok="t" textboxrect="0,0,0,92171"/>
                </v:shape>
                <v:shape id="Shape 2758" o:spid="_x0000_s1262" style="position:absolute;left:37159;top:14168;width:2068;height:0;visibility:visible;mso-wrap-style:square;v-text-anchor:top" coordsize="2067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" path="m,l206797,e" filled="f" strokecolor="#903" strokeweight=".04678mm">
                  <v:stroke endcap="square"/>
                  <v:path arrowok="t" textboxrect="0,0,206797,0"/>
                </v:shape>
                <v:shape id="Shape 2759" o:spid="_x0000_s1263" style="position:absolute;left:39244;top:14168;width:0;height:920;visibility:visible;mso-wrap-style:square;v-text-anchor:top" coordsize="0,92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" path="m,l,92019e" filled="f" strokecolor="#903" strokeweight=".04678mm">
                  <v:stroke endcap="square"/>
                  <v:path arrowok="t" textboxrect="0,0,0,92019"/>
                </v:shape>
                <v:rect id="Rectangle 2760" o:spid="_x0000_s1264" style="position:absolute;left:38921;top:15198;width:2256;height:10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" filled="f" stroked="f">
                  <v:textbox inset="0,0,0,0">
                    <w:txbxContent>
                      <w:p w14:paraId="0F20039A" w14:textId="77777777" w:rsidR="000F1FD6" w:rsidRDefault="00A2725C">
                        <w:pPr>
                          <w:spacing w:after="160" w:line="259" w:lineRule="auto"/>
                          <w:ind w:left="0" w:firstLine="0"/>
                          <w:jc w:val="left"/>
                        </w:pPr>
                        <w:r>
                          <w:rPr>
                            <w:rFonts w:ascii="Arial" w:eastAsia="Arial" w:hAnsi="Arial" w:cs="Arial"/>
                            <w:sz w:val="11"/>
                          </w:rPr>
                          <w:t>Login</w:t>
                        </w:r>
                      </w:p>
                    </w:txbxContent>
                  </v:textbox>
                </v:rect>
                <v:shape id="Shape 2761" o:spid="_x0000_s1265" style="position:absolute;left:16577;top:2727;width:7488;height:3336;visibility:visible;mso-wrap-style:square;v-text-anchor:top" coordsize="748729,3335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" path="m748729,l,333597e" filled="f" strokeweight=".02956mm">
                  <v:path arrowok="t" textboxrect="0,0,748729,333597"/>
                </v:shape>
                <v:shape id="Shape 2762" o:spid="_x0000_s1266" style="position:absolute;left:16577;top:6044;width:678;height:19;visibility:visible;mso-wrap-style:square;v-text-anchor:top" coordsize="67741,1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" path="m,1903l67741,e" filled="f" strokeweight=".14036mm">
                  <v:path arrowok="t" textboxrect="0,0,67741,1903"/>
                </v:shape>
                <v:shape id="Shape 2763" o:spid="_x0000_s1267" style="position:absolute;left:16577;top:5557;width:468;height:506;visibility:visible;mso-wrap-style:square;v-text-anchor:top" coordsize="46757,50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" path="m,50538l46757,e" filled="f" strokeweight=".14036mm">
                  <v:path arrowok="t" textboxrect="0,0,46757,50538"/>
                </v:shape>
                <v:shape id="Shape 2764" o:spid="_x0000_s1268" style="position:absolute;left:30408;top:2692;width:10511;height:4516;visibility:visible;mso-wrap-style:square;v-text-anchor:top" coordsize="1051170,451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" path="m,l1051170,451646e" filled="f" strokeweight=".02956mm">
                  <v:path arrowok="t" textboxrect="0,0,1051170,451646"/>
                </v:shape>
                <v:shape id="Shape 2765" o:spid="_x0000_s1269" style="position:absolute;left:40450;top:6723;width:469;height:485;visibility:visible;mso-wrap-style:square;v-text-anchor:top" coordsize="46986,485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" path="m46986,48559l,e" filled="f" strokeweight=".14036mm">
                  <v:path arrowok="t" textboxrect="0,0,46986,48559"/>
                </v:shape>
                <v:shape id="Shape 2766" o:spid="_x0000_s1270" style="position:absolute;left:40242;top:7208;width:677;height:0;visibility:visible;mso-wrap-style:square;v-text-anchor:top" coordsize="67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" path="m67741,l,e" filled="f" strokeweight=".14036mm">
                  <v:path arrowok="t" textboxrect="0,0,67741,0"/>
                </v:shape>
                <v:shape id="Shape 2767" o:spid="_x0000_s1271" style="position:absolute;left:5526;top:8842;width:6342;height:5264;visibility:visible;mso-wrap-style:square;v-text-anchor:top" coordsize="634230,526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" path="m634230,l,526312e" filled="f" strokeweight=".02956mm">
                  <v:path arrowok="t" textboxrect="0,0,634230,526312"/>
                </v:shape>
                <v:shape id="Shape 2768" o:spid="_x0000_s1272" style="position:absolute;left:5526;top:13915;width:661;height:191;visibility:visible;mso-wrap-style:square;v-text-anchor:top" coordsize="66069,191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" path="m,19104l66069,e" filled="f" strokeweight=".14036mm">
                  <v:path arrowok="t" textboxrect="0,0,66069,19104"/>
                </v:shape>
                <v:shape id="Shape 2769" o:spid="_x0000_s1273" style="position:absolute;left:5526;top:13498;width:312;height:608;visibility:visible;mso-wrap-style:square;v-text-anchor:top" coordsize="31248,607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" path="m,60737l31248,e" filled="f" strokeweight=".14036mm">
                  <v:path arrowok="t" textboxrect="0,0,31248,60737"/>
                </v:shape>
                <v:shape id="Shape 2770" o:spid="_x0000_s1274" style="position:absolute;left:6116;top:8842;width:6602;height:11015;visibility:visible;mso-wrap-style:square;v-text-anchor:top" coordsize="660231,11014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" path="m660231,l,1101412e" filled="f" strokeweight=".02956mm">
                  <v:path arrowok="t" textboxrect="0,0,660231,1101412"/>
                </v:shape>
                <v:shape id="Shape 2771" o:spid="_x0000_s1275" style="position:absolute;left:6116;top:19456;width:557;height:401;visibility:visible;mso-wrap-style:square;v-text-anchor:top" coordsize="55729,40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" path="m,40035l55729,e" filled="f" strokeweight=".14036mm">
                  <v:path arrowok="t" textboxrect="0,0,55729,40035"/>
                </v:shape>
                <v:shape id="Shape 2772" o:spid="_x0000_s1276" style="position:absolute;left:6116;top:19180;width:104;height:677;visibility:visible;mso-wrap-style:square;v-text-anchor:top" coordsize="10416,676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" path="m,67663l10416,e" filled="f" strokeweight=".14036mm">
                  <v:path arrowok="t" textboxrect="0,0,10416,67663"/>
                </v:shape>
                <v:shape id="Shape 2773" o:spid="_x0000_s1277" style="position:absolute;left:13119;top:8842;width:381;height:14125;visibility:visible;mso-wrap-style:square;v-text-anchor:top" coordsize="38166,1412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" path="m38166,l,1412495e" filled="f" strokeweight=".02956mm">
                  <v:path arrowok="t" textboxrect="0,0,38166,1412495"/>
                </v:shape>
                <v:shape id="Shape 2774" o:spid="_x0000_s1278" style="position:absolute;left:13119;top:22341;width:278;height:626;visibility:visible;mso-wrap-style:square;v-text-anchor:top" coordsize="27827,6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" path="m,62632l27827,e" filled="f" strokeweight=".14036mm">
                  <v:path arrowok="t" textboxrect="0,0,27827,62632"/>
                </v:shape>
                <v:shape id="Shape 2775" o:spid="_x0000_s1279" style="position:absolute;left:12876;top:22341;width:243;height:626;visibility:visible;mso-wrap-style:square;v-text-anchor:top" coordsize="24329,62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" path="m24329,62632l,e" filled="f" strokeweight=".14036mm">
                  <v:path arrowok="t" textboxrect="0,0,24329,62632"/>
                </v:shape>
                <v:shape id="Shape 2776" o:spid="_x0000_s1280" style="position:absolute;left:14056;top:8842;width:5145;height:14454;visibility:visible;mso-wrap-style:square;v-text-anchor:top" coordsize="514485,1445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" path="m,l514485,1445398e" filled="f" strokeweight=".02956mm">
                  <v:path arrowok="t" textboxrect="0,0,514485,1445398"/>
                </v:shape>
                <v:shape id="Shape 2777" o:spid="_x0000_s1281" style="position:absolute;left:19201;top:22620;width:34;height:676;visibility:visible;mso-wrap-style:square;v-text-anchor:top" coordsize="3345,67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" path="m,67678l3345,e" filled="f" strokeweight=".14036mm">
                  <v:path arrowok="t" textboxrect="0,0,3345,67678"/>
                </v:shape>
                <v:shape id="Shape 2778" o:spid="_x0000_s1282" style="position:absolute;left:18748;top:22794;width:453;height:502;visibility:visible;mso-wrap-style:square;v-text-anchor:top" coordsize="45313,50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" path="m45313,50287l,e" filled="f" strokeweight=".14036mm">
                  <v:path arrowok="t" textboxrect="0,0,45313,50287"/>
                </v:shape>
                <v:shape id="Shape 2779" o:spid="_x0000_s1283" style="position:absolute;left:14595;top:8842;width:11173;height:14454;visibility:visible;mso-wrap-style:square;v-text-anchor:top" coordsize="1117239,1445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" path="m,l1117239,1445398e" filled="f" strokeweight=".02956mm">
                  <v:path arrowok="t" textboxrect="0,0,1117239,1445398"/>
                </v:shape>
                <v:shape id="Shape 2780" o:spid="_x0000_s1284" style="position:absolute;left:25594;top:22653;width:174;height:643;visibility:visible;mso-wrap-style:square;v-text-anchor:top" coordsize="17411,64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" path="m17411,64314l,e" filled="f" strokeweight=".14036mm">
                  <v:path arrowok="t" textboxrect="0,0,17411,64314"/>
                </v:shape>
                <v:shape id="Shape 2781" o:spid="_x0000_s1285" style="position:absolute;left:25176;top:22967;width:592;height:329;visibility:visible;mso-wrap-style:square;v-text-anchor:top" coordsize="59150,32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" path="m59150,32903l,e" filled="f" strokeweight=".14036mm">
                  <v:path arrowok="t" textboxrect="0,0,59150,32903"/>
                </v:shape>
                <v:shape id="Shape 2782" o:spid="_x0000_s1286" style="position:absolute;left:15483;top:8842;width:13291;height:9763;visibility:visible;mso-wrap-style:square;v-text-anchor:top" coordsize="1329130,976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" path="m,l1329130,976284e" filled="f" strokeweight=".02956mm">
                  <v:path arrowok="t" textboxrect="0,0,1329130,976284"/>
                </v:shape>
                <v:shape id="Shape 2783" o:spid="_x0000_s1287" style="position:absolute;left:28427;top:18031;width:347;height:574;visibility:visible;mso-wrap-style:square;v-text-anchor:top" coordsize="34669,57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" path="m34669,57388l,e" filled="f" strokeweight=".14036mm">
                  <v:path arrowok="t" textboxrect="0,0,34669,57388"/>
                </v:shape>
                <v:shape id="Shape 2784" o:spid="_x0000_s1288" style="position:absolute;left:28113;top:18449;width:661;height:156;visibility:visible;mso-wrap-style:square;v-text-anchor:top" coordsize="66069,156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" path="m66069,15679l,e" filled="f" strokeweight=".14036mm">
                  <v:path arrowok="t" textboxrect="0,0,66069,15679"/>
                </v:shape>
                <v:shape id="Shape 2785" o:spid="_x0000_s1289" style="position:absolute;left:16785;top:8824;width:12545;height:5334;visibility:visible;mso-wrap-style:square;v-text-anchor:top" coordsize="1254470,5333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" path="m,l1254470,533391e" filled="f" strokeweight=".02956mm">
                  <v:path arrowok="t" textboxrect="0,0,1254470,533391"/>
                </v:shape>
                <v:shape id="Shape 2786" o:spid="_x0000_s1290" style="position:absolute;left:28861;top:13672;width:469;height:486;visibility:visible;mso-wrap-style:square;v-text-anchor:top" coordsize="46834,48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" path="m46834,48635l,e" filled="f" strokeweight=".14036mm">
                  <v:path arrowok="t" textboxrect="0,0,46834,48635"/>
                </v:shape>
                <v:shape id="Shape 2787" o:spid="_x0000_s1291" style="position:absolute;left:28652;top:14158;width:678;height:0;visibility:visible;mso-wrap-style:square;v-text-anchor:top" coordsize="67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" path="m67741,l,e" filled="f" strokeweight=".14036mm">
                  <v:path arrowok="t" textboxrect="0,0,67741,0"/>
                </v:shape>
                <v:shape id="Shape 2788" o:spid="_x0000_s1292" style="position:absolute;left:41024;top:9953;width:2312;height:4171;visibility:visible;mso-wrap-style:square;v-text-anchor:top" coordsize="231127,4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" path="m231127,l,417092e" filled="f" strokeweight=".02956mm">
                  <v:path arrowok="t" textboxrect="0,0,231127,417092"/>
                </v:shape>
                <v:shape id="Shape 2789" o:spid="_x0000_s1293" style="position:absolute;left:41024;top:13708;width:520;height:416;visibility:visible;mso-wrap-style:square;v-text-anchor:top" coordsize="52004,416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" path="m,41633l52004,e" filled="f" strokeweight=".14036mm">
                  <v:path arrowok="t" textboxrect="0,0,52004,41633"/>
                </v:shape>
                <v:shape id="Shape 2790" o:spid="_x0000_s1294" style="position:absolute;left:41024;top:13462;width:70;height:662;visibility:visible;mso-wrap-style:square;v-text-anchor:top" coordsize="6919,66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" path="m,66141l6919,e" filled="f" strokeweight=".14036mm">
                  <v:path arrowok="t" textboxrect="0,0,6919,66141"/>
                </v:shape>
                <v:shape id="Shape 2791" o:spid="_x0000_s1295" style="position:absolute;left:44552;top:9953;width:1214;height:4171;visibility:visible;mso-wrap-style:square;v-text-anchor:top" coordsize="121417,4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" path="m,l121417,417092e" filled="f" strokeweight=".02956mm">
                  <v:path arrowok="t" textboxrect="0,0,121417,417092"/>
                </v:shape>
                <v:shape id="Shape 2792" o:spid="_x0000_s1296" style="position:absolute;left:45766;top:13446;width:72;height:678;visibility:visible;mso-wrap-style:square;v-text-anchor:top" coordsize="7147,6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" path="m,67815l7147,e" filled="f" strokeweight=".14036mm">
                  <v:path arrowok="t" textboxrect="0,0,7147,67815"/>
                </v:shape>
                <v:shape id="Shape 2793" o:spid="_x0000_s1297" style="position:absolute;left:45351;top:13586;width:415;height:538;visibility:visible;mso-wrap-style:square;v-text-anchor:top" coordsize="41511,5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" path="m41511,53811l,e" filled="f" strokeweight=".14036mm">
                  <v:path arrowok="t" textboxrect="0,0,41511,53811"/>
                </v:shape>
                <v:shape id="Shape 2794" o:spid="_x0000_s1298" style="position:absolute;left:45697;top:9953;width:4606;height:4171;visibility:visible;mso-wrap-style:square;v-text-anchor:top" coordsize="460580,4170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" path="m,l460580,417092e" filled="f" strokeweight=".02956mm">
                  <v:path arrowok="t" textboxrect="0,0,460580,417092"/>
                </v:shape>
                <v:shape id="Shape 2795" o:spid="_x0000_s1299" style="position:absolute;left:50007;top:13515;width:296;height:609;visibility:visible;mso-wrap-style:square;v-text-anchor:top" coordsize="29575,60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" path="m29575,60889l,e" filled="f" strokeweight=".14036mm">
                  <v:path arrowok="t" textboxrect="0,0,29575,60889"/>
                </v:shape>
                <v:shape id="Shape 2796" o:spid="_x0000_s1300" style="position:absolute;left:49659;top:13898;width:644;height:226;visibility:visible;mso-wrap-style:square;v-text-anchor:top" coordsize="64396,22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" path="m64396,22605l,e" filled="f" strokeweight=".14036mm">
                  <v:path arrowok="t" textboxrect="0,0,64396,22605"/>
                </v:shape>
                <w10:anchorlock/>
              </v:group>
            </w:pict>
          </mc:Fallback>
        </mc:AlternateContent>
      </w:r>
    </w:p>
    <w:p w14:paraId="43D6C783" w14:textId="77777777" w:rsidR="000F1FD6" w:rsidRDefault="00A2725C">
      <w:pPr>
        <w:spacing w:after="0" w:line="259" w:lineRule="auto"/>
        <w:ind w:left="435" w:right="199" w:firstLine="0"/>
        <w:jc w:val="right"/>
      </w:pPr>
      <w:r>
        <w:rPr>
          <w:b/>
          <w:sz w:val="28"/>
        </w:rPr>
        <w:t xml:space="preserve"> </w:t>
      </w:r>
    </w:p>
    <w:p w14:paraId="7A4C30F2" w14:textId="50E21AB9" w:rsidR="005D3A9F" w:rsidRDefault="005D3A9F" w:rsidP="005D3A9F">
      <w:pPr>
        <w:pStyle w:val="Heading4"/>
        <w:spacing w:after="3"/>
        <w:ind w:left="14"/>
        <w:jc w:val="center"/>
        <w:rPr>
          <w:sz w:val="28"/>
        </w:rPr>
      </w:pPr>
      <w:r>
        <w:rPr>
          <w:sz w:val="28"/>
        </w:rPr>
        <w:t>Fig 4.2.6: Component Diagram</w:t>
      </w:r>
    </w:p>
    <w:p w14:paraId="627027B6" w14:textId="77777777" w:rsidR="005D3A9F" w:rsidRDefault="005D3A9F">
      <w:pPr>
        <w:pStyle w:val="Heading4"/>
        <w:spacing w:after="3"/>
        <w:ind w:left="14"/>
        <w:rPr>
          <w:sz w:val="28"/>
        </w:rPr>
      </w:pPr>
    </w:p>
    <w:p w14:paraId="21B0D784" w14:textId="51C12144" w:rsidR="000F1FD6" w:rsidRDefault="005D3A9F">
      <w:pPr>
        <w:pStyle w:val="Heading4"/>
        <w:spacing w:after="3"/>
        <w:ind w:left="14"/>
      </w:pPr>
      <w:r>
        <w:rPr>
          <w:sz w:val="28"/>
        </w:rPr>
        <w:t xml:space="preserve">4.2.7 DEPLOYMENT DIAGRAM </w:t>
      </w:r>
    </w:p>
    <w:p w14:paraId="18489E26" w14:textId="77777777" w:rsidR="000F1FD6" w:rsidRDefault="00A2725C">
      <w:pPr>
        <w:spacing w:after="0" w:line="259" w:lineRule="auto"/>
        <w:ind w:left="0" w:firstLine="0"/>
        <w:jc w:val="left"/>
      </w:pPr>
      <w:r>
        <w:rPr>
          <w:b/>
          <w:sz w:val="28"/>
        </w:rPr>
        <w:t xml:space="preserve"> </w:t>
      </w:r>
    </w:p>
    <w:p w14:paraId="34E7DE50" w14:textId="77777777" w:rsidR="000F1FD6" w:rsidRDefault="00A2725C">
      <w:pPr>
        <w:spacing w:after="0" w:line="259" w:lineRule="auto"/>
        <w:ind w:left="439" w:firstLine="0"/>
        <w:jc w:val="left"/>
      </w:pPr>
      <w:r>
        <w:rPr>
          <w:rFonts w:ascii="Calibri" w:eastAsia="Calibri" w:hAnsi="Calibri" w:cs="Calibri"/>
          <w:noProof/>
          <w:sz w:val="22"/>
        </w:rPr>
        <mc:AlternateContent>
          <mc:Choice Requires="wpg">
            <w:drawing>
              <wp:inline distT="0" distB="0" distL="0" distR="0" wp14:anchorId="06A4E529" wp14:editId="7EF81A13">
                <wp:extent cx="5529077" cy="2286370"/>
                <wp:effectExtent l="0" t="0" r="0" b="0"/>
                <wp:docPr id="94504" name="Group 94504"/>
                <wp:cNvGraphicFramePr/>
                <a:graphic xmlns:a="http://schemas.openxmlformats.org/drawingml/2006/main">
                  <a:graphicData uri="http://schemas.microsoft.com/office/word/2010/wordprocessingGroup">
                    <wpg:wgp>
                      <wpg:cNvGrpSpPr/>
                      <wpg:grpSpPr>
                        <a:xfrm>
                          <a:off x="0" y="0"/>
                          <a:ext cx="5529077" cy="2286370"/>
                          <a:chOff x="0" y="0"/>
                          <a:chExt cx="5529077" cy="2286370"/>
                        </a:xfrm>
                      </wpg:grpSpPr>
                      <wps:wsp>
                        <wps:cNvPr id="2797" name="Shape 2797"/>
                        <wps:cNvSpPr/>
                        <wps:spPr>
                          <a:xfrm>
                            <a:off x="1648765" y="45288"/>
                            <a:ext cx="392890" cy="346238"/>
                          </a:xfrm>
                          <a:custGeom>
                            <a:avLst/>
                            <a:gdLst/>
                            <a:ahLst/>
                            <a:cxnLst/>
                            <a:rect l="0" t="0" r="0" b="0"/>
                            <a:pathLst>
                              <a:path w="392890" h="346238">
                                <a:moveTo>
                                  <a:pt x="0" y="346238"/>
                                </a:moveTo>
                                <a:lnTo>
                                  <a:pt x="392890" y="346238"/>
                                </a:lnTo>
                                <a:lnTo>
                                  <a:pt x="392890" y="0"/>
                                </a:lnTo>
                                <a:lnTo>
                                  <a:pt x="0" y="0"/>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798" name="Shape 2798"/>
                        <wps:cNvSpPr/>
                        <wps:spPr>
                          <a:xfrm>
                            <a:off x="1651282" y="0"/>
                            <a:ext cx="498340" cy="47777"/>
                          </a:xfrm>
                          <a:custGeom>
                            <a:avLst/>
                            <a:gdLst/>
                            <a:ahLst/>
                            <a:cxnLst/>
                            <a:rect l="0" t="0" r="0" b="0"/>
                            <a:pathLst>
                              <a:path w="498340" h="47777">
                                <a:moveTo>
                                  <a:pt x="143811" y="0"/>
                                </a:moveTo>
                                <a:lnTo>
                                  <a:pt x="498340" y="0"/>
                                </a:lnTo>
                                <a:lnTo>
                                  <a:pt x="397665" y="47777"/>
                                </a:lnTo>
                                <a:lnTo>
                                  <a:pt x="0" y="47777"/>
                                </a:lnTo>
                                <a:lnTo>
                                  <a:pt x="143811" y="0"/>
                                </a:lnTo>
                                <a:close/>
                              </a:path>
                            </a:pathLst>
                          </a:custGeom>
                          <a:ln w="1721" cap="flat">
                            <a:round/>
                          </a:ln>
                        </wps:spPr>
                        <wps:style>
                          <a:lnRef idx="1">
                            <a:srgbClr val="990033"/>
                          </a:lnRef>
                          <a:fillRef idx="1">
                            <a:srgbClr val="7F7F7F"/>
                          </a:fillRef>
                          <a:effectRef idx="0">
                            <a:scrgbClr r="0" g="0" b="0"/>
                          </a:effectRef>
                          <a:fontRef idx="none"/>
                        </wps:style>
                        <wps:bodyPr/>
                      </wps:wsp>
                      <wps:wsp>
                        <wps:cNvPr id="2799" name="Shape 2799"/>
                        <wps:cNvSpPr/>
                        <wps:spPr>
                          <a:xfrm>
                            <a:off x="2048947" y="0"/>
                            <a:ext cx="100675" cy="398800"/>
                          </a:xfrm>
                          <a:custGeom>
                            <a:avLst/>
                            <a:gdLst/>
                            <a:ahLst/>
                            <a:cxnLst/>
                            <a:rect l="0" t="0" r="0" b="0"/>
                            <a:pathLst>
                              <a:path w="100675" h="398800">
                                <a:moveTo>
                                  <a:pt x="100675" y="0"/>
                                </a:moveTo>
                                <a:lnTo>
                                  <a:pt x="100675" y="326959"/>
                                </a:lnTo>
                                <a:lnTo>
                                  <a:pt x="0" y="398800"/>
                                </a:lnTo>
                                <a:lnTo>
                                  <a:pt x="0" y="47777"/>
                                </a:lnTo>
                                <a:lnTo>
                                  <a:pt x="100675" y="0"/>
                                </a:lnTo>
                                <a:close/>
                              </a:path>
                            </a:pathLst>
                          </a:custGeom>
                          <a:ln w="1721" cap="flat">
                            <a:round/>
                          </a:ln>
                        </wps:spPr>
                        <wps:style>
                          <a:lnRef idx="1">
                            <a:srgbClr val="990033"/>
                          </a:lnRef>
                          <a:fillRef idx="1">
                            <a:srgbClr val="7F7F7F"/>
                          </a:fillRef>
                          <a:effectRef idx="0">
                            <a:scrgbClr r="0" g="0" b="0"/>
                          </a:effectRef>
                          <a:fontRef idx="none"/>
                        </wps:style>
                        <wps:bodyPr/>
                      </wps:wsp>
                      <wps:wsp>
                        <wps:cNvPr id="2800" name="Rectangle 2800"/>
                        <wps:cNvSpPr/>
                        <wps:spPr>
                          <a:xfrm>
                            <a:off x="1693509" y="54650"/>
                            <a:ext cx="413715" cy="97289"/>
                          </a:xfrm>
                          <a:prstGeom prst="rect">
                            <a:avLst/>
                          </a:prstGeom>
                          <a:ln>
                            <a:noFill/>
                          </a:ln>
                        </wps:spPr>
                        <wps:txbx>
                          <w:txbxContent>
                            <w:p w14:paraId="067B4159" w14:textId="77777777" w:rsidR="000F1FD6" w:rsidRDefault="00A2725C">
                              <w:pPr>
                                <w:spacing w:after="160" w:line="259" w:lineRule="auto"/>
                                <w:ind w:left="0" w:firstLine="0"/>
                                <w:jc w:val="left"/>
                              </w:pPr>
                              <w:r>
                                <w:rPr>
                                  <w:rFonts w:ascii="Arial" w:eastAsia="Arial" w:hAnsi="Arial" w:cs="Arial"/>
                                  <w:sz w:val="10"/>
                                </w:rPr>
                                <w:t>application</w:t>
                              </w:r>
                            </w:p>
                          </w:txbxContent>
                        </wps:txbx>
                        <wps:bodyPr horzOverflow="overflow" vert="horz" lIns="0" tIns="0" rIns="0" bIns="0" rtlCol="0">
                          <a:noAutofit/>
                        </wps:bodyPr>
                      </wps:wsp>
                      <wps:wsp>
                        <wps:cNvPr id="2801" name="Shape 2801"/>
                        <wps:cNvSpPr/>
                        <wps:spPr>
                          <a:xfrm>
                            <a:off x="978090" y="688405"/>
                            <a:ext cx="252288" cy="234551"/>
                          </a:xfrm>
                          <a:custGeom>
                            <a:avLst/>
                            <a:gdLst/>
                            <a:ahLst/>
                            <a:cxnLst/>
                            <a:rect l="0" t="0" r="0" b="0"/>
                            <a:pathLst>
                              <a:path w="252288" h="234551">
                                <a:moveTo>
                                  <a:pt x="0" y="234551"/>
                                </a:moveTo>
                                <a:lnTo>
                                  <a:pt x="252288" y="234551"/>
                                </a:lnTo>
                                <a:lnTo>
                                  <a:pt x="252288" y="0"/>
                                </a:lnTo>
                                <a:lnTo>
                                  <a:pt x="0" y="0"/>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2" name="Shape 2802"/>
                        <wps:cNvSpPr/>
                        <wps:spPr>
                          <a:xfrm>
                            <a:off x="980607" y="643005"/>
                            <a:ext cx="357745" cy="47918"/>
                          </a:xfrm>
                          <a:custGeom>
                            <a:avLst/>
                            <a:gdLst/>
                            <a:ahLst/>
                            <a:cxnLst/>
                            <a:rect l="0" t="0" r="0" b="0"/>
                            <a:pathLst>
                              <a:path w="357745" h="47918">
                                <a:moveTo>
                                  <a:pt x="0" y="47918"/>
                                </a:moveTo>
                                <a:lnTo>
                                  <a:pt x="143671" y="0"/>
                                </a:lnTo>
                                <a:lnTo>
                                  <a:pt x="357745" y="0"/>
                                </a:lnTo>
                                <a:lnTo>
                                  <a:pt x="257070" y="47918"/>
                                </a:lnTo>
                                <a:lnTo>
                                  <a:pt x="0" y="47918"/>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3" name="Shape 2803"/>
                        <wps:cNvSpPr/>
                        <wps:spPr>
                          <a:xfrm>
                            <a:off x="1237677" y="643005"/>
                            <a:ext cx="100675" cy="287086"/>
                          </a:xfrm>
                          <a:custGeom>
                            <a:avLst/>
                            <a:gdLst/>
                            <a:ahLst/>
                            <a:cxnLst/>
                            <a:rect l="0" t="0" r="0" b="0"/>
                            <a:pathLst>
                              <a:path w="100675" h="287086">
                                <a:moveTo>
                                  <a:pt x="0" y="47918"/>
                                </a:moveTo>
                                <a:lnTo>
                                  <a:pt x="100675" y="0"/>
                                </a:lnTo>
                                <a:lnTo>
                                  <a:pt x="100675" y="215454"/>
                                </a:lnTo>
                                <a:lnTo>
                                  <a:pt x="0" y="287086"/>
                                </a:lnTo>
                                <a:lnTo>
                                  <a:pt x="0" y="47918"/>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4" name="Rectangle 2804"/>
                        <wps:cNvSpPr/>
                        <wps:spPr>
                          <a:xfrm>
                            <a:off x="973266" y="697586"/>
                            <a:ext cx="349156" cy="97289"/>
                          </a:xfrm>
                          <a:prstGeom prst="rect">
                            <a:avLst/>
                          </a:prstGeom>
                          <a:ln>
                            <a:noFill/>
                          </a:ln>
                        </wps:spPr>
                        <wps:txbx>
                          <w:txbxContent>
                            <w:p w14:paraId="67D96C6D" w14:textId="77777777" w:rsidR="000F1FD6" w:rsidRDefault="00A2725C">
                              <w:pPr>
                                <w:spacing w:after="160" w:line="259" w:lineRule="auto"/>
                                <w:ind w:left="0" w:firstLine="0"/>
                                <w:jc w:val="left"/>
                              </w:pPr>
                              <w:r>
                                <w:rPr>
                                  <w:rFonts w:ascii="Arial" w:eastAsia="Arial" w:hAnsi="Arial" w:cs="Arial"/>
                                  <w:sz w:val="10"/>
                                </w:rPr>
                                <w:t xml:space="preserve"> network </w:t>
                              </w:r>
                            </w:p>
                          </w:txbxContent>
                        </wps:txbx>
                        <wps:bodyPr horzOverflow="overflow" vert="horz" lIns="0" tIns="0" rIns="0" bIns="0" rtlCol="0">
                          <a:noAutofit/>
                        </wps:bodyPr>
                      </wps:wsp>
                      <wps:wsp>
                        <wps:cNvPr id="2805" name="Rectangle 2805"/>
                        <wps:cNvSpPr/>
                        <wps:spPr>
                          <a:xfrm>
                            <a:off x="994100" y="777331"/>
                            <a:ext cx="288127" cy="97290"/>
                          </a:xfrm>
                          <a:prstGeom prst="rect">
                            <a:avLst/>
                          </a:prstGeom>
                          <a:ln>
                            <a:noFill/>
                          </a:ln>
                        </wps:spPr>
                        <wps:txbx>
                          <w:txbxContent>
                            <w:p w14:paraId="70146BF7" w14:textId="77777777" w:rsidR="000F1FD6" w:rsidRDefault="00A2725C">
                              <w:pPr>
                                <w:spacing w:after="160" w:line="259" w:lineRule="auto"/>
                                <w:ind w:left="0" w:firstLine="0"/>
                                <w:jc w:val="left"/>
                              </w:pPr>
                              <w:r>
                                <w:rPr>
                                  <w:rFonts w:ascii="Arial" w:eastAsia="Arial" w:hAnsi="Arial" w:cs="Arial"/>
                                  <w:sz w:val="10"/>
                                </w:rPr>
                                <w:t>follower</w:t>
                              </w:r>
                            </w:p>
                          </w:txbxContent>
                        </wps:txbx>
                        <wps:bodyPr horzOverflow="overflow" vert="horz" lIns="0" tIns="0" rIns="0" bIns="0" rtlCol="0">
                          <a:noAutofit/>
                        </wps:bodyPr>
                      </wps:wsp>
                      <wps:wsp>
                        <wps:cNvPr id="2806" name="Shape 2806"/>
                        <wps:cNvSpPr/>
                        <wps:spPr>
                          <a:xfrm>
                            <a:off x="3533340" y="688405"/>
                            <a:ext cx="252463" cy="234551"/>
                          </a:xfrm>
                          <a:custGeom>
                            <a:avLst/>
                            <a:gdLst/>
                            <a:ahLst/>
                            <a:cxnLst/>
                            <a:rect l="0" t="0" r="0" b="0"/>
                            <a:pathLst>
                              <a:path w="252463" h="234551">
                                <a:moveTo>
                                  <a:pt x="0" y="234551"/>
                                </a:moveTo>
                                <a:lnTo>
                                  <a:pt x="252463" y="234551"/>
                                </a:lnTo>
                                <a:lnTo>
                                  <a:pt x="252463" y="0"/>
                                </a:lnTo>
                                <a:lnTo>
                                  <a:pt x="0" y="0"/>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7" name="Shape 2807"/>
                        <wps:cNvSpPr/>
                        <wps:spPr>
                          <a:xfrm>
                            <a:off x="3535857" y="643005"/>
                            <a:ext cx="357815" cy="47918"/>
                          </a:xfrm>
                          <a:custGeom>
                            <a:avLst/>
                            <a:gdLst/>
                            <a:ahLst/>
                            <a:cxnLst/>
                            <a:rect l="0" t="0" r="0" b="0"/>
                            <a:pathLst>
                              <a:path w="357815" h="47918">
                                <a:moveTo>
                                  <a:pt x="0" y="47918"/>
                                </a:moveTo>
                                <a:lnTo>
                                  <a:pt x="143880" y="0"/>
                                </a:lnTo>
                                <a:lnTo>
                                  <a:pt x="357815" y="0"/>
                                </a:lnTo>
                                <a:lnTo>
                                  <a:pt x="257280" y="47918"/>
                                </a:lnTo>
                                <a:lnTo>
                                  <a:pt x="0" y="47918"/>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8" name="Shape 2808"/>
                        <wps:cNvSpPr/>
                        <wps:spPr>
                          <a:xfrm>
                            <a:off x="3793137" y="643005"/>
                            <a:ext cx="100535" cy="287086"/>
                          </a:xfrm>
                          <a:custGeom>
                            <a:avLst/>
                            <a:gdLst/>
                            <a:ahLst/>
                            <a:cxnLst/>
                            <a:rect l="0" t="0" r="0" b="0"/>
                            <a:pathLst>
                              <a:path w="100535" h="287086">
                                <a:moveTo>
                                  <a:pt x="0" y="47918"/>
                                </a:moveTo>
                                <a:lnTo>
                                  <a:pt x="100535" y="0"/>
                                </a:lnTo>
                                <a:lnTo>
                                  <a:pt x="100535" y="215454"/>
                                </a:lnTo>
                                <a:lnTo>
                                  <a:pt x="0" y="287086"/>
                                </a:lnTo>
                                <a:lnTo>
                                  <a:pt x="0" y="47918"/>
                                </a:lnTo>
                                <a:close/>
                              </a:path>
                            </a:pathLst>
                          </a:custGeom>
                          <a:ln w="1721" cap="flat">
                            <a:round/>
                          </a:ln>
                        </wps:spPr>
                        <wps:style>
                          <a:lnRef idx="1">
                            <a:srgbClr val="990033"/>
                          </a:lnRef>
                          <a:fillRef idx="0">
                            <a:srgbClr val="000000">
                              <a:alpha val="0"/>
                            </a:srgbClr>
                          </a:fillRef>
                          <a:effectRef idx="0">
                            <a:scrgbClr r="0" g="0" b="0"/>
                          </a:effectRef>
                          <a:fontRef idx="none"/>
                        </wps:style>
                        <wps:bodyPr/>
                      </wps:wsp>
                      <wps:wsp>
                        <wps:cNvPr id="2809" name="Rectangle 2809"/>
                        <wps:cNvSpPr/>
                        <wps:spPr>
                          <a:xfrm>
                            <a:off x="3536626" y="697586"/>
                            <a:ext cx="326859" cy="97289"/>
                          </a:xfrm>
                          <a:prstGeom prst="rect">
                            <a:avLst/>
                          </a:prstGeom>
                          <a:ln>
                            <a:noFill/>
                          </a:ln>
                        </wps:spPr>
                        <wps:txbx>
                          <w:txbxContent>
                            <w:p w14:paraId="4CB5CBF5" w14:textId="77777777" w:rsidR="000F1FD6" w:rsidRDefault="00A2725C">
                              <w:pPr>
                                <w:spacing w:after="160" w:line="259" w:lineRule="auto"/>
                                <w:ind w:left="0" w:firstLine="0"/>
                                <w:jc w:val="left"/>
                              </w:pPr>
                              <w:r>
                                <w:rPr>
                                  <w:rFonts w:ascii="Arial" w:eastAsia="Arial" w:hAnsi="Arial" w:cs="Arial"/>
                                  <w:sz w:val="10"/>
                                </w:rPr>
                                <w:t>maintain</w:t>
                              </w:r>
                            </w:p>
                          </w:txbxContent>
                        </wps:txbx>
                        <wps:bodyPr horzOverflow="overflow" vert="horz" lIns="0" tIns="0" rIns="0" bIns="0" rtlCol="0">
                          <a:noAutofit/>
                        </wps:bodyPr>
                      </wps:wsp>
                      <wps:wsp>
                        <wps:cNvPr id="2810" name="Rectangle 2810"/>
                        <wps:cNvSpPr/>
                        <wps:spPr>
                          <a:xfrm>
                            <a:off x="3627653" y="777331"/>
                            <a:ext cx="75732" cy="97290"/>
                          </a:xfrm>
                          <a:prstGeom prst="rect">
                            <a:avLst/>
                          </a:prstGeom>
                          <a:ln>
                            <a:noFill/>
                          </a:ln>
                        </wps:spPr>
                        <wps:txbx>
                          <w:txbxContent>
                            <w:p w14:paraId="408867DA" w14:textId="77777777" w:rsidR="000F1FD6" w:rsidRDefault="00A2725C">
                              <w:pPr>
                                <w:spacing w:after="160" w:line="259" w:lineRule="auto"/>
                                <w:ind w:left="0" w:firstLine="0"/>
                                <w:jc w:val="left"/>
                              </w:pPr>
                              <w:r>
                                <w:rPr>
                                  <w:rFonts w:ascii="Arial" w:eastAsia="Arial" w:hAnsi="Arial" w:cs="Arial"/>
                                  <w:sz w:val="10"/>
                                </w:rPr>
                                <w:t>er</w:t>
                              </w:r>
                            </w:p>
                          </w:txbxContent>
                        </wps:txbx>
                        <wps:bodyPr horzOverflow="overflow" vert="horz" lIns="0" tIns="0" rIns="0" bIns="0" rtlCol="0">
                          <a:noAutofit/>
                        </wps:bodyPr>
                      </wps:wsp>
                      <wps:wsp>
                        <wps:cNvPr id="2811" name="Shape 2811"/>
                        <wps:cNvSpPr/>
                        <wps:spPr>
                          <a:xfrm>
                            <a:off x="0" y="987663"/>
                            <a:ext cx="469473" cy="201044"/>
                          </a:xfrm>
                          <a:custGeom>
                            <a:avLst/>
                            <a:gdLst/>
                            <a:ahLst/>
                            <a:cxnLst/>
                            <a:rect l="0" t="0" r="0" b="0"/>
                            <a:pathLst>
                              <a:path w="469473" h="201044">
                                <a:moveTo>
                                  <a:pt x="0" y="0"/>
                                </a:moveTo>
                                <a:lnTo>
                                  <a:pt x="411997" y="0"/>
                                </a:lnTo>
                                <a:lnTo>
                                  <a:pt x="469473" y="57431"/>
                                </a:lnTo>
                                <a:lnTo>
                                  <a:pt x="469473"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12" name="Shape 2812"/>
                        <wps:cNvSpPr/>
                        <wps:spPr>
                          <a:xfrm>
                            <a:off x="0" y="987663"/>
                            <a:ext cx="410445" cy="0"/>
                          </a:xfrm>
                          <a:custGeom>
                            <a:avLst/>
                            <a:gdLst/>
                            <a:ahLst/>
                            <a:cxnLst/>
                            <a:rect l="0" t="0" r="0" b="0"/>
                            <a:pathLst>
                              <a:path w="410445">
                                <a:moveTo>
                                  <a:pt x="0" y="0"/>
                                </a:moveTo>
                                <a:lnTo>
                                  <a:pt x="410445"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3" name="Shape 2813"/>
                        <wps:cNvSpPr/>
                        <wps:spPr>
                          <a:xfrm>
                            <a:off x="411997" y="987663"/>
                            <a:ext cx="55937" cy="55822"/>
                          </a:xfrm>
                          <a:custGeom>
                            <a:avLst/>
                            <a:gdLst/>
                            <a:ahLst/>
                            <a:cxnLst/>
                            <a:rect l="0" t="0" r="0" b="0"/>
                            <a:pathLst>
                              <a:path w="55937" h="55822">
                                <a:moveTo>
                                  <a:pt x="0" y="0"/>
                                </a:moveTo>
                                <a:lnTo>
                                  <a:pt x="55937"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4" name="Shape 2814"/>
                        <wps:cNvSpPr/>
                        <wps:spPr>
                          <a:xfrm>
                            <a:off x="469473" y="1045094"/>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5" name="Shape 2815"/>
                        <wps:cNvSpPr/>
                        <wps:spPr>
                          <a:xfrm>
                            <a:off x="1552" y="1188707"/>
                            <a:ext cx="467921" cy="0"/>
                          </a:xfrm>
                          <a:custGeom>
                            <a:avLst/>
                            <a:gdLst/>
                            <a:ahLst/>
                            <a:cxnLst/>
                            <a:rect l="0" t="0" r="0" b="0"/>
                            <a:pathLst>
                              <a:path w="467921">
                                <a:moveTo>
                                  <a:pt x="467921"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6" name="Shape 2816"/>
                        <wps:cNvSpPr/>
                        <wps:spPr>
                          <a:xfrm>
                            <a:off x="0" y="989201"/>
                            <a:ext cx="0" cy="199505"/>
                          </a:xfrm>
                          <a:custGeom>
                            <a:avLst/>
                            <a:gdLst/>
                            <a:ahLst/>
                            <a:cxnLst/>
                            <a:rect l="0" t="0" r="0" b="0"/>
                            <a:pathLst>
                              <a:path h="199505">
                                <a:moveTo>
                                  <a:pt x="0" y="199505"/>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7" name="Shape 2817"/>
                        <wps:cNvSpPr/>
                        <wps:spPr>
                          <a:xfrm>
                            <a:off x="411997" y="987663"/>
                            <a:ext cx="0" cy="55822"/>
                          </a:xfrm>
                          <a:custGeom>
                            <a:avLst/>
                            <a:gdLst/>
                            <a:ahLst/>
                            <a:cxnLst/>
                            <a:rect l="0" t="0" r="0" b="0"/>
                            <a:pathLst>
                              <a:path h="55822">
                                <a:moveTo>
                                  <a:pt x="0" y="0"/>
                                </a:moveTo>
                                <a:lnTo>
                                  <a:pt x="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8" name="Shape 2818"/>
                        <wps:cNvSpPr/>
                        <wps:spPr>
                          <a:xfrm>
                            <a:off x="411997" y="1045094"/>
                            <a:ext cx="55937" cy="0"/>
                          </a:xfrm>
                          <a:custGeom>
                            <a:avLst/>
                            <a:gdLst/>
                            <a:ahLst/>
                            <a:cxnLst/>
                            <a:rect l="0" t="0" r="0" b="0"/>
                            <a:pathLst>
                              <a:path w="55937">
                                <a:moveTo>
                                  <a:pt x="0" y="0"/>
                                </a:moveTo>
                                <a:lnTo>
                                  <a:pt x="55937"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19" name="Rectangle 2819"/>
                        <wps:cNvSpPr/>
                        <wps:spPr>
                          <a:xfrm>
                            <a:off x="16611" y="995934"/>
                            <a:ext cx="508392" cy="97289"/>
                          </a:xfrm>
                          <a:prstGeom prst="rect">
                            <a:avLst/>
                          </a:prstGeom>
                          <a:ln>
                            <a:noFill/>
                          </a:ln>
                        </wps:spPr>
                        <wps:txbx>
                          <w:txbxContent>
                            <w:p w14:paraId="76568578" w14:textId="77777777" w:rsidR="000F1FD6" w:rsidRDefault="00A2725C">
                              <w:pPr>
                                <w:spacing w:after="160" w:line="259" w:lineRule="auto"/>
                                <w:ind w:left="0" w:firstLine="0"/>
                                <w:jc w:val="left"/>
                              </w:pPr>
                              <w:r>
                                <w:rPr>
                                  <w:rFonts w:ascii="Arial" w:eastAsia="Arial" w:hAnsi="Arial" w:cs="Arial"/>
                                  <w:sz w:val="10"/>
                                </w:rPr>
                                <w:t xml:space="preserve">Register and </w:t>
                              </w:r>
                            </w:p>
                          </w:txbxContent>
                        </wps:txbx>
                        <wps:bodyPr horzOverflow="overflow" vert="horz" lIns="0" tIns="0" rIns="0" bIns="0" rtlCol="0">
                          <a:noAutofit/>
                        </wps:bodyPr>
                      </wps:wsp>
                      <wps:wsp>
                        <wps:cNvPr id="2820" name="Rectangle 2820"/>
                        <wps:cNvSpPr/>
                        <wps:spPr>
                          <a:xfrm>
                            <a:off x="16611" y="1075820"/>
                            <a:ext cx="207824" cy="97289"/>
                          </a:xfrm>
                          <a:prstGeom prst="rect">
                            <a:avLst/>
                          </a:prstGeom>
                          <a:ln>
                            <a:noFill/>
                          </a:ln>
                        </wps:spPr>
                        <wps:txbx>
                          <w:txbxContent>
                            <w:p w14:paraId="14B3F583" w14:textId="77777777" w:rsidR="000F1FD6" w:rsidRDefault="00A2725C">
                              <w:pPr>
                                <w:spacing w:after="160" w:line="259" w:lineRule="auto"/>
                                <w:ind w:left="0" w:firstLine="0"/>
                                <w:jc w:val="left"/>
                              </w:pPr>
                              <w:r>
                                <w:rPr>
                                  <w:rFonts w:ascii="Arial" w:eastAsia="Arial" w:hAnsi="Arial" w:cs="Arial"/>
                                  <w:sz w:val="10"/>
                                </w:rPr>
                                <w:t>Login</w:t>
                              </w:r>
                            </w:p>
                          </w:txbxContent>
                        </wps:txbx>
                        <wps:bodyPr horzOverflow="overflow" vert="horz" lIns="0" tIns="0" rIns="0" bIns="0" rtlCol="0">
                          <a:noAutofit/>
                        </wps:bodyPr>
                      </wps:wsp>
                      <wps:wsp>
                        <wps:cNvPr id="2821" name="Shape 2821"/>
                        <wps:cNvSpPr/>
                        <wps:spPr>
                          <a:xfrm>
                            <a:off x="178809" y="1396117"/>
                            <a:ext cx="469501" cy="201044"/>
                          </a:xfrm>
                          <a:custGeom>
                            <a:avLst/>
                            <a:gdLst/>
                            <a:ahLst/>
                            <a:cxnLst/>
                            <a:rect l="0" t="0" r="0" b="0"/>
                            <a:pathLst>
                              <a:path w="469501" h="201044">
                                <a:moveTo>
                                  <a:pt x="0" y="0"/>
                                </a:moveTo>
                                <a:lnTo>
                                  <a:pt x="411962" y="0"/>
                                </a:lnTo>
                                <a:lnTo>
                                  <a:pt x="469501" y="57361"/>
                                </a:lnTo>
                                <a:lnTo>
                                  <a:pt x="469501"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22" name="Shape 2822"/>
                        <wps:cNvSpPr/>
                        <wps:spPr>
                          <a:xfrm>
                            <a:off x="178809" y="1396117"/>
                            <a:ext cx="410424" cy="0"/>
                          </a:xfrm>
                          <a:custGeom>
                            <a:avLst/>
                            <a:gdLst/>
                            <a:ahLst/>
                            <a:cxnLst/>
                            <a:rect l="0" t="0" r="0" b="0"/>
                            <a:pathLst>
                              <a:path w="410424">
                                <a:moveTo>
                                  <a:pt x="0" y="0"/>
                                </a:moveTo>
                                <a:lnTo>
                                  <a:pt x="410424"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3" name="Shape 2823"/>
                        <wps:cNvSpPr/>
                        <wps:spPr>
                          <a:xfrm>
                            <a:off x="590772" y="1396117"/>
                            <a:ext cx="55931" cy="55822"/>
                          </a:xfrm>
                          <a:custGeom>
                            <a:avLst/>
                            <a:gdLst/>
                            <a:ahLst/>
                            <a:cxnLst/>
                            <a:rect l="0" t="0" r="0" b="0"/>
                            <a:pathLst>
                              <a:path w="55931" h="55822">
                                <a:moveTo>
                                  <a:pt x="0" y="0"/>
                                </a:moveTo>
                                <a:lnTo>
                                  <a:pt x="55931"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4" name="Shape 2824"/>
                        <wps:cNvSpPr/>
                        <wps:spPr>
                          <a:xfrm>
                            <a:off x="648310" y="1453478"/>
                            <a:ext cx="0" cy="142144"/>
                          </a:xfrm>
                          <a:custGeom>
                            <a:avLst/>
                            <a:gdLst/>
                            <a:ahLst/>
                            <a:cxnLst/>
                            <a:rect l="0" t="0" r="0" b="0"/>
                            <a:pathLst>
                              <a:path h="142144">
                                <a:moveTo>
                                  <a:pt x="0" y="0"/>
                                </a:moveTo>
                                <a:lnTo>
                                  <a:pt x="0" y="14214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5" name="Shape 2825"/>
                        <wps:cNvSpPr/>
                        <wps:spPr>
                          <a:xfrm>
                            <a:off x="180355" y="1597161"/>
                            <a:ext cx="467956" cy="0"/>
                          </a:xfrm>
                          <a:custGeom>
                            <a:avLst/>
                            <a:gdLst/>
                            <a:ahLst/>
                            <a:cxnLst/>
                            <a:rect l="0" t="0" r="0" b="0"/>
                            <a:pathLst>
                              <a:path w="467956">
                                <a:moveTo>
                                  <a:pt x="467956"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6" name="Shape 2826"/>
                        <wps:cNvSpPr/>
                        <wps:spPr>
                          <a:xfrm>
                            <a:off x="178809" y="1397655"/>
                            <a:ext cx="0" cy="199506"/>
                          </a:xfrm>
                          <a:custGeom>
                            <a:avLst/>
                            <a:gdLst/>
                            <a:ahLst/>
                            <a:cxnLst/>
                            <a:rect l="0" t="0" r="0" b="0"/>
                            <a:pathLst>
                              <a:path h="199506">
                                <a:moveTo>
                                  <a:pt x="0" y="199506"/>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7" name="Shape 2827"/>
                        <wps:cNvSpPr/>
                        <wps:spPr>
                          <a:xfrm>
                            <a:off x="590772" y="1396117"/>
                            <a:ext cx="0" cy="55822"/>
                          </a:xfrm>
                          <a:custGeom>
                            <a:avLst/>
                            <a:gdLst/>
                            <a:ahLst/>
                            <a:cxnLst/>
                            <a:rect l="0" t="0" r="0" b="0"/>
                            <a:pathLst>
                              <a:path h="55822">
                                <a:moveTo>
                                  <a:pt x="0" y="0"/>
                                </a:moveTo>
                                <a:lnTo>
                                  <a:pt x="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8" name="Shape 2828"/>
                        <wps:cNvSpPr/>
                        <wps:spPr>
                          <a:xfrm>
                            <a:off x="590772" y="1453478"/>
                            <a:ext cx="55931" cy="0"/>
                          </a:xfrm>
                          <a:custGeom>
                            <a:avLst/>
                            <a:gdLst/>
                            <a:ahLst/>
                            <a:cxnLst/>
                            <a:rect l="0" t="0" r="0" b="0"/>
                            <a:pathLst>
                              <a:path w="55931">
                                <a:moveTo>
                                  <a:pt x="0" y="0"/>
                                </a:moveTo>
                                <a:lnTo>
                                  <a:pt x="55931"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29" name="Rectangle 2829"/>
                        <wps:cNvSpPr/>
                        <wps:spPr>
                          <a:xfrm>
                            <a:off x="195414" y="1404388"/>
                            <a:ext cx="389357" cy="97288"/>
                          </a:xfrm>
                          <a:prstGeom prst="rect">
                            <a:avLst/>
                          </a:prstGeom>
                          <a:ln>
                            <a:noFill/>
                          </a:ln>
                        </wps:spPr>
                        <wps:txbx>
                          <w:txbxContent>
                            <w:p w14:paraId="2DEB7592" w14:textId="77777777" w:rsidR="000F1FD6" w:rsidRDefault="00A2725C">
                              <w:pPr>
                                <w:spacing w:after="160" w:line="259" w:lineRule="auto"/>
                                <w:ind w:left="0" w:firstLine="0"/>
                                <w:jc w:val="left"/>
                              </w:pPr>
                              <w:r>
                                <w:rPr>
                                  <w:rFonts w:ascii="Arial" w:eastAsia="Arial" w:hAnsi="Arial" w:cs="Arial"/>
                                  <w:sz w:val="10"/>
                                </w:rPr>
                                <w:t xml:space="preserve">PREDICT </w:t>
                              </w:r>
                            </w:p>
                          </w:txbxContent>
                        </wps:txbx>
                        <wps:bodyPr horzOverflow="overflow" vert="horz" lIns="0" tIns="0" rIns="0" bIns="0" rtlCol="0">
                          <a:noAutofit/>
                        </wps:bodyPr>
                      </wps:wsp>
                      <wps:wsp>
                        <wps:cNvPr id="2830" name="Rectangle 2830"/>
                        <wps:cNvSpPr/>
                        <wps:spPr>
                          <a:xfrm>
                            <a:off x="195414" y="1484274"/>
                            <a:ext cx="474397" cy="97289"/>
                          </a:xfrm>
                          <a:prstGeom prst="rect">
                            <a:avLst/>
                          </a:prstGeom>
                          <a:ln>
                            <a:noFill/>
                          </a:ln>
                        </wps:spPr>
                        <wps:txbx>
                          <w:txbxContent>
                            <w:p w14:paraId="4801EDF3" w14:textId="77777777" w:rsidR="000F1FD6" w:rsidRDefault="00A2725C">
                              <w:pPr>
                                <w:spacing w:after="160" w:line="259" w:lineRule="auto"/>
                                <w:ind w:left="0" w:firstLine="0"/>
                                <w:jc w:val="left"/>
                              </w:pPr>
                              <w:r>
                                <w:rPr>
                                  <w:rFonts w:ascii="Arial" w:eastAsia="Arial" w:hAnsi="Arial" w:cs="Arial"/>
                                  <w:sz w:val="10"/>
                                </w:rPr>
                                <w:t>cyber attack</w:t>
                              </w:r>
                            </w:p>
                          </w:txbxContent>
                        </wps:txbx>
                        <wps:bodyPr horzOverflow="overflow" vert="horz" lIns="0" tIns="0" rIns="0" bIns="0" rtlCol="0">
                          <a:noAutofit/>
                        </wps:bodyPr>
                      </wps:wsp>
                      <wps:wsp>
                        <wps:cNvPr id="2831" name="Shape 2831"/>
                        <wps:cNvSpPr/>
                        <wps:spPr>
                          <a:xfrm>
                            <a:off x="919852" y="1421580"/>
                            <a:ext cx="469605" cy="201044"/>
                          </a:xfrm>
                          <a:custGeom>
                            <a:avLst/>
                            <a:gdLst/>
                            <a:ahLst/>
                            <a:cxnLst/>
                            <a:rect l="0" t="0" r="0" b="0"/>
                            <a:pathLst>
                              <a:path w="469605" h="201044">
                                <a:moveTo>
                                  <a:pt x="0" y="0"/>
                                </a:moveTo>
                                <a:lnTo>
                                  <a:pt x="411997" y="0"/>
                                </a:lnTo>
                                <a:lnTo>
                                  <a:pt x="469605" y="57501"/>
                                </a:lnTo>
                                <a:lnTo>
                                  <a:pt x="469605"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32" name="Shape 2832"/>
                        <wps:cNvSpPr/>
                        <wps:spPr>
                          <a:xfrm>
                            <a:off x="919852" y="1421580"/>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3" name="Shape 2833"/>
                        <wps:cNvSpPr/>
                        <wps:spPr>
                          <a:xfrm>
                            <a:off x="1331850" y="1421580"/>
                            <a:ext cx="55930" cy="55822"/>
                          </a:xfrm>
                          <a:custGeom>
                            <a:avLst/>
                            <a:gdLst/>
                            <a:ahLst/>
                            <a:cxnLst/>
                            <a:rect l="0" t="0" r="0" b="0"/>
                            <a:pathLst>
                              <a:path w="55930" h="55822">
                                <a:moveTo>
                                  <a:pt x="0" y="0"/>
                                </a:moveTo>
                                <a:lnTo>
                                  <a:pt x="5593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4" name="Shape 2834"/>
                        <wps:cNvSpPr/>
                        <wps:spPr>
                          <a:xfrm>
                            <a:off x="1389458" y="1479081"/>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5" name="Shape 2835"/>
                        <wps:cNvSpPr/>
                        <wps:spPr>
                          <a:xfrm>
                            <a:off x="921390" y="1622623"/>
                            <a:ext cx="468068" cy="0"/>
                          </a:xfrm>
                          <a:custGeom>
                            <a:avLst/>
                            <a:gdLst/>
                            <a:ahLst/>
                            <a:cxnLst/>
                            <a:rect l="0" t="0" r="0" b="0"/>
                            <a:pathLst>
                              <a:path w="468068">
                                <a:moveTo>
                                  <a:pt x="46806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6" name="Shape 2836"/>
                        <wps:cNvSpPr/>
                        <wps:spPr>
                          <a:xfrm>
                            <a:off x="919852" y="1423259"/>
                            <a:ext cx="0" cy="199365"/>
                          </a:xfrm>
                          <a:custGeom>
                            <a:avLst/>
                            <a:gdLst/>
                            <a:ahLst/>
                            <a:cxnLst/>
                            <a:rect l="0" t="0" r="0" b="0"/>
                            <a:pathLst>
                              <a:path h="199365">
                                <a:moveTo>
                                  <a:pt x="0" y="199365"/>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7" name="Shape 2837"/>
                        <wps:cNvSpPr/>
                        <wps:spPr>
                          <a:xfrm>
                            <a:off x="1331850" y="1421580"/>
                            <a:ext cx="0" cy="55822"/>
                          </a:xfrm>
                          <a:custGeom>
                            <a:avLst/>
                            <a:gdLst/>
                            <a:ahLst/>
                            <a:cxnLst/>
                            <a:rect l="0" t="0" r="0" b="0"/>
                            <a:pathLst>
                              <a:path h="55822">
                                <a:moveTo>
                                  <a:pt x="0" y="0"/>
                                </a:moveTo>
                                <a:lnTo>
                                  <a:pt x="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8" name="Shape 2838"/>
                        <wps:cNvSpPr/>
                        <wps:spPr>
                          <a:xfrm>
                            <a:off x="1331850" y="1479081"/>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39" name="Rectangle 2839"/>
                        <wps:cNvSpPr/>
                        <wps:spPr>
                          <a:xfrm>
                            <a:off x="936422" y="1429991"/>
                            <a:ext cx="521037" cy="97289"/>
                          </a:xfrm>
                          <a:prstGeom prst="rect">
                            <a:avLst/>
                          </a:prstGeom>
                          <a:ln>
                            <a:noFill/>
                          </a:ln>
                        </wps:spPr>
                        <wps:txbx>
                          <w:txbxContent>
                            <w:p w14:paraId="17317B0D" w14:textId="77777777" w:rsidR="000F1FD6" w:rsidRDefault="00A2725C">
                              <w:pPr>
                                <w:spacing w:after="160" w:line="259" w:lineRule="auto"/>
                                <w:ind w:left="0" w:firstLine="0"/>
                                <w:jc w:val="left"/>
                              </w:pPr>
                              <w:r>
                                <w:rPr>
                                  <w:rFonts w:ascii="Arial" w:eastAsia="Arial" w:hAnsi="Arial" w:cs="Arial"/>
                                  <w:sz w:val="10"/>
                                </w:rPr>
                                <w:t xml:space="preserve">VIEW YOUR </w:t>
                              </w:r>
                            </w:p>
                          </w:txbxContent>
                        </wps:txbx>
                        <wps:bodyPr horzOverflow="overflow" vert="horz" lIns="0" tIns="0" rIns="0" bIns="0" rtlCol="0">
                          <a:noAutofit/>
                        </wps:bodyPr>
                      </wps:wsp>
                      <wps:wsp>
                        <wps:cNvPr id="2840" name="Rectangle 2840"/>
                        <wps:cNvSpPr/>
                        <wps:spPr>
                          <a:xfrm>
                            <a:off x="936422" y="1509666"/>
                            <a:ext cx="363994" cy="97289"/>
                          </a:xfrm>
                          <a:prstGeom prst="rect">
                            <a:avLst/>
                          </a:prstGeom>
                          <a:ln>
                            <a:noFill/>
                          </a:ln>
                        </wps:spPr>
                        <wps:txbx>
                          <w:txbxContent>
                            <w:p w14:paraId="225C6D0B" w14:textId="77777777" w:rsidR="000F1FD6" w:rsidRDefault="00A2725C">
                              <w:pPr>
                                <w:spacing w:after="160" w:line="259" w:lineRule="auto"/>
                                <w:ind w:left="0" w:firstLine="0"/>
                                <w:jc w:val="left"/>
                              </w:pPr>
                              <w:r>
                                <w:rPr>
                                  <w:rFonts w:ascii="Arial" w:eastAsia="Arial" w:hAnsi="Arial" w:cs="Arial"/>
                                  <w:sz w:val="10"/>
                                </w:rPr>
                                <w:t>PROFILE</w:t>
                              </w:r>
                            </w:p>
                          </w:txbxContent>
                        </wps:txbx>
                        <wps:bodyPr horzOverflow="overflow" vert="horz" lIns="0" tIns="0" rIns="0" bIns="0" rtlCol="0">
                          <a:noAutofit/>
                        </wps:bodyPr>
                      </wps:wsp>
                      <wps:wsp>
                        <wps:cNvPr id="2841" name="Shape 2841"/>
                        <wps:cNvSpPr/>
                        <wps:spPr>
                          <a:xfrm>
                            <a:off x="2274207" y="1268453"/>
                            <a:ext cx="469466" cy="201044"/>
                          </a:xfrm>
                          <a:custGeom>
                            <a:avLst/>
                            <a:gdLst/>
                            <a:ahLst/>
                            <a:cxnLst/>
                            <a:rect l="0" t="0" r="0" b="0"/>
                            <a:pathLst>
                              <a:path w="469466" h="201044">
                                <a:moveTo>
                                  <a:pt x="0" y="0"/>
                                </a:moveTo>
                                <a:lnTo>
                                  <a:pt x="411997" y="0"/>
                                </a:lnTo>
                                <a:lnTo>
                                  <a:pt x="469466" y="57361"/>
                                </a:lnTo>
                                <a:lnTo>
                                  <a:pt x="46946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42" name="Shape 2842"/>
                        <wps:cNvSpPr/>
                        <wps:spPr>
                          <a:xfrm>
                            <a:off x="2274207" y="1268453"/>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3" name="Shape 2843"/>
                        <wps:cNvSpPr/>
                        <wps:spPr>
                          <a:xfrm>
                            <a:off x="2686204" y="1268453"/>
                            <a:ext cx="55930" cy="55822"/>
                          </a:xfrm>
                          <a:custGeom>
                            <a:avLst/>
                            <a:gdLst/>
                            <a:ahLst/>
                            <a:cxnLst/>
                            <a:rect l="0" t="0" r="0" b="0"/>
                            <a:pathLst>
                              <a:path w="55930" h="55822">
                                <a:moveTo>
                                  <a:pt x="0" y="0"/>
                                </a:moveTo>
                                <a:lnTo>
                                  <a:pt x="5593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4" name="Shape 2844"/>
                        <wps:cNvSpPr/>
                        <wps:spPr>
                          <a:xfrm>
                            <a:off x="2743673" y="1325814"/>
                            <a:ext cx="0" cy="142144"/>
                          </a:xfrm>
                          <a:custGeom>
                            <a:avLst/>
                            <a:gdLst/>
                            <a:ahLst/>
                            <a:cxnLst/>
                            <a:rect l="0" t="0" r="0" b="0"/>
                            <a:pathLst>
                              <a:path h="142144">
                                <a:moveTo>
                                  <a:pt x="0" y="0"/>
                                </a:moveTo>
                                <a:lnTo>
                                  <a:pt x="0" y="14214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5" name="Shape 2845"/>
                        <wps:cNvSpPr/>
                        <wps:spPr>
                          <a:xfrm>
                            <a:off x="2275745" y="1469497"/>
                            <a:ext cx="467928" cy="0"/>
                          </a:xfrm>
                          <a:custGeom>
                            <a:avLst/>
                            <a:gdLst/>
                            <a:ahLst/>
                            <a:cxnLst/>
                            <a:rect l="0" t="0" r="0" b="0"/>
                            <a:pathLst>
                              <a:path w="467928">
                                <a:moveTo>
                                  <a:pt x="46792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6" name="Shape 2846"/>
                        <wps:cNvSpPr/>
                        <wps:spPr>
                          <a:xfrm>
                            <a:off x="2274207" y="1269992"/>
                            <a:ext cx="0" cy="199505"/>
                          </a:xfrm>
                          <a:custGeom>
                            <a:avLst/>
                            <a:gdLst/>
                            <a:ahLst/>
                            <a:cxnLst/>
                            <a:rect l="0" t="0" r="0" b="0"/>
                            <a:pathLst>
                              <a:path h="199505">
                                <a:moveTo>
                                  <a:pt x="0" y="199505"/>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7" name="Shape 2847"/>
                        <wps:cNvSpPr/>
                        <wps:spPr>
                          <a:xfrm>
                            <a:off x="2686204" y="1268453"/>
                            <a:ext cx="0" cy="55822"/>
                          </a:xfrm>
                          <a:custGeom>
                            <a:avLst/>
                            <a:gdLst/>
                            <a:ahLst/>
                            <a:cxnLst/>
                            <a:rect l="0" t="0" r="0" b="0"/>
                            <a:pathLst>
                              <a:path h="55822">
                                <a:moveTo>
                                  <a:pt x="0" y="0"/>
                                </a:moveTo>
                                <a:lnTo>
                                  <a:pt x="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8" name="Shape 2848"/>
                        <wps:cNvSpPr/>
                        <wps:spPr>
                          <a:xfrm>
                            <a:off x="2686204" y="1325814"/>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49" name="Rectangle 2849"/>
                        <wps:cNvSpPr/>
                        <wps:spPr>
                          <a:xfrm>
                            <a:off x="2290846" y="1276864"/>
                            <a:ext cx="207824" cy="97289"/>
                          </a:xfrm>
                          <a:prstGeom prst="rect">
                            <a:avLst/>
                          </a:prstGeom>
                          <a:ln>
                            <a:noFill/>
                          </a:ln>
                        </wps:spPr>
                        <wps:txbx>
                          <w:txbxContent>
                            <w:p w14:paraId="1A67DFB3" w14:textId="77777777" w:rsidR="000F1FD6" w:rsidRDefault="00A2725C">
                              <w:pPr>
                                <w:spacing w:after="160" w:line="259" w:lineRule="auto"/>
                                <w:ind w:left="0" w:firstLine="0"/>
                                <w:jc w:val="left"/>
                              </w:pPr>
                              <w:r>
                                <w:rPr>
                                  <w:rFonts w:ascii="Arial" w:eastAsia="Arial" w:hAnsi="Arial" w:cs="Arial"/>
                                  <w:sz w:val="10"/>
                                </w:rPr>
                                <w:t>Login</w:t>
                              </w:r>
                            </w:p>
                          </w:txbxContent>
                        </wps:txbx>
                        <wps:bodyPr horzOverflow="overflow" vert="horz" lIns="0" tIns="0" rIns="0" bIns="0" rtlCol="0">
                          <a:noAutofit/>
                        </wps:bodyPr>
                      </wps:wsp>
                      <wps:wsp>
                        <wps:cNvPr id="2850" name="Shape 2850"/>
                        <wps:cNvSpPr/>
                        <wps:spPr>
                          <a:xfrm>
                            <a:off x="2555257" y="1600238"/>
                            <a:ext cx="469675" cy="201226"/>
                          </a:xfrm>
                          <a:custGeom>
                            <a:avLst/>
                            <a:gdLst/>
                            <a:ahLst/>
                            <a:cxnLst/>
                            <a:rect l="0" t="0" r="0" b="0"/>
                            <a:pathLst>
                              <a:path w="469675" h="201226">
                                <a:moveTo>
                                  <a:pt x="0" y="0"/>
                                </a:moveTo>
                                <a:lnTo>
                                  <a:pt x="412137" y="0"/>
                                </a:lnTo>
                                <a:lnTo>
                                  <a:pt x="469675" y="57571"/>
                                </a:lnTo>
                                <a:lnTo>
                                  <a:pt x="469675" y="201226"/>
                                </a:lnTo>
                                <a:lnTo>
                                  <a:pt x="0" y="201226"/>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51" name="Shape 2851"/>
                        <wps:cNvSpPr/>
                        <wps:spPr>
                          <a:xfrm>
                            <a:off x="2555257" y="1600238"/>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2" name="Shape 2852"/>
                        <wps:cNvSpPr/>
                        <wps:spPr>
                          <a:xfrm>
                            <a:off x="2967394" y="1600238"/>
                            <a:ext cx="55791" cy="56032"/>
                          </a:xfrm>
                          <a:custGeom>
                            <a:avLst/>
                            <a:gdLst/>
                            <a:ahLst/>
                            <a:cxnLst/>
                            <a:rect l="0" t="0" r="0" b="0"/>
                            <a:pathLst>
                              <a:path w="55791" h="56032">
                                <a:moveTo>
                                  <a:pt x="0" y="0"/>
                                </a:moveTo>
                                <a:lnTo>
                                  <a:pt x="55791" y="5603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3" name="Shape 2853"/>
                        <wps:cNvSpPr/>
                        <wps:spPr>
                          <a:xfrm>
                            <a:off x="3024933" y="1657809"/>
                            <a:ext cx="0" cy="141935"/>
                          </a:xfrm>
                          <a:custGeom>
                            <a:avLst/>
                            <a:gdLst/>
                            <a:ahLst/>
                            <a:cxnLst/>
                            <a:rect l="0" t="0" r="0" b="0"/>
                            <a:pathLst>
                              <a:path h="141935">
                                <a:moveTo>
                                  <a:pt x="0" y="0"/>
                                </a:moveTo>
                                <a:lnTo>
                                  <a:pt x="0" y="141935"/>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4" name="Shape 2854"/>
                        <wps:cNvSpPr/>
                        <wps:spPr>
                          <a:xfrm>
                            <a:off x="2556796" y="1801465"/>
                            <a:ext cx="468137" cy="0"/>
                          </a:xfrm>
                          <a:custGeom>
                            <a:avLst/>
                            <a:gdLst/>
                            <a:ahLst/>
                            <a:cxnLst/>
                            <a:rect l="0" t="0" r="0" b="0"/>
                            <a:pathLst>
                              <a:path w="468137">
                                <a:moveTo>
                                  <a:pt x="468137"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5" name="Shape 2855"/>
                        <wps:cNvSpPr/>
                        <wps:spPr>
                          <a:xfrm>
                            <a:off x="2555257" y="1601987"/>
                            <a:ext cx="0" cy="199478"/>
                          </a:xfrm>
                          <a:custGeom>
                            <a:avLst/>
                            <a:gdLst/>
                            <a:ahLst/>
                            <a:cxnLst/>
                            <a:rect l="0" t="0" r="0" b="0"/>
                            <a:pathLst>
                              <a:path h="199478">
                                <a:moveTo>
                                  <a:pt x="0" y="199478"/>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6" name="Shape 2856"/>
                        <wps:cNvSpPr/>
                        <wps:spPr>
                          <a:xfrm>
                            <a:off x="2967394" y="1600238"/>
                            <a:ext cx="0" cy="56032"/>
                          </a:xfrm>
                          <a:custGeom>
                            <a:avLst/>
                            <a:gdLst/>
                            <a:ahLst/>
                            <a:cxnLst/>
                            <a:rect l="0" t="0" r="0" b="0"/>
                            <a:pathLst>
                              <a:path h="56032">
                                <a:moveTo>
                                  <a:pt x="0" y="0"/>
                                </a:moveTo>
                                <a:lnTo>
                                  <a:pt x="0" y="5603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7" name="Shape 2857"/>
                        <wps:cNvSpPr/>
                        <wps:spPr>
                          <a:xfrm>
                            <a:off x="2967394" y="1657809"/>
                            <a:ext cx="55791" cy="0"/>
                          </a:xfrm>
                          <a:custGeom>
                            <a:avLst/>
                            <a:gdLst/>
                            <a:ahLst/>
                            <a:cxnLst/>
                            <a:rect l="0" t="0" r="0" b="0"/>
                            <a:pathLst>
                              <a:path w="55791">
                                <a:moveTo>
                                  <a:pt x="0" y="0"/>
                                </a:moveTo>
                                <a:lnTo>
                                  <a:pt x="55791"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58" name="Rectangle 2858"/>
                        <wps:cNvSpPr/>
                        <wps:spPr>
                          <a:xfrm>
                            <a:off x="2572037" y="1608650"/>
                            <a:ext cx="476301" cy="97289"/>
                          </a:xfrm>
                          <a:prstGeom prst="rect">
                            <a:avLst/>
                          </a:prstGeom>
                          <a:ln>
                            <a:noFill/>
                          </a:ln>
                        </wps:spPr>
                        <wps:txbx>
                          <w:txbxContent>
                            <w:p w14:paraId="26A17CB9" w14:textId="77777777" w:rsidR="000F1FD6" w:rsidRDefault="00A2725C">
                              <w:pPr>
                                <w:spacing w:after="160" w:line="259" w:lineRule="auto"/>
                                <w:ind w:left="0" w:firstLine="0"/>
                                <w:jc w:val="left"/>
                              </w:pPr>
                              <w:r>
                                <w:rPr>
                                  <w:rFonts w:ascii="Arial" w:eastAsia="Arial" w:hAnsi="Arial" w:cs="Arial"/>
                                  <w:sz w:val="10"/>
                                </w:rPr>
                                <w:t xml:space="preserve">Browse and </w:t>
                              </w:r>
                            </w:p>
                          </w:txbxContent>
                        </wps:txbx>
                        <wps:bodyPr horzOverflow="overflow" vert="horz" lIns="0" tIns="0" rIns="0" bIns="0" rtlCol="0">
                          <a:noAutofit/>
                        </wps:bodyPr>
                      </wps:wsp>
                      <wps:wsp>
                        <wps:cNvPr id="2859" name="Rectangle 2859"/>
                        <wps:cNvSpPr/>
                        <wps:spPr>
                          <a:xfrm>
                            <a:off x="2572037" y="1688396"/>
                            <a:ext cx="489120" cy="97289"/>
                          </a:xfrm>
                          <a:prstGeom prst="rect">
                            <a:avLst/>
                          </a:prstGeom>
                          <a:ln>
                            <a:noFill/>
                          </a:ln>
                        </wps:spPr>
                        <wps:txbx>
                          <w:txbxContent>
                            <w:p w14:paraId="0ACA1C86" w14:textId="77777777" w:rsidR="000F1FD6" w:rsidRDefault="00A2725C">
                              <w:pPr>
                                <w:spacing w:after="160" w:line="259" w:lineRule="auto"/>
                                <w:ind w:left="0" w:firstLine="0"/>
                                <w:jc w:val="left"/>
                              </w:pPr>
                              <w:r>
                                <w:rPr>
                                  <w:rFonts w:ascii="Arial" w:eastAsia="Arial" w:hAnsi="Arial" w:cs="Arial"/>
                                  <w:sz w:val="10"/>
                                </w:rPr>
                                <w:t xml:space="preserve">Train &amp; Test </w:t>
                              </w:r>
                            </w:p>
                          </w:txbxContent>
                        </wps:txbx>
                        <wps:bodyPr horzOverflow="overflow" vert="horz" lIns="0" tIns="0" rIns="0" bIns="0" rtlCol="0">
                          <a:noAutofit/>
                        </wps:bodyPr>
                      </wps:wsp>
                      <wps:wsp>
                        <wps:cNvPr id="2860" name="Shape 2860"/>
                        <wps:cNvSpPr/>
                        <wps:spPr>
                          <a:xfrm>
                            <a:off x="2938660" y="1932227"/>
                            <a:ext cx="469466" cy="201044"/>
                          </a:xfrm>
                          <a:custGeom>
                            <a:avLst/>
                            <a:gdLst/>
                            <a:ahLst/>
                            <a:cxnLst/>
                            <a:rect l="0" t="0" r="0" b="0"/>
                            <a:pathLst>
                              <a:path w="469466" h="201044">
                                <a:moveTo>
                                  <a:pt x="0" y="0"/>
                                </a:moveTo>
                                <a:lnTo>
                                  <a:pt x="411997" y="0"/>
                                </a:lnTo>
                                <a:lnTo>
                                  <a:pt x="469466" y="57396"/>
                                </a:lnTo>
                                <a:lnTo>
                                  <a:pt x="46946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61" name="Shape 2861"/>
                        <wps:cNvSpPr/>
                        <wps:spPr>
                          <a:xfrm>
                            <a:off x="2938660" y="1932227"/>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2" name="Shape 2862"/>
                        <wps:cNvSpPr/>
                        <wps:spPr>
                          <a:xfrm>
                            <a:off x="3350658" y="1932227"/>
                            <a:ext cx="55930" cy="55843"/>
                          </a:xfrm>
                          <a:custGeom>
                            <a:avLst/>
                            <a:gdLst/>
                            <a:ahLst/>
                            <a:cxnLst/>
                            <a:rect l="0" t="0" r="0" b="0"/>
                            <a:pathLst>
                              <a:path w="55930" h="55843">
                                <a:moveTo>
                                  <a:pt x="0" y="0"/>
                                </a:moveTo>
                                <a:lnTo>
                                  <a:pt x="5593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3" name="Shape 2863"/>
                        <wps:cNvSpPr/>
                        <wps:spPr>
                          <a:xfrm>
                            <a:off x="3408126" y="1989623"/>
                            <a:ext cx="0" cy="142102"/>
                          </a:xfrm>
                          <a:custGeom>
                            <a:avLst/>
                            <a:gdLst/>
                            <a:ahLst/>
                            <a:cxnLst/>
                            <a:rect l="0" t="0" r="0" b="0"/>
                            <a:pathLst>
                              <a:path h="142102">
                                <a:moveTo>
                                  <a:pt x="0" y="0"/>
                                </a:moveTo>
                                <a:lnTo>
                                  <a:pt x="0" y="14210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4" name="Shape 2864"/>
                        <wps:cNvSpPr/>
                        <wps:spPr>
                          <a:xfrm>
                            <a:off x="2940268" y="2133271"/>
                            <a:ext cx="467858" cy="0"/>
                          </a:xfrm>
                          <a:custGeom>
                            <a:avLst/>
                            <a:gdLst/>
                            <a:ahLst/>
                            <a:cxnLst/>
                            <a:rect l="0" t="0" r="0" b="0"/>
                            <a:pathLst>
                              <a:path w="467858">
                                <a:moveTo>
                                  <a:pt x="46785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5" name="Shape 2865"/>
                        <wps:cNvSpPr/>
                        <wps:spPr>
                          <a:xfrm>
                            <a:off x="2938660" y="1933773"/>
                            <a:ext cx="0" cy="199498"/>
                          </a:xfrm>
                          <a:custGeom>
                            <a:avLst/>
                            <a:gdLst/>
                            <a:ahLst/>
                            <a:cxnLst/>
                            <a:rect l="0" t="0" r="0" b="0"/>
                            <a:pathLst>
                              <a:path h="199498">
                                <a:moveTo>
                                  <a:pt x="0" y="199498"/>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6" name="Shape 2866"/>
                        <wps:cNvSpPr/>
                        <wps:spPr>
                          <a:xfrm>
                            <a:off x="3350658" y="1932227"/>
                            <a:ext cx="0" cy="55843"/>
                          </a:xfrm>
                          <a:custGeom>
                            <a:avLst/>
                            <a:gdLst/>
                            <a:ahLst/>
                            <a:cxnLst/>
                            <a:rect l="0" t="0" r="0" b="0"/>
                            <a:pathLst>
                              <a:path h="55843">
                                <a:moveTo>
                                  <a:pt x="0" y="0"/>
                                </a:moveTo>
                                <a:lnTo>
                                  <a:pt x="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7" name="Shape 2867"/>
                        <wps:cNvSpPr/>
                        <wps:spPr>
                          <a:xfrm>
                            <a:off x="3350658" y="1989623"/>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68" name="Rectangle 2868"/>
                        <wps:cNvSpPr/>
                        <wps:spPr>
                          <a:xfrm>
                            <a:off x="2955300" y="1940646"/>
                            <a:ext cx="514671" cy="97289"/>
                          </a:xfrm>
                          <a:prstGeom prst="rect">
                            <a:avLst/>
                          </a:prstGeom>
                          <a:ln>
                            <a:noFill/>
                          </a:ln>
                        </wps:spPr>
                        <wps:txbx>
                          <w:txbxContent>
                            <w:p w14:paraId="6957998F" w14:textId="77777777" w:rsidR="000F1FD6" w:rsidRDefault="00A2725C">
                              <w:pPr>
                                <w:spacing w:after="160" w:line="259" w:lineRule="auto"/>
                                <w:ind w:left="0" w:firstLine="0"/>
                                <w:jc w:val="left"/>
                              </w:pPr>
                              <w:r>
                                <w:rPr>
                                  <w:rFonts w:ascii="Arial" w:eastAsia="Arial" w:hAnsi="Arial" w:cs="Arial"/>
                                  <w:sz w:val="10"/>
                                </w:rPr>
                                <w:t xml:space="preserve">View Trained </w:t>
                              </w:r>
                            </w:p>
                          </w:txbxContent>
                        </wps:txbx>
                        <wps:bodyPr horzOverflow="overflow" vert="horz" lIns="0" tIns="0" rIns="0" bIns="0" rtlCol="0">
                          <a:noAutofit/>
                        </wps:bodyPr>
                      </wps:wsp>
                      <wps:wsp>
                        <wps:cNvPr id="2869" name="Rectangle 2869"/>
                        <wps:cNvSpPr/>
                        <wps:spPr>
                          <a:xfrm>
                            <a:off x="2955300" y="2020371"/>
                            <a:ext cx="448482" cy="97289"/>
                          </a:xfrm>
                          <a:prstGeom prst="rect">
                            <a:avLst/>
                          </a:prstGeom>
                          <a:ln>
                            <a:noFill/>
                          </a:ln>
                        </wps:spPr>
                        <wps:txbx>
                          <w:txbxContent>
                            <w:p w14:paraId="1AD5CA27" w14:textId="77777777" w:rsidR="000F1FD6" w:rsidRDefault="00A2725C">
                              <w:pPr>
                                <w:spacing w:after="160" w:line="259" w:lineRule="auto"/>
                                <w:ind w:left="0" w:firstLine="0"/>
                                <w:jc w:val="left"/>
                              </w:pPr>
                              <w:r>
                                <w:rPr>
                                  <w:rFonts w:ascii="Arial" w:eastAsia="Arial" w:hAnsi="Arial" w:cs="Arial"/>
                                  <w:sz w:val="10"/>
                                </w:rPr>
                                <w:t xml:space="preserve">and Tested </w:t>
                              </w:r>
                            </w:p>
                          </w:txbxContent>
                        </wps:txbx>
                        <wps:bodyPr horzOverflow="overflow" vert="horz" lIns="0" tIns="0" rIns="0" bIns="0" rtlCol="0">
                          <a:noAutofit/>
                        </wps:bodyPr>
                      </wps:wsp>
                      <wps:wsp>
                        <wps:cNvPr id="2870" name="Shape 2870"/>
                        <wps:cNvSpPr/>
                        <wps:spPr>
                          <a:xfrm>
                            <a:off x="3475242" y="2034296"/>
                            <a:ext cx="469536" cy="201044"/>
                          </a:xfrm>
                          <a:custGeom>
                            <a:avLst/>
                            <a:gdLst/>
                            <a:ahLst/>
                            <a:cxnLst/>
                            <a:rect l="0" t="0" r="0" b="0"/>
                            <a:pathLst>
                              <a:path w="469536" h="201044">
                                <a:moveTo>
                                  <a:pt x="0" y="0"/>
                                </a:moveTo>
                                <a:lnTo>
                                  <a:pt x="411998" y="0"/>
                                </a:lnTo>
                                <a:lnTo>
                                  <a:pt x="469536" y="57564"/>
                                </a:lnTo>
                                <a:lnTo>
                                  <a:pt x="46953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71" name="Shape 2871"/>
                        <wps:cNvSpPr/>
                        <wps:spPr>
                          <a:xfrm>
                            <a:off x="3475242" y="2034296"/>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2" name="Shape 2872"/>
                        <wps:cNvSpPr/>
                        <wps:spPr>
                          <a:xfrm>
                            <a:off x="3887240" y="2034296"/>
                            <a:ext cx="55930" cy="55843"/>
                          </a:xfrm>
                          <a:custGeom>
                            <a:avLst/>
                            <a:gdLst/>
                            <a:ahLst/>
                            <a:cxnLst/>
                            <a:rect l="0" t="0" r="0" b="0"/>
                            <a:pathLst>
                              <a:path w="55930" h="55843">
                                <a:moveTo>
                                  <a:pt x="0" y="0"/>
                                </a:moveTo>
                                <a:lnTo>
                                  <a:pt x="5593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3" name="Shape 2873"/>
                        <wps:cNvSpPr/>
                        <wps:spPr>
                          <a:xfrm>
                            <a:off x="3944778" y="2091860"/>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4" name="Shape 2874"/>
                        <wps:cNvSpPr/>
                        <wps:spPr>
                          <a:xfrm>
                            <a:off x="3476850" y="2235339"/>
                            <a:ext cx="467928" cy="0"/>
                          </a:xfrm>
                          <a:custGeom>
                            <a:avLst/>
                            <a:gdLst/>
                            <a:ahLst/>
                            <a:cxnLst/>
                            <a:rect l="0" t="0" r="0" b="0"/>
                            <a:pathLst>
                              <a:path w="467928">
                                <a:moveTo>
                                  <a:pt x="46792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5" name="Shape 2875"/>
                        <wps:cNvSpPr/>
                        <wps:spPr>
                          <a:xfrm>
                            <a:off x="3475242" y="2036016"/>
                            <a:ext cx="0" cy="199323"/>
                          </a:xfrm>
                          <a:custGeom>
                            <a:avLst/>
                            <a:gdLst/>
                            <a:ahLst/>
                            <a:cxnLst/>
                            <a:rect l="0" t="0" r="0" b="0"/>
                            <a:pathLst>
                              <a:path h="199323">
                                <a:moveTo>
                                  <a:pt x="0" y="199323"/>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6" name="Shape 2876"/>
                        <wps:cNvSpPr/>
                        <wps:spPr>
                          <a:xfrm>
                            <a:off x="3887240" y="2034296"/>
                            <a:ext cx="0" cy="55843"/>
                          </a:xfrm>
                          <a:custGeom>
                            <a:avLst/>
                            <a:gdLst/>
                            <a:ahLst/>
                            <a:cxnLst/>
                            <a:rect l="0" t="0" r="0" b="0"/>
                            <a:pathLst>
                              <a:path h="55843">
                                <a:moveTo>
                                  <a:pt x="0" y="0"/>
                                </a:moveTo>
                                <a:lnTo>
                                  <a:pt x="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7" name="Shape 2877"/>
                        <wps:cNvSpPr/>
                        <wps:spPr>
                          <a:xfrm>
                            <a:off x="3887240" y="2091860"/>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78" name="Rectangle 2878"/>
                        <wps:cNvSpPr/>
                        <wps:spPr>
                          <a:xfrm>
                            <a:off x="3491882" y="2042714"/>
                            <a:ext cx="514671" cy="97289"/>
                          </a:xfrm>
                          <a:prstGeom prst="rect">
                            <a:avLst/>
                          </a:prstGeom>
                          <a:ln>
                            <a:noFill/>
                          </a:ln>
                        </wps:spPr>
                        <wps:txbx>
                          <w:txbxContent>
                            <w:p w14:paraId="53A934C3" w14:textId="77777777" w:rsidR="000F1FD6" w:rsidRDefault="00A2725C">
                              <w:pPr>
                                <w:spacing w:after="160" w:line="259" w:lineRule="auto"/>
                                <w:ind w:left="0" w:firstLine="0"/>
                                <w:jc w:val="left"/>
                              </w:pPr>
                              <w:r>
                                <w:rPr>
                                  <w:rFonts w:ascii="Arial" w:eastAsia="Arial" w:hAnsi="Arial" w:cs="Arial"/>
                                  <w:sz w:val="10"/>
                                </w:rPr>
                                <w:t xml:space="preserve">View Trained </w:t>
                              </w:r>
                            </w:p>
                          </w:txbxContent>
                        </wps:txbx>
                        <wps:bodyPr horzOverflow="overflow" vert="horz" lIns="0" tIns="0" rIns="0" bIns="0" rtlCol="0">
                          <a:noAutofit/>
                        </wps:bodyPr>
                      </wps:wsp>
                      <wps:wsp>
                        <wps:cNvPr id="2879" name="Rectangle 2879"/>
                        <wps:cNvSpPr/>
                        <wps:spPr>
                          <a:xfrm>
                            <a:off x="3491882" y="2122439"/>
                            <a:ext cx="448482" cy="97289"/>
                          </a:xfrm>
                          <a:prstGeom prst="rect">
                            <a:avLst/>
                          </a:prstGeom>
                          <a:ln>
                            <a:noFill/>
                          </a:ln>
                        </wps:spPr>
                        <wps:txbx>
                          <w:txbxContent>
                            <w:p w14:paraId="20BDB2D9" w14:textId="77777777" w:rsidR="000F1FD6" w:rsidRDefault="00A2725C">
                              <w:pPr>
                                <w:spacing w:after="160" w:line="259" w:lineRule="auto"/>
                                <w:ind w:left="0" w:firstLine="0"/>
                                <w:jc w:val="left"/>
                              </w:pPr>
                              <w:r>
                                <w:rPr>
                                  <w:rFonts w:ascii="Arial" w:eastAsia="Arial" w:hAnsi="Arial" w:cs="Arial"/>
                                  <w:sz w:val="10"/>
                                </w:rPr>
                                <w:t xml:space="preserve">and Tested </w:t>
                              </w:r>
                            </w:p>
                          </w:txbxContent>
                        </wps:txbx>
                        <wps:bodyPr horzOverflow="overflow" vert="horz" lIns="0" tIns="0" rIns="0" bIns="0" rtlCol="0">
                          <a:noAutofit/>
                        </wps:bodyPr>
                      </wps:wsp>
                      <wps:wsp>
                        <wps:cNvPr id="2880" name="Shape 2880"/>
                        <wps:cNvSpPr/>
                        <wps:spPr>
                          <a:xfrm>
                            <a:off x="4037343" y="2085333"/>
                            <a:ext cx="469605" cy="201037"/>
                          </a:xfrm>
                          <a:custGeom>
                            <a:avLst/>
                            <a:gdLst/>
                            <a:ahLst/>
                            <a:cxnLst/>
                            <a:rect l="0" t="0" r="0" b="0"/>
                            <a:pathLst>
                              <a:path w="469605" h="201037">
                                <a:moveTo>
                                  <a:pt x="0" y="0"/>
                                </a:moveTo>
                                <a:lnTo>
                                  <a:pt x="412137" y="0"/>
                                </a:lnTo>
                                <a:lnTo>
                                  <a:pt x="469605" y="57564"/>
                                </a:lnTo>
                                <a:lnTo>
                                  <a:pt x="469605" y="201037"/>
                                </a:lnTo>
                                <a:lnTo>
                                  <a:pt x="0" y="201037"/>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81" name="Shape 2881"/>
                        <wps:cNvSpPr/>
                        <wps:spPr>
                          <a:xfrm>
                            <a:off x="4037343" y="2085333"/>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2" name="Shape 2882"/>
                        <wps:cNvSpPr/>
                        <wps:spPr>
                          <a:xfrm>
                            <a:off x="4449480" y="2085333"/>
                            <a:ext cx="55930" cy="55843"/>
                          </a:xfrm>
                          <a:custGeom>
                            <a:avLst/>
                            <a:gdLst/>
                            <a:ahLst/>
                            <a:cxnLst/>
                            <a:rect l="0" t="0" r="0" b="0"/>
                            <a:pathLst>
                              <a:path w="55930" h="55843">
                                <a:moveTo>
                                  <a:pt x="0" y="0"/>
                                </a:moveTo>
                                <a:lnTo>
                                  <a:pt x="5593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3" name="Shape 2883"/>
                        <wps:cNvSpPr/>
                        <wps:spPr>
                          <a:xfrm>
                            <a:off x="4506948" y="2142897"/>
                            <a:ext cx="0" cy="141927"/>
                          </a:xfrm>
                          <a:custGeom>
                            <a:avLst/>
                            <a:gdLst/>
                            <a:ahLst/>
                            <a:cxnLst/>
                            <a:rect l="0" t="0" r="0" b="0"/>
                            <a:pathLst>
                              <a:path h="141927">
                                <a:moveTo>
                                  <a:pt x="0" y="0"/>
                                </a:moveTo>
                                <a:lnTo>
                                  <a:pt x="0" y="141927"/>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4" name="Shape 2884"/>
                        <wps:cNvSpPr/>
                        <wps:spPr>
                          <a:xfrm>
                            <a:off x="4039091" y="2286370"/>
                            <a:ext cx="467858" cy="0"/>
                          </a:xfrm>
                          <a:custGeom>
                            <a:avLst/>
                            <a:gdLst/>
                            <a:ahLst/>
                            <a:cxnLst/>
                            <a:rect l="0" t="0" r="0" b="0"/>
                            <a:pathLst>
                              <a:path w="467858">
                                <a:moveTo>
                                  <a:pt x="46785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5" name="Shape 2885"/>
                        <wps:cNvSpPr/>
                        <wps:spPr>
                          <a:xfrm>
                            <a:off x="4037343" y="2087047"/>
                            <a:ext cx="0" cy="199324"/>
                          </a:xfrm>
                          <a:custGeom>
                            <a:avLst/>
                            <a:gdLst/>
                            <a:ahLst/>
                            <a:cxnLst/>
                            <a:rect l="0" t="0" r="0" b="0"/>
                            <a:pathLst>
                              <a:path h="199324">
                                <a:moveTo>
                                  <a:pt x="0" y="199324"/>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6" name="Shape 2886"/>
                        <wps:cNvSpPr/>
                        <wps:spPr>
                          <a:xfrm>
                            <a:off x="4449480" y="2085333"/>
                            <a:ext cx="0" cy="55843"/>
                          </a:xfrm>
                          <a:custGeom>
                            <a:avLst/>
                            <a:gdLst/>
                            <a:ahLst/>
                            <a:cxnLst/>
                            <a:rect l="0" t="0" r="0" b="0"/>
                            <a:pathLst>
                              <a:path h="55843">
                                <a:moveTo>
                                  <a:pt x="0" y="0"/>
                                </a:moveTo>
                                <a:lnTo>
                                  <a:pt x="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7" name="Shape 2887"/>
                        <wps:cNvSpPr/>
                        <wps:spPr>
                          <a:xfrm>
                            <a:off x="4449480" y="2142897"/>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88" name="Rectangle 2888"/>
                        <wps:cNvSpPr/>
                        <wps:spPr>
                          <a:xfrm>
                            <a:off x="4054122" y="2093744"/>
                            <a:ext cx="362164" cy="97289"/>
                          </a:xfrm>
                          <a:prstGeom prst="rect">
                            <a:avLst/>
                          </a:prstGeom>
                          <a:ln>
                            <a:noFill/>
                          </a:ln>
                        </wps:spPr>
                        <wps:txbx>
                          <w:txbxContent>
                            <w:p w14:paraId="4407D624" w14:textId="77777777" w:rsidR="000F1FD6" w:rsidRDefault="00A2725C">
                              <w:pPr>
                                <w:spacing w:after="160" w:line="259" w:lineRule="auto"/>
                                <w:ind w:left="0" w:firstLine="0"/>
                                <w:jc w:val="left"/>
                              </w:pPr>
                              <w:r>
                                <w:rPr>
                                  <w:rFonts w:ascii="Arial" w:eastAsia="Arial" w:hAnsi="Arial" w:cs="Arial"/>
                                  <w:sz w:val="10"/>
                                </w:rPr>
                                <w:t xml:space="preserve"> View All </w:t>
                              </w:r>
                            </w:p>
                          </w:txbxContent>
                        </wps:txbx>
                        <wps:bodyPr horzOverflow="overflow" vert="horz" lIns="0" tIns="0" rIns="0" bIns="0" rtlCol="0">
                          <a:noAutofit/>
                        </wps:bodyPr>
                      </wps:wsp>
                      <wps:wsp>
                        <wps:cNvPr id="2889" name="Rectangle 2889"/>
                        <wps:cNvSpPr/>
                        <wps:spPr>
                          <a:xfrm>
                            <a:off x="4054122" y="2173476"/>
                            <a:ext cx="501605" cy="97289"/>
                          </a:xfrm>
                          <a:prstGeom prst="rect">
                            <a:avLst/>
                          </a:prstGeom>
                          <a:ln>
                            <a:noFill/>
                          </a:ln>
                        </wps:spPr>
                        <wps:txbx>
                          <w:txbxContent>
                            <w:p w14:paraId="0499847E" w14:textId="77777777" w:rsidR="000F1FD6" w:rsidRDefault="00A2725C">
                              <w:pPr>
                                <w:spacing w:after="160" w:line="259" w:lineRule="auto"/>
                                <w:ind w:left="0" w:firstLine="0"/>
                                <w:jc w:val="left"/>
                              </w:pPr>
                              <w:r>
                                <w:rPr>
                                  <w:rFonts w:ascii="Arial" w:eastAsia="Arial" w:hAnsi="Arial" w:cs="Arial"/>
                                  <w:sz w:val="10"/>
                                </w:rPr>
                                <w:t xml:space="preserve">cyber attack </w:t>
                              </w:r>
                            </w:p>
                          </w:txbxContent>
                        </wps:txbx>
                        <wps:bodyPr horzOverflow="overflow" vert="horz" lIns="0" tIns="0" rIns="0" bIns="0" rtlCol="0">
                          <a:noAutofit/>
                        </wps:bodyPr>
                      </wps:wsp>
                      <wps:wsp>
                        <wps:cNvPr id="2890" name="Shape 2890"/>
                        <wps:cNvSpPr/>
                        <wps:spPr>
                          <a:xfrm>
                            <a:off x="4548477" y="2008868"/>
                            <a:ext cx="469606" cy="201037"/>
                          </a:xfrm>
                          <a:custGeom>
                            <a:avLst/>
                            <a:gdLst/>
                            <a:ahLst/>
                            <a:cxnLst/>
                            <a:rect l="0" t="0" r="0" b="0"/>
                            <a:pathLst>
                              <a:path w="469606" h="201037">
                                <a:moveTo>
                                  <a:pt x="0" y="0"/>
                                </a:moveTo>
                                <a:lnTo>
                                  <a:pt x="412137" y="0"/>
                                </a:lnTo>
                                <a:lnTo>
                                  <a:pt x="469606" y="57389"/>
                                </a:lnTo>
                                <a:lnTo>
                                  <a:pt x="469606" y="201037"/>
                                </a:lnTo>
                                <a:lnTo>
                                  <a:pt x="0" y="201037"/>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891" name="Shape 2891"/>
                        <wps:cNvSpPr/>
                        <wps:spPr>
                          <a:xfrm>
                            <a:off x="4548477" y="2008868"/>
                            <a:ext cx="410389" cy="0"/>
                          </a:xfrm>
                          <a:custGeom>
                            <a:avLst/>
                            <a:gdLst/>
                            <a:ahLst/>
                            <a:cxnLst/>
                            <a:rect l="0" t="0" r="0" b="0"/>
                            <a:pathLst>
                              <a:path w="410389">
                                <a:moveTo>
                                  <a:pt x="0" y="0"/>
                                </a:moveTo>
                                <a:lnTo>
                                  <a:pt x="41038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2" name="Shape 2892"/>
                        <wps:cNvSpPr/>
                        <wps:spPr>
                          <a:xfrm>
                            <a:off x="4960614" y="2008868"/>
                            <a:ext cx="55790" cy="55843"/>
                          </a:xfrm>
                          <a:custGeom>
                            <a:avLst/>
                            <a:gdLst/>
                            <a:ahLst/>
                            <a:cxnLst/>
                            <a:rect l="0" t="0" r="0" b="0"/>
                            <a:pathLst>
                              <a:path w="55790" h="55843">
                                <a:moveTo>
                                  <a:pt x="0" y="0"/>
                                </a:moveTo>
                                <a:lnTo>
                                  <a:pt x="5579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3" name="Shape 2893"/>
                        <wps:cNvSpPr/>
                        <wps:spPr>
                          <a:xfrm>
                            <a:off x="5018083" y="2066256"/>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4" name="Shape 2894"/>
                        <wps:cNvSpPr/>
                        <wps:spPr>
                          <a:xfrm>
                            <a:off x="4550015" y="2209904"/>
                            <a:ext cx="468068" cy="0"/>
                          </a:xfrm>
                          <a:custGeom>
                            <a:avLst/>
                            <a:gdLst/>
                            <a:ahLst/>
                            <a:cxnLst/>
                            <a:rect l="0" t="0" r="0" b="0"/>
                            <a:pathLst>
                              <a:path w="468068">
                                <a:moveTo>
                                  <a:pt x="46806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5" name="Shape 2895"/>
                        <wps:cNvSpPr/>
                        <wps:spPr>
                          <a:xfrm>
                            <a:off x="4548477" y="2010413"/>
                            <a:ext cx="0" cy="199491"/>
                          </a:xfrm>
                          <a:custGeom>
                            <a:avLst/>
                            <a:gdLst/>
                            <a:ahLst/>
                            <a:cxnLst/>
                            <a:rect l="0" t="0" r="0" b="0"/>
                            <a:pathLst>
                              <a:path h="199491">
                                <a:moveTo>
                                  <a:pt x="0" y="199491"/>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6" name="Shape 2896"/>
                        <wps:cNvSpPr/>
                        <wps:spPr>
                          <a:xfrm>
                            <a:off x="4960614" y="2008868"/>
                            <a:ext cx="0" cy="55843"/>
                          </a:xfrm>
                          <a:custGeom>
                            <a:avLst/>
                            <a:gdLst/>
                            <a:ahLst/>
                            <a:cxnLst/>
                            <a:rect l="0" t="0" r="0" b="0"/>
                            <a:pathLst>
                              <a:path h="55843">
                                <a:moveTo>
                                  <a:pt x="0" y="0"/>
                                </a:moveTo>
                                <a:lnTo>
                                  <a:pt x="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7" name="Shape 2897"/>
                        <wps:cNvSpPr/>
                        <wps:spPr>
                          <a:xfrm>
                            <a:off x="4960614" y="2066256"/>
                            <a:ext cx="55790" cy="0"/>
                          </a:xfrm>
                          <a:custGeom>
                            <a:avLst/>
                            <a:gdLst/>
                            <a:ahLst/>
                            <a:cxnLst/>
                            <a:rect l="0" t="0" r="0" b="0"/>
                            <a:pathLst>
                              <a:path w="55790">
                                <a:moveTo>
                                  <a:pt x="0" y="0"/>
                                </a:moveTo>
                                <a:lnTo>
                                  <a:pt x="5579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898" name="Rectangle 2898"/>
                        <wps:cNvSpPr/>
                        <wps:spPr>
                          <a:xfrm>
                            <a:off x="4565256" y="2017111"/>
                            <a:ext cx="486096" cy="97289"/>
                          </a:xfrm>
                          <a:prstGeom prst="rect">
                            <a:avLst/>
                          </a:prstGeom>
                          <a:ln>
                            <a:noFill/>
                          </a:ln>
                        </wps:spPr>
                        <wps:txbx>
                          <w:txbxContent>
                            <w:p w14:paraId="160E9DE3" w14:textId="77777777" w:rsidR="000F1FD6" w:rsidRDefault="00A2725C">
                              <w:pPr>
                                <w:spacing w:after="160" w:line="259" w:lineRule="auto"/>
                                <w:ind w:left="0" w:firstLine="0"/>
                                <w:jc w:val="left"/>
                              </w:pPr>
                              <w:r>
                                <w:rPr>
                                  <w:rFonts w:ascii="Arial" w:eastAsia="Arial" w:hAnsi="Arial" w:cs="Arial"/>
                                  <w:sz w:val="10"/>
                                </w:rPr>
                                <w:t>Find and Vie</w:t>
                              </w:r>
                            </w:p>
                          </w:txbxContent>
                        </wps:txbx>
                        <wps:bodyPr horzOverflow="overflow" vert="horz" lIns="0" tIns="0" rIns="0" bIns="0" rtlCol="0">
                          <a:noAutofit/>
                        </wps:bodyPr>
                      </wps:wsp>
                      <wps:wsp>
                        <wps:cNvPr id="2899" name="Rectangle 2899"/>
                        <wps:cNvSpPr/>
                        <wps:spPr>
                          <a:xfrm>
                            <a:off x="4565256" y="2097011"/>
                            <a:ext cx="448846" cy="97289"/>
                          </a:xfrm>
                          <a:prstGeom prst="rect">
                            <a:avLst/>
                          </a:prstGeom>
                          <a:ln>
                            <a:noFill/>
                          </a:ln>
                        </wps:spPr>
                        <wps:txbx>
                          <w:txbxContent>
                            <w:p w14:paraId="2C8CC2FF" w14:textId="77777777" w:rsidR="000F1FD6" w:rsidRDefault="00A2725C">
                              <w:pPr>
                                <w:spacing w:after="160" w:line="259" w:lineRule="auto"/>
                                <w:ind w:left="0" w:firstLine="0"/>
                                <w:jc w:val="left"/>
                              </w:pPr>
                              <w:r>
                                <w:rPr>
                                  <w:rFonts w:ascii="Arial" w:eastAsia="Arial" w:hAnsi="Arial" w:cs="Arial"/>
                                  <w:sz w:val="10"/>
                                </w:rPr>
                                <w:t xml:space="preserve">w All cyber </w:t>
                              </w:r>
                            </w:p>
                          </w:txbxContent>
                        </wps:txbx>
                        <wps:bodyPr horzOverflow="overflow" vert="horz" lIns="0" tIns="0" rIns="0" bIns="0" rtlCol="0">
                          <a:noAutofit/>
                        </wps:bodyPr>
                      </wps:wsp>
                      <wps:wsp>
                        <wps:cNvPr id="2900" name="Shape 2900"/>
                        <wps:cNvSpPr/>
                        <wps:spPr>
                          <a:xfrm>
                            <a:off x="4752902" y="1753526"/>
                            <a:ext cx="469466" cy="201044"/>
                          </a:xfrm>
                          <a:custGeom>
                            <a:avLst/>
                            <a:gdLst/>
                            <a:ahLst/>
                            <a:cxnLst/>
                            <a:rect l="0" t="0" r="0" b="0"/>
                            <a:pathLst>
                              <a:path w="469466" h="201044">
                                <a:moveTo>
                                  <a:pt x="0" y="0"/>
                                </a:moveTo>
                                <a:lnTo>
                                  <a:pt x="411998" y="0"/>
                                </a:lnTo>
                                <a:lnTo>
                                  <a:pt x="469466" y="57390"/>
                                </a:lnTo>
                                <a:lnTo>
                                  <a:pt x="46946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901" name="Shape 2901"/>
                        <wps:cNvSpPr/>
                        <wps:spPr>
                          <a:xfrm>
                            <a:off x="4752902" y="1753526"/>
                            <a:ext cx="410459" cy="0"/>
                          </a:xfrm>
                          <a:custGeom>
                            <a:avLst/>
                            <a:gdLst/>
                            <a:ahLst/>
                            <a:cxnLst/>
                            <a:rect l="0" t="0" r="0" b="0"/>
                            <a:pathLst>
                              <a:path w="410459">
                                <a:moveTo>
                                  <a:pt x="0" y="0"/>
                                </a:moveTo>
                                <a:lnTo>
                                  <a:pt x="41045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2" name="Shape 2902"/>
                        <wps:cNvSpPr/>
                        <wps:spPr>
                          <a:xfrm>
                            <a:off x="5164900" y="1753526"/>
                            <a:ext cx="55930" cy="55843"/>
                          </a:xfrm>
                          <a:custGeom>
                            <a:avLst/>
                            <a:gdLst/>
                            <a:ahLst/>
                            <a:cxnLst/>
                            <a:rect l="0" t="0" r="0" b="0"/>
                            <a:pathLst>
                              <a:path w="55930" h="55843">
                                <a:moveTo>
                                  <a:pt x="0" y="0"/>
                                </a:moveTo>
                                <a:lnTo>
                                  <a:pt x="5593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3" name="Shape 2903"/>
                        <wps:cNvSpPr/>
                        <wps:spPr>
                          <a:xfrm>
                            <a:off x="5222368" y="1810915"/>
                            <a:ext cx="0" cy="142101"/>
                          </a:xfrm>
                          <a:custGeom>
                            <a:avLst/>
                            <a:gdLst/>
                            <a:ahLst/>
                            <a:cxnLst/>
                            <a:rect l="0" t="0" r="0" b="0"/>
                            <a:pathLst>
                              <a:path h="142101">
                                <a:moveTo>
                                  <a:pt x="0" y="0"/>
                                </a:moveTo>
                                <a:lnTo>
                                  <a:pt x="0" y="142101"/>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4" name="Shape 2904"/>
                        <wps:cNvSpPr/>
                        <wps:spPr>
                          <a:xfrm>
                            <a:off x="4754441" y="1954570"/>
                            <a:ext cx="467928" cy="0"/>
                          </a:xfrm>
                          <a:custGeom>
                            <a:avLst/>
                            <a:gdLst/>
                            <a:ahLst/>
                            <a:cxnLst/>
                            <a:rect l="0" t="0" r="0" b="0"/>
                            <a:pathLst>
                              <a:path w="467928">
                                <a:moveTo>
                                  <a:pt x="46792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5" name="Shape 2905"/>
                        <wps:cNvSpPr/>
                        <wps:spPr>
                          <a:xfrm>
                            <a:off x="4752902" y="1755072"/>
                            <a:ext cx="0" cy="199499"/>
                          </a:xfrm>
                          <a:custGeom>
                            <a:avLst/>
                            <a:gdLst/>
                            <a:ahLst/>
                            <a:cxnLst/>
                            <a:rect l="0" t="0" r="0" b="0"/>
                            <a:pathLst>
                              <a:path h="199499">
                                <a:moveTo>
                                  <a:pt x="0" y="199499"/>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6" name="Shape 2906"/>
                        <wps:cNvSpPr/>
                        <wps:spPr>
                          <a:xfrm>
                            <a:off x="5164900" y="1753526"/>
                            <a:ext cx="0" cy="55843"/>
                          </a:xfrm>
                          <a:custGeom>
                            <a:avLst/>
                            <a:gdLst/>
                            <a:ahLst/>
                            <a:cxnLst/>
                            <a:rect l="0" t="0" r="0" b="0"/>
                            <a:pathLst>
                              <a:path h="55843">
                                <a:moveTo>
                                  <a:pt x="0" y="0"/>
                                </a:moveTo>
                                <a:lnTo>
                                  <a:pt x="0" y="5584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7" name="Shape 2907"/>
                        <wps:cNvSpPr/>
                        <wps:spPr>
                          <a:xfrm>
                            <a:off x="5164900" y="1810915"/>
                            <a:ext cx="55930" cy="0"/>
                          </a:xfrm>
                          <a:custGeom>
                            <a:avLst/>
                            <a:gdLst/>
                            <a:ahLst/>
                            <a:cxnLst/>
                            <a:rect l="0" t="0" r="0" b="0"/>
                            <a:pathLst>
                              <a:path w="55930">
                                <a:moveTo>
                                  <a:pt x="0" y="0"/>
                                </a:moveTo>
                                <a:lnTo>
                                  <a:pt x="5593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08" name="Rectangle 2908"/>
                        <wps:cNvSpPr/>
                        <wps:spPr>
                          <a:xfrm>
                            <a:off x="4769542" y="1761937"/>
                            <a:ext cx="395723" cy="97289"/>
                          </a:xfrm>
                          <a:prstGeom prst="rect">
                            <a:avLst/>
                          </a:prstGeom>
                          <a:ln>
                            <a:noFill/>
                          </a:ln>
                        </wps:spPr>
                        <wps:txbx>
                          <w:txbxContent>
                            <w:p w14:paraId="307A6DA8" w14:textId="77777777" w:rsidR="000F1FD6" w:rsidRDefault="00A2725C">
                              <w:pPr>
                                <w:spacing w:after="160" w:line="259" w:lineRule="auto"/>
                                <w:ind w:left="0" w:firstLine="0"/>
                                <w:jc w:val="left"/>
                              </w:pPr>
                              <w:r>
                                <w:rPr>
                                  <w:rFonts w:ascii="Arial" w:eastAsia="Arial" w:hAnsi="Arial" w:cs="Arial"/>
                                  <w:sz w:val="10"/>
                                </w:rPr>
                                <w:t xml:space="preserve">Download </w:t>
                              </w:r>
                            </w:p>
                          </w:txbxContent>
                        </wps:txbx>
                        <wps:bodyPr horzOverflow="overflow" vert="horz" lIns="0" tIns="0" rIns="0" bIns="0" rtlCol="0">
                          <a:noAutofit/>
                        </wps:bodyPr>
                      </wps:wsp>
                      <wps:wsp>
                        <wps:cNvPr id="2909" name="Rectangle 2909"/>
                        <wps:cNvSpPr/>
                        <wps:spPr>
                          <a:xfrm>
                            <a:off x="4769542" y="1841669"/>
                            <a:ext cx="508305" cy="97289"/>
                          </a:xfrm>
                          <a:prstGeom prst="rect">
                            <a:avLst/>
                          </a:prstGeom>
                          <a:ln>
                            <a:noFill/>
                          </a:ln>
                        </wps:spPr>
                        <wps:txbx>
                          <w:txbxContent>
                            <w:p w14:paraId="5E19F21E" w14:textId="77777777" w:rsidR="000F1FD6" w:rsidRDefault="00A2725C">
                              <w:pPr>
                                <w:spacing w:after="160" w:line="259" w:lineRule="auto"/>
                                <w:ind w:left="0" w:firstLine="0"/>
                                <w:jc w:val="left"/>
                              </w:pPr>
                              <w:r>
                                <w:rPr>
                                  <w:rFonts w:ascii="Arial" w:eastAsia="Arial" w:hAnsi="Arial" w:cs="Arial"/>
                                  <w:sz w:val="10"/>
                                </w:rPr>
                                <w:t xml:space="preserve">Trained Data </w:t>
                              </w:r>
                            </w:p>
                          </w:txbxContent>
                        </wps:txbx>
                        <wps:bodyPr horzOverflow="overflow" vert="horz" lIns="0" tIns="0" rIns="0" bIns="0" rtlCol="0">
                          <a:noAutofit/>
                        </wps:bodyPr>
                      </wps:wsp>
                      <wps:wsp>
                        <wps:cNvPr id="2910" name="Shape 2910"/>
                        <wps:cNvSpPr/>
                        <wps:spPr>
                          <a:xfrm>
                            <a:off x="4931740" y="1472785"/>
                            <a:ext cx="469606" cy="201044"/>
                          </a:xfrm>
                          <a:custGeom>
                            <a:avLst/>
                            <a:gdLst/>
                            <a:ahLst/>
                            <a:cxnLst/>
                            <a:rect l="0" t="0" r="0" b="0"/>
                            <a:pathLst>
                              <a:path w="469606" h="201044">
                                <a:moveTo>
                                  <a:pt x="0" y="0"/>
                                </a:moveTo>
                                <a:lnTo>
                                  <a:pt x="412137" y="0"/>
                                </a:lnTo>
                                <a:lnTo>
                                  <a:pt x="469606" y="57361"/>
                                </a:lnTo>
                                <a:lnTo>
                                  <a:pt x="46960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911" name="Shape 2911"/>
                        <wps:cNvSpPr/>
                        <wps:spPr>
                          <a:xfrm>
                            <a:off x="4931740" y="1472785"/>
                            <a:ext cx="410599" cy="0"/>
                          </a:xfrm>
                          <a:custGeom>
                            <a:avLst/>
                            <a:gdLst/>
                            <a:ahLst/>
                            <a:cxnLst/>
                            <a:rect l="0" t="0" r="0" b="0"/>
                            <a:pathLst>
                              <a:path w="410599">
                                <a:moveTo>
                                  <a:pt x="0" y="0"/>
                                </a:moveTo>
                                <a:lnTo>
                                  <a:pt x="41059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2" name="Shape 2912"/>
                        <wps:cNvSpPr/>
                        <wps:spPr>
                          <a:xfrm>
                            <a:off x="5343877" y="1472785"/>
                            <a:ext cx="55931" cy="55822"/>
                          </a:xfrm>
                          <a:custGeom>
                            <a:avLst/>
                            <a:gdLst/>
                            <a:ahLst/>
                            <a:cxnLst/>
                            <a:rect l="0" t="0" r="0" b="0"/>
                            <a:pathLst>
                              <a:path w="55931" h="55822">
                                <a:moveTo>
                                  <a:pt x="0" y="0"/>
                                </a:moveTo>
                                <a:lnTo>
                                  <a:pt x="55931"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3" name="Shape 2913"/>
                        <wps:cNvSpPr/>
                        <wps:spPr>
                          <a:xfrm>
                            <a:off x="5401346" y="1530146"/>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4" name="Shape 2914"/>
                        <wps:cNvSpPr/>
                        <wps:spPr>
                          <a:xfrm>
                            <a:off x="4933418" y="1673829"/>
                            <a:ext cx="467928" cy="0"/>
                          </a:xfrm>
                          <a:custGeom>
                            <a:avLst/>
                            <a:gdLst/>
                            <a:ahLst/>
                            <a:cxnLst/>
                            <a:rect l="0" t="0" r="0" b="0"/>
                            <a:pathLst>
                              <a:path w="467928">
                                <a:moveTo>
                                  <a:pt x="46792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5" name="Shape 2915"/>
                        <wps:cNvSpPr/>
                        <wps:spPr>
                          <a:xfrm>
                            <a:off x="4931740" y="1474324"/>
                            <a:ext cx="0" cy="199505"/>
                          </a:xfrm>
                          <a:custGeom>
                            <a:avLst/>
                            <a:gdLst/>
                            <a:ahLst/>
                            <a:cxnLst/>
                            <a:rect l="0" t="0" r="0" b="0"/>
                            <a:pathLst>
                              <a:path h="199505">
                                <a:moveTo>
                                  <a:pt x="0" y="199505"/>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6" name="Shape 2916"/>
                        <wps:cNvSpPr/>
                        <wps:spPr>
                          <a:xfrm>
                            <a:off x="5343877" y="1472785"/>
                            <a:ext cx="0" cy="55822"/>
                          </a:xfrm>
                          <a:custGeom>
                            <a:avLst/>
                            <a:gdLst/>
                            <a:ahLst/>
                            <a:cxnLst/>
                            <a:rect l="0" t="0" r="0" b="0"/>
                            <a:pathLst>
                              <a:path h="55822">
                                <a:moveTo>
                                  <a:pt x="0" y="0"/>
                                </a:moveTo>
                                <a:lnTo>
                                  <a:pt x="0" y="55822"/>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7" name="Shape 2917"/>
                        <wps:cNvSpPr/>
                        <wps:spPr>
                          <a:xfrm>
                            <a:off x="5343877" y="1530146"/>
                            <a:ext cx="55931" cy="0"/>
                          </a:xfrm>
                          <a:custGeom>
                            <a:avLst/>
                            <a:gdLst/>
                            <a:ahLst/>
                            <a:cxnLst/>
                            <a:rect l="0" t="0" r="0" b="0"/>
                            <a:pathLst>
                              <a:path w="55931">
                                <a:moveTo>
                                  <a:pt x="0" y="0"/>
                                </a:moveTo>
                                <a:lnTo>
                                  <a:pt x="55931"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18" name="Rectangle 2918"/>
                        <wps:cNvSpPr/>
                        <wps:spPr>
                          <a:xfrm>
                            <a:off x="4948519" y="1480986"/>
                            <a:ext cx="500558" cy="97289"/>
                          </a:xfrm>
                          <a:prstGeom prst="rect">
                            <a:avLst/>
                          </a:prstGeom>
                          <a:ln>
                            <a:noFill/>
                          </a:ln>
                        </wps:spPr>
                        <wps:txbx>
                          <w:txbxContent>
                            <w:p w14:paraId="20A263E1" w14:textId="77777777" w:rsidR="000F1FD6" w:rsidRDefault="00A2725C">
                              <w:pPr>
                                <w:spacing w:after="160" w:line="259" w:lineRule="auto"/>
                                <w:ind w:left="0" w:firstLine="0"/>
                                <w:jc w:val="left"/>
                              </w:pPr>
                              <w:r>
                                <w:rPr>
                                  <w:rFonts w:ascii="Arial" w:eastAsia="Arial" w:hAnsi="Arial" w:cs="Arial"/>
                                  <w:sz w:val="10"/>
                                </w:rPr>
                                <w:t>View cyber a</w:t>
                              </w:r>
                            </w:p>
                          </w:txbxContent>
                        </wps:txbx>
                        <wps:bodyPr horzOverflow="overflow" vert="horz" lIns="0" tIns="0" rIns="0" bIns="0" rtlCol="0">
                          <a:noAutofit/>
                        </wps:bodyPr>
                      </wps:wsp>
                      <wps:wsp>
                        <wps:cNvPr id="2919" name="Rectangle 2919"/>
                        <wps:cNvSpPr/>
                        <wps:spPr>
                          <a:xfrm>
                            <a:off x="4948519" y="1560732"/>
                            <a:ext cx="217228" cy="97289"/>
                          </a:xfrm>
                          <a:prstGeom prst="rect">
                            <a:avLst/>
                          </a:prstGeom>
                          <a:ln>
                            <a:noFill/>
                          </a:ln>
                        </wps:spPr>
                        <wps:txbx>
                          <w:txbxContent>
                            <w:p w14:paraId="40E8CCF1" w14:textId="77777777" w:rsidR="000F1FD6" w:rsidRDefault="00A2725C">
                              <w:pPr>
                                <w:spacing w:after="160" w:line="259" w:lineRule="auto"/>
                                <w:ind w:left="0" w:firstLine="0"/>
                                <w:jc w:val="left"/>
                              </w:pPr>
                              <w:r>
                                <w:rPr>
                                  <w:rFonts w:ascii="Arial" w:eastAsia="Arial" w:hAnsi="Arial" w:cs="Arial"/>
                                  <w:sz w:val="10"/>
                                </w:rPr>
                                <w:t xml:space="preserve">ttack </w:t>
                              </w:r>
                            </w:p>
                          </w:txbxContent>
                        </wps:txbx>
                        <wps:bodyPr horzOverflow="overflow" vert="horz" lIns="0" tIns="0" rIns="0" bIns="0" rtlCol="0">
                          <a:noAutofit/>
                        </wps:bodyPr>
                      </wps:wsp>
                      <wps:wsp>
                        <wps:cNvPr id="2920" name="Shape 2920"/>
                        <wps:cNvSpPr/>
                        <wps:spPr>
                          <a:xfrm>
                            <a:off x="5059611" y="1166392"/>
                            <a:ext cx="469466" cy="201044"/>
                          </a:xfrm>
                          <a:custGeom>
                            <a:avLst/>
                            <a:gdLst/>
                            <a:ahLst/>
                            <a:cxnLst/>
                            <a:rect l="0" t="0" r="0" b="0"/>
                            <a:pathLst>
                              <a:path w="469466" h="201044">
                                <a:moveTo>
                                  <a:pt x="0" y="0"/>
                                </a:moveTo>
                                <a:lnTo>
                                  <a:pt x="411927" y="0"/>
                                </a:lnTo>
                                <a:lnTo>
                                  <a:pt x="469466" y="57361"/>
                                </a:lnTo>
                                <a:lnTo>
                                  <a:pt x="469466" y="201044"/>
                                </a:lnTo>
                                <a:lnTo>
                                  <a:pt x="0" y="201044"/>
                                </a:lnTo>
                                <a:lnTo>
                                  <a:pt x="0" y="0"/>
                                </a:lnTo>
                                <a:close/>
                              </a:path>
                            </a:pathLst>
                          </a:custGeom>
                          <a:ln w="1721" cap="flat">
                            <a:round/>
                          </a:ln>
                        </wps:spPr>
                        <wps:style>
                          <a:lnRef idx="1">
                            <a:srgbClr val="990033"/>
                          </a:lnRef>
                          <a:fillRef idx="1">
                            <a:srgbClr val="FFFFB7"/>
                          </a:fillRef>
                          <a:effectRef idx="0">
                            <a:scrgbClr r="0" g="0" b="0"/>
                          </a:effectRef>
                          <a:fontRef idx="none"/>
                        </wps:style>
                        <wps:bodyPr/>
                      </wps:wsp>
                      <wps:wsp>
                        <wps:cNvPr id="2921" name="Shape 2921"/>
                        <wps:cNvSpPr/>
                        <wps:spPr>
                          <a:xfrm>
                            <a:off x="5059611" y="1166392"/>
                            <a:ext cx="410389" cy="0"/>
                          </a:xfrm>
                          <a:custGeom>
                            <a:avLst/>
                            <a:gdLst/>
                            <a:ahLst/>
                            <a:cxnLst/>
                            <a:rect l="0" t="0" r="0" b="0"/>
                            <a:pathLst>
                              <a:path w="410389">
                                <a:moveTo>
                                  <a:pt x="0" y="0"/>
                                </a:moveTo>
                                <a:lnTo>
                                  <a:pt x="410389"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2" name="Shape 2922"/>
                        <wps:cNvSpPr/>
                        <wps:spPr>
                          <a:xfrm>
                            <a:off x="5471538" y="1166392"/>
                            <a:ext cx="55931" cy="55823"/>
                          </a:xfrm>
                          <a:custGeom>
                            <a:avLst/>
                            <a:gdLst/>
                            <a:ahLst/>
                            <a:cxnLst/>
                            <a:rect l="0" t="0" r="0" b="0"/>
                            <a:pathLst>
                              <a:path w="55931" h="55823">
                                <a:moveTo>
                                  <a:pt x="0" y="0"/>
                                </a:moveTo>
                                <a:lnTo>
                                  <a:pt x="55931" y="5582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3" name="Shape 2923"/>
                        <wps:cNvSpPr/>
                        <wps:spPr>
                          <a:xfrm>
                            <a:off x="5529077" y="1223753"/>
                            <a:ext cx="0" cy="141934"/>
                          </a:xfrm>
                          <a:custGeom>
                            <a:avLst/>
                            <a:gdLst/>
                            <a:ahLst/>
                            <a:cxnLst/>
                            <a:rect l="0" t="0" r="0" b="0"/>
                            <a:pathLst>
                              <a:path h="141934">
                                <a:moveTo>
                                  <a:pt x="0" y="0"/>
                                </a:moveTo>
                                <a:lnTo>
                                  <a:pt x="0" y="14193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4" name="Shape 2924"/>
                        <wps:cNvSpPr/>
                        <wps:spPr>
                          <a:xfrm>
                            <a:off x="5061149" y="1367436"/>
                            <a:ext cx="467928" cy="0"/>
                          </a:xfrm>
                          <a:custGeom>
                            <a:avLst/>
                            <a:gdLst/>
                            <a:ahLst/>
                            <a:cxnLst/>
                            <a:rect l="0" t="0" r="0" b="0"/>
                            <a:pathLst>
                              <a:path w="467928">
                                <a:moveTo>
                                  <a:pt x="467928" y="0"/>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5" name="Shape 2925"/>
                        <wps:cNvSpPr/>
                        <wps:spPr>
                          <a:xfrm>
                            <a:off x="5059611" y="1167931"/>
                            <a:ext cx="0" cy="199505"/>
                          </a:xfrm>
                          <a:custGeom>
                            <a:avLst/>
                            <a:gdLst/>
                            <a:ahLst/>
                            <a:cxnLst/>
                            <a:rect l="0" t="0" r="0" b="0"/>
                            <a:pathLst>
                              <a:path h="199505">
                                <a:moveTo>
                                  <a:pt x="0" y="199505"/>
                                </a:moveTo>
                                <a:lnTo>
                                  <a:pt x="0"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6" name="Shape 2926"/>
                        <wps:cNvSpPr/>
                        <wps:spPr>
                          <a:xfrm>
                            <a:off x="5471538" y="1166392"/>
                            <a:ext cx="0" cy="55823"/>
                          </a:xfrm>
                          <a:custGeom>
                            <a:avLst/>
                            <a:gdLst/>
                            <a:ahLst/>
                            <a:cxnLst/>
                            <a:rect l="0" t="0" r="0" b="0"/>
                            <a:pathLst>
                              <a:path h="55823">
                                <a:moveTo>
                                  <a:pt x="0" y="0"/>
                                </a:moveTo>
                                <a:lnTo>
                                  <a:pt x="0" y="5582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7" name="Shape 2927"/>
                        <wps:cNvSpPr/>
                        <wps:spPr>
                          <a:xfrm>
                            <a:off x="5471538" y="1223753"/>
                            <a:ext cx="55931" cy="0"/>
                          </a:xfrm>
                          <a:custGeom>
                            <a:avLst/>
                            <a:gdLst/>
                            <a:ahLst/>
                            <a:cxnLst/>
                            <a:rect l="0" t="0" r="0" b="0"/>
                            <a:pathLst>
                              <a:path w="55931">
                                <a:moveTo>
                                  <a:pt x="0" y="0"/>
                                </a:moveTo>
                                <a:lnTo>
                                  <a:pt x="55931" y="0"/>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28" name="Rectangle 2928"/>
                        <wps:cNvSpPr/>
                        <wps:spPr>
                          <a:xfrm>
                            <a:off x="5076180" y="1174593"/>
                            <a:ext cx="336525" cy="97289"/>
                          </a:xfrm>
                          <a:prstGeom prst="rect">
                            <a:avLst/>
                          </a:prstGeom>
                          <a:ln>
                            <a:noFill/>
                          </a:ln>
                        </wps:spPr>
                        <wps:txbx>
                          <w:txbxContent>
                            <w:p w14:paraId="4AC2ABB0" w14:textId="77777777" w:rsidR="000F1FD6" w:rsidRDefault="00A2725C">
                              <w:pPr>
                                <w:spacing w:after="160" w:line="259" w:lineRule="auto"/>
                                <w:ind w:left="0" w:firstLine="0"/>
                                <w:jc w:val="left"/>
                              </w:pPr>
                              <w:r>
                                <w:rPr>
                                  <w:rFonts w:ascii="Arial" w:eastAsia="Arial" w:hAnsi="Arial" w:cs="Arial"/>
                                  <w:sz w:val="10"/>
                                </w:rPr>
                                <w:t xml:space="preserve">View All </w:t>
                              </w:r>
                            </w:p>
                          </w:txbxContent>
                        </wps:txbx>
                        <wps:bodyPr horzOverflow="overflow" vert="horz" lIns="0" tIns="0" rIns="0" bIns="0" rtlCol="0">
                          <a:noAutofit/>
                        </wps:bodyPr>
                      </wps:wsp>
                      <wps:wsp>
                        <wps:cNvPr id="2929" name="Rectangle 2929"/>
                        <wps:cNvSpPr/>
                        <wps:spPr>
                          <a:xfrm>
                            <a:off x="5076180" y="1254549"/>
                            <a:ext cx="323604" cy="97289"/>
                          </a:xfrm>
                          <a:prstGeom prst="rect">
                            <a:avLst/>
                          </a:prstGeom>
                          <a:ln>
                            <a:noFill/>
                          </a:ln>
                        </wps:spPr>
                        <wps:txbx>
                          <w:txbxContent>
                            <w:p w14:paraId="4C6D4B27" w14:textId="77777777" w:rsidR="000F1FD6" w:rsidRDefault="00A2725C">
                              <w:pPr>
                                <w:spacing w:after="160" w:line="259" w:lineRule="auto"/>
                                <w:ind w:left="0" w:firstLine="0"/>
                                <w:jc w:val="left"/>
                              </w:pPr>
                              <w:r>
                                <w:rPr>
                                  <w:rFonts w:ascii="Arial" w:eastAsia="Arial" w:hAnsi="Arial" w:cs="Arial"/>
                                  <w:sz w:val="10"/>
                                </w:rPr>
                                <w:t xml:space="preserve">Remote </w:t>
                              </w:r>
                            </w:p>
                          </w:txbxContent>
                        </wps:txbx>
                        <wps:bodyPr horzOverflow="overflow" vert="horz" lIns="0" tIns="0" rIns="0" bIns="0" rtlCol="0">
                          <a:noAutofit/>
                        </wps:bodyPr>
                      </wps:wsp>
                      <wps:wsp>
                        <wps:cNvPr id="2930" name="Shape 2930"/>
                        <wps:cNvSpPr/>
                        <wps:spPr>
                          <a:xfrm>
                            <a:off x="1288783" y="199295"/>
                            <a:ext cx="362499" cy="585644"/>
                          </a:xfrm>
                          <a:custGeom>
                            <a:avLst/>
                            <a:gdLst/>
                            <a:ahLst/>
                            <a:cxnLst/>
                            <a:rect l="0" t="0" r="0" b="0"/>
                            <a:pathLst>
                              <a:path w="362499" h="585644">
                                <a:moveTo>
                                  <a:pt x="362499" y="0"/>
                                </a:moveTo>
                                <a:lnTo>
                                  <a:pt x="0" y="585644"/>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31" name="Shape 2931"/>
                        <wps:cNvSpPr/>
                        <wps:spPr>
                          <a:xfrm>
                            <a:off x="2100054" y="199295"/>
                            <a:ext cx="1434265" cy="587323"/>
                          </a:xfrm>
                          <a:custGeom>
                            <a:avLst/>
                            <a:gdLst/>
                            <a:ahLst/>
                            <a:cxnLst/>
                            <a:rect l="0" t="0" r="0" b="0"/>
                            <a:pathLst>
                              <a:path w="1434265" h="587323">
                                <a:moveTo>
                                  <a:pt x="0" y="0"/>
                                </a:moveTo>
                                <a:lnTo>
                                  <a:pt x="1434265" y="587323"/>
                                </a:lnTo>
                              </a:path>
                            </a:pathLst>
                          </a:custGeom>
                          <a:ln w="1721" cap="sq">
                            <a:round/>
                          </a:ln>
                        </wps:spPr>
                        <wps:style>
                          <a:lnRef idx="1">
                            <a:srgbClr val="990033"/>
                          </a:lnRef>
                          <a:fillRef idx="0">
                            <a:srgbClr val="000000">
                              <a:alpha val="0"/>
                            </a:srgbClr>
                          </a:fillRef>
                          <a:effectRef idx="0">
                            <a:scrgbClr r="0" g="0" b="0"/>
                          </a:effectRef>
                          <a:fontRef idx="none"/>
                        </wps:style>
                        <wps:bodyPr/>
                      </wps:wsp>
                      <wps:wsp>
                        <wps:cNvPr id="2932" name="Shape 2932"/>
                        <wps:cNvSpPr/>
                        <wps:spPr>
                          <a:xfrm>
                            <a:off x="476604" y="784170"/>
                            <a:ext cx="501486" cy="224898"/>
                          </a:xfrm>
                          <a:custGeom>
                            <a:avLst/>
                            <a:gdLst/>
                            <a:ahLst/>
                            <a:cxnLst/>
                            <a:rect l="0" t="0" r="0" b="0"/>
                            <a:pathLst>
                              <a:path w="501486" h="224898">
                                <a:moveTo>
                                  <a:pt x="501486" y="0"/>
                                </a:moveTo>
                                <a:lnTo>
                                  <a:pt x="0" y="224898"/>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3" name="Shape 2933"/>
                        <wps:cNvSpPr/>
                        <wps:spPr>
                          <a:xfrm>
                            <a:off x="524494" y="784170"/>
                            <a:ext cx="453595" cy="607889"/>
                          </a:xfrm>
                          <a:custGeom>
                            <a:avLst/>
                            <a:gdLst/>
                            <a:ahLst/>
                            <a:cxnLst/>
                            <a:rect l="0" t="0" r="0" b="0"/>
                            <a:pathLst>
                              <a:path w="453595" h="607889">
                                <a:moveTo>
                                  <a:pt x="453595" y="0"/>
                                </a:moveTo>
                                <a:lnTo>
                                  <a:pt x="0" y="607889"/>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4" name="Shape 2934"/>
                        <wps:cNvSpPr/>
                        <wps:spPr>
                          <a:xfrm>
                            <a:off x="1156927" y="927643"/>
                            <a:ext cx="0" cy="489879"/>
                          </a:xfrm>
                          <a:custGeom>
                            <a:avLst/>
                            <a:gdLst/>
                            <a:ahLst/>
                            <a:cxnLst/>
                            <a:rect l="0" t="0" r="0" b="0"/>
                            <a:pathLst>
                              <a:path h="489879">
                                <a:moveTo>
                                  <a:pt x="0" y="0"/>
                                </a:moveTo>
                                <a:lnTo>
                                  <a:pt x="0" y="489879"/>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5" name="Shape 2935"/>
                        <wps:cNvSpPr/>
                        <wps:spPr>
                          <a:xfrm>
                            <a:off x="2723678" y="784170"/>
                            <a:ext cx="809663" cy="480225"/>
                          </a:xfrm>
                          <a:custGeom>
                            <a:avLst/>
                            <a:gdLst/>
                            <a:ahLst/>
                            <a:cxnLst/>
                            <a:rect l="0" t="0" r="0" b="0"/>
                            <a:pathLst>
                              <a:path w="809663" h="480225">
                                <a:moveTo>
                                  <a:pt x="809663" y="0"/>
                                </a:moveTo>
                                <a:lnTo>
                                  <a:pt x="0" y="480225"/>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6" name="Shape 2936"/>
                        <wps:cNvSpPr/>
                        <wps:spPr>
                          <a:xfrm>
                            <a:off x="2897831" y="927643"/>
                            <a:ext cx="814486" cy="668538"/>
                          </a:xfrm>
                          <a:custGeom>
                            <a:avLst/>
                            <a:gdLst/>
                            <a:ahLst/>
                            <a:cxnLst/>
                            <a:rect l="0" t="0" r="0" b="0"/>
                            <a:pathLst>
                              <a:path w="814486" h="668538">
                                <a:moveTo>
                                  <a:pt x="814486" y="0"/>
                                </a:moveTo>
                                <a:lnTo>
                                  <a:pt x="0" y="668538"/>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7" name="Shape 2937"/>
                        <wps:cNvSpPr/>
                        <wps:spPr>
                          <a:xfrm>
                            <a:off x="3218802" y="927643"/>
                            <a:ext cx="493516" cy="1000548"/>
                          </a:xfrm>
                          <a:custGeom>
                            <a:avLst/>
                            <a:gdLst/>
                            <a:ahLst/>
                            <a:cxnLst/>
                            <a:rect l="0" t="0" r="0" b="0"/>
                            <a:pathLst>
                              <a:path w="493516" h="1000548">
                                <a:moveTo>
                                  <a:pt x="493516" y="0"/>
                                </a:moveTo>
                                <a:lnTo>
                                  <a:pt x="0" y="1000548"/>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8" name="Shape 2938"/>
                        <wps:cNvSpPr/>
                        <wps:spPr>
                          <a:xfrm>
                            <a:off x="3712317" y="927643"/>
                            <a:ext cx="0" cy="1102616"/>
                          </a:xfrm>
                          <a:custGeom>
                            <a:avLst/>
                            <a:gdLst/>
                            <a:ahLst/>
                            <a:cxnLst/>
                            <a:rect l="0" t="0" r="0" b="0"/>
                            <a:pathLst>
                              <a:path h="1102616">
                                <a:moveTo>
                                  <a:pt x="0" y="0"/>
                                </a:moveTo>
                                <a:lnTo>
                                  <a:pt x="0" y="1102616"/>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39" name="Shape 2939"/>
                        <wps:cNvSpPr/>
                        <wps:spPr>
                          <a:xfrm>
                            <a:off x="3712317" y="927643"/>
                            <a:ext cx="517496" cy="1153647"/>
                          </a:xfrm>
                          <a:custGeom>
                            <a:avLst/>
                            <a:gdLst/>
                            <a:ahLst/>
                            <a:cxnLst/>
                            <a:rect l="0" t="0" r="0" b="0"/>
                            <a:pathLst>
                              <a:path w="517496" h="1153647">
                                <a:moveTo>
                                  <a:pt x="0" y="0"/>
                                </a:moveTo>
                                <a:lnTo>
                                  <a:pt x="517496" y="1153647"/>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40" name="Shape 2940"/>
                        <wps:cNvSpPr/>
                        <wps:spPr>
                          <a:xfrm>
                            <a:off x="3712317" y="927643"/>
                            <a:ext cx="985424" cy="1077013"/>
                          </a:xfrm>
                          <a:custGeom>
                            <a:avLst/>
                            <a:gdLst/>
                            <a:ahLst/>
                            <a:cxnLst/>
                            <a:rect l="0" t="0" r="0" b="0"/>
                            <a:pathLst>
                              <a:path w="985424" h="1077013">
                                <a:moveTo>
                                  <a:pt x="0" y="0"/>
                                </a:moveTo>
                                <a:lnTo>
                                  <a:pt x="985424" y="1077013"/>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41" name="Shape 2941"/>
                        <wps:cNvSpPr/>
                        <wps:spPr>
                          <a:xfrm>
                            <a:off x="3841726" y="784170"/>
                            <a:ext cx="1020520" cy="965320"/>
                          </a:xfrm>
                          <a:custGeom>
                            <a:avLst/>
                            <a:gdLst/>
                            <a:ahLst/>
                            <a:cxnLst/>
                            <a:rect l="0" t="0" r="0" b="0"/>
                            <a:pathLst>
                              <a:path w="1020520" h="965320">
                                <a:moveTo>
                                  <a:pt x="0" y="0"/>
                                </a:moveTo>
                                <a:lnTo>
                                  <a:pt x="1020520" y="965320"/>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42" name="Shape 2942"/>
                        <wps:cNvSpPr/>
                        <wps:spPr>
                          <a:xfrm>
                            <a:off x="3841726" y="784170"/>
                            <a:ext cx="1130703" cy="684348"/>
                          </a:xfrm>
                          <a:custGeom>
                            <a:avLst/>
                            <a:gdLst/>
                            <a:ahLst/>
                            <a:cxnLst/>
                            <a:rect l="0" t="0" r="0" b="0"/>
                            <a:pathLst>
                              <a:path w="1130703" h="684348">
                                <a:moveTo>
                                  <a:pt x="0" y="0"/>
                                </a:moveTo>
                                <a:lnTo>
                                  <a:pt x="1130703" y="684348"/>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s:wsp>
                        <wps:cNvPr id="2943" name="Shape 2943"/>
                        <wps:cNvSpPr/>
                        <wps:spPr>
                          <a:xfrm>
                            <a:off x="3841726" y="784170"/>
                            <a:ext cx="1213829" cy="409993"/>
                          </a:xfrm>
                          <a:custGeom>
                            <a:avLst/>
                            <a:gdLst/>
                            <a:ahLst/>
                            <a:cxnLst/>
                            <a:rect l="0" t="0" r="0" b="0"/>
                            <a:pathLst>
                              <a:path w="1213829" h="409993">
                                <a:moveTo>
                                  <a:pt x="0" y="0"/>
                                </a:moveTo>
                                <a:lnTo>
                                  <a:pt x="1213829" y="409993"/>
                                </a:lnTo>
                              </a:path>
                            </a:pathLst>
                          </a:custGeom>
                          <a:ln w="979" cap="flat">
                            <a:custDash>
                              <a:ds d="23121" sp="7707"/>
                            </a:custDash>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6A4E529" id="Group 94504" o:spid="_x0000_s1301" style="width:435.35pt;height:180.05pt;mso-position-horizontal-relative:char;mso-position-vertical-relative:line" coordsize="55290,2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">
                <v:shape id="Shape 2797" o:spid="_x0000_s1302" style="position:absolute;left:16487;top:452;width:3929;height:3463;visibility:visible;mso-wrap-style:square;v-text-anchor:top" coordsize="392890,346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" path="m,346238r392890,l392890,,,,,346238xe" filled="f" strokecolor="#903" strokeweight=".04781mm">
                  <v:path arrowok="t" textboxrect="0,0,392890,346238"/>
                </v:shape>
                <v:shape id="Shape 2798" o:spid="_x0000_s1303" style="position:absolute;left:16512;width:4984;height:477;visibility:visible;mso-wrap-style:square;v-text-anchor:top" coordsize="498340,47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" path="m143811,l498340,,397665,47777,,47777,143811,xe" fillcolor="#7f7f7f" strokecolor="#903" strokeweight=".04781mm">
                  <v:path arrowok="t" textboxrect="0,0,498340,47777"/>
                </v:shape>
                <v:shape id="Shape 2799" o:spid="_x0000_s1304" style="position:absolute;left:20489;width:1007;height:3988;visibility:visible;mso-wrap-style:square;v-text-anchor:top" coordsize="100675,398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" path="m100675,r,326959l,398800,,47777,100675,xe" fillcolor="#7f7f7f" strokecolor="#903" strokeweight=".04781mm">
                  <v:path arrowok="t" textboxrect="0,0,100675,398800"/>
                </v:shape>
                <v:rect id="Rectangle 2800" o:spid="_x0000_s1305" style="position:absolute;left:16935;top:546;width:4137;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" filled="f" stroked="f">
                  <v:textbox inset="0,0,0,0">
                    <w:txbxContent>
                      <w:p w14:paraId="067B4159" w14:textId="77777777" w:rsidR="000F1FD6" w:rsidRDefault="00A2725C">
                        <w:pPr>
                          <w:spacing w:after="160" w:line="259" w:lineRule="auto"/>
                          <w:ind w:left="0" w:firstLine="0"/>
                          <w:jc w:val="left"/>
                        </w:pPr>
                        <w:r>
                          <w:rPr>
                            <w:rFonts w:ascii="Arial" w:eastAsia="Arial" w:hAnsi="Arial" w:cs="Arial"/>
                            <w:sz w:val="10"/>
                          </w:rPr>
                          <w:t>application</w:t>
                        </w:r>
                      </w:p>
                    </w:txbxContent>
                  </v:textbox>
                </v:rect>
                <v:shape id="Shape 2801" o:spid="_x0000_s1306" style="position:absolute;left:9780;top:6884;width:2523;height:2345;visibility:visible;mso-wrap-style:square;v-text-anchor:top" coordsize="252288,23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" path="m,234551r252288,l252288,,,,,234551xe" filled="f" strokecolor="#903" strokeweight=".04781mm">
                  <v:path arrowok="t" textboxrect="0,0,252288,234551"/>
                </v:shape>
                <v:shape id="Shape 2802" o:spid="_x0000_s1307" style="position:absolute;left:9806;top:6430;width:3577;height:479;visibility:visible;mso-wrap-style:square;v-text-anchor:top" coordsize="357745,4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" path="m,47918l143671,,357745,,257070,47918,,47918xe" filled="f" strokecolor="#903" strokeweight=".04781mm">
                  <v:path arrowok="t" textboxrect="0,0,357745,47918"/>
                </v:shape>
                <v:shape id="Shape 2803" o:spid="_x0000_s1308" style="position:absolute;left:12376;top:6430;width:1007;height:2870;visibility:visible;mso-wrap-style:square;v-text-anchor:top" coordsize="100675,287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" path="m,47918l100675,r,215454l,287086,,47918xe" filled="f" strokecolor="#903" strokeweight=".04781mm">
                  <v:path arrowok="t" textboxrect="0,0,100675,287086"/>
                </v:shape>
                <v:rect id="Rectangle 2804" o:spid="_x0000_s1309" style="position:absolute;left:9732;top:6975;width:3492;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IioxgAAAN0AAAAPAAAAZHJzL2Rvd25yZXYueG1sRI9Ba8JA&#10;FITvBf/D8oTe6qZBSo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meSIqMYAAADdAAAA&#10;DwAAAAAAAAAAAAAAAAAHAgAAZHJzL2Rvd25yZXYueG1sUEsFBgAAAAADAAMAtwAAAPoCAAAAAA==&#10;" filled="f" stroked="f">
                  <v:textbox inset="0,0,0,0">
                    <w:txbxContent>
                      <w:p w14:paraId="67D96C6D" w14:textId="77777777" w:rsidR="000F1FD6" w:rsidRDefault="00A2725C">
                        <w:pPr>
                          <w:spacing w:after="160" w:line="259" w:lineRule="auto"/>
                          <w:ind w:left="0" w:firstLine="0"/>
                          <w:jc w:val="left"/>
                        </w:pPr>
                        <w:r>
                          <w:rPr>
                            <w:rFonts w:ascii="Arial" w:eastAsia="Arial" w:hAnsi="Arial" w:cs="Arial"/>
                            <w:sz w:val="10"/>
                          </w:rPr>
                          <w:t xml:space="preserve"> network </w:t>
                        </w:r>
                      </w:p>
                    </w:txbxContent>
                  </v:textbox>
                </v:rect>
                <v:rect id="Rectangle 2805" o:spid="_x0000_s1310" style="position:absolute;left:9941;top:7773;width:288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" filled="f" stroked="f">
                  <v:textbox inset="0,0,0,0">
                    <w:txbxContent>
                      <w:p w14:paraId="70146BF7" w14:textId="77777777" w:rsidR="000F1FD6" w:rsidRDefault="00A2725C">
                        <w:pPr>
                          <w:spacing w:after="160" w:line="259" w:lineRule="auto"/>
                          <w:ind w:left="0" w:firstLine="0"/>
                          <w:jc w:val="left"/>
                        </w:pPr>
                        <w:r>
                          <w:rPr>
                            <w:rFonts w:ascii="Arial" w:eastAsia="Arial" w:hAnsi="Arial" w:cs="Arial"/>
                            <w:sz w:val="10"/>
                          </w:rPr>
                          <w:t>follower</w:t>
                        </w:r>
                      </w:p>
                    </w:txbxContent>
                  </v:textbox>
                </v:rect>
                <v:shape id="Shape 2806" o:spid="_x0000_s1311" style="position:absolute;left:35333;top:6884;width:2525;height:2345;visibility:visible;mso-wrap-style:square;v-text-anchor:top" coordsize="252463,2345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" path="m,234551r252463,l252463,,,,,234551xe" filled="f" strokecolor="#903" strokeweight=".04781mm">
                  <v:path arrowok="t" textboxrect="0,0,252463,234551"/>
                </v:shape>
                <v:shape id="Shape 2807" o:spid="_x0000_s1312" style="position:absolute;left:35358;top:6430;width:3578;height:479;visibility:visible;mso-wrap-style:square;v-text-anchor:top" coordsize="357815,479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" path="m,47918l143880,,357815,,257280,47918,,47918xe" filled="f" strokecolor="#903" strokeweight=".04781mm">
                  <v:path arrowok="t" textboxrect="0,0,357815,47918"/>
                </v:shape>
                <v:shape id="Shape 2808" o:spid="_x0000_s1313" style="position:absolute;left:37931;top:6430;width:1005;height:2870;visibility:visible;mso-wrap-style:square;v-text-anchor:top" coordsize="100535,2870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" path="m,47918l100535,r,215454l,287086,,47918xe" filled="f" strokecolor="#903" strokeweight=".04781mm">
                  <v:path arrowok="t" textboxrect="0,0,100535,287086"/>
                </v:shape>
                <v:rect id="Rectangle 2809" o:spid="_x0000_s1314" style="position:absolute;left:35366;top:6975;width:3268;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4CB5CBF5" w14:textId="77777777" w:rsidR="000F1FD6" w:rsidRDefault="00A2725C">
                        <w:pPr>
                          <w:spacing w:after="160" w:line="259" w:lineRule="auto"/>
                          <w:ind w:left="0" w:firstLine="0"/>
                          <w:jc w:val="left"/>
                        </w:pPr>
                        <w:r>
                          <w:rPr>
                            <w:rFonts w:ascii="Arial" w:eastAsia="Arial" w:hAnsi="Arial" w:cs="Arial"/>
                            <w:sz w:val="10"/>
                          </w:rPr>
                          <w:t>maintain</w:t>
                        </w:r>
                      </w:p>
                    </w:txbxContent>
                  </v:textbox>
                </v:rect>
                <v:rect id="Rectangle 2810" o:spid="_x0000_s1315" style="position:absolute;left:36276;top:7773;width:757;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408867DA" w14:textId="77777777" w:rsidR="000F1FD6" w:rsidRDefault="00A2725C">
                        <w:pPr>
                          <w:spacing w:after="160" w:line="259" w:lineRule="auto"/>
                          <w:ind w:left="0" w:firstLine="0"/>
                          <w:jc w:val="left"/>
                        </w:pPr>
                        <w:r>
                          <w:rPr>
                            <w:rFonts w:ascii="Arial" w:eastAsia="Arial" w:hAnsi="Arial" w:cs="Arial"/>
                            <w:sz w:val="10"/>
                          </w:rPr>
                          <w:t>er</w:t>
                        </w:r>
                      </w:p>
                    </w:txbxContent>
                  </v:textbox>
                </v:rect>
                <v:shape id="Shape 2811" o:spid="_x0000_s1316" style="position:absolute;top:9876;width:4694;height:2011;visibility:visible;mso-wrap-style:square;v-text-anchor:top" coordsize="469473,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" path="m,l411997,r57476,57431l469473,201044,,201044,,xe" fillcolor="#ffffb7" strokecolor="#903" strokeweight=".04781mm">
                  <v:path arrowok="t" textboxrect="0,0,469473,201044"/>
                </v:shape>
                <v:shape id="Shape 2812" o:spid="_x0000_s1317" style="position:absolute;top:9876;width:4104;height:0;visibility:visible;mso-wrap-style:square;v-text-anchor:top" coordsize="410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" path="m,l410445,e" filled="f" strokecolor="#903" strokeweight=".04781mm">
                  <v:stroke endcap="square"/>
                  <v:path arrowok="t" textboxrect="0,0,410445,0"/>
                </v:shape>
                <v:shape id="Shape 2813" o:spid="_x0000_s1318" style="position:absolute;left:4119;top:9876;width:560;height:558;visibility:visible;mso-wrap-style:square;v-text-anchor:top" coordsize="55937,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" path="m,l55937,55822e" filled="f" strokecolor="#903" strokeweight=".04781mm">
                  <v:stroke endcap="square"/>
                  <v:path arrowok="t" textboxrect="0,0,55937,55822"/>
                </v:shape>
                <v:shape id="Shape 2814" o:spid="_x0000_s1319" style="position:absolute;left:4694;top:10450;width:0;height:1420;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" path="m,l,141934e" filled="f" strokecolor="#903" strokeweight=".04781mm">
                  <v:stroke endcap="square"/>
                  <v:path arrowok="t" textboxrect="0,0,0,141934"/>
                </v:shape>
                <v:shape id="Shape 2815" o:spid="_x0000_s1320" style="position:absolute;left:15;top:11887;width:4679;height:0;visibility:visible;mso-wrap-style:square;v-text-anchor:top" coordsize="467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" path="m467921,l,e" filled="f" strokecolor="#903" strokeweight=".04781mm">
                  <v:stroke endcap="square"/>
                  <v:path arrowok="t" textboxrect="0,0,467921,0"/>
                </v:shape>
                <v:shape id="Shape 2816" o:spid="_x0000_s1321" style="position:absolute;top:9892;width:0;height:1995;visibility:visible;mso-wrap-style:square;v-text-anchor:top" coordsize="0,1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" path="m,199505l,e" filled="f" strokecolor="#903" strokeweight=".04781mm">
                  <v:stroke endcap="square"/>
                  <v:path arrowok="t" textboxrect="0,0,0,199505"/>
                </v:shape>
                <v:shape id="Shape 2817" o:spid="_x0000_s1322" style="position:absolute;left:4119;top:9876;width:0;height:558;visibility:visible;mso-wrap-style:square;v-text-anchor:top" coordsize="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" path="m,l,55822e" filled="f" strokecolor="#903" strokeweight=".04781mm">
                  <v:stroke endcap="square"/>
                  <v:path arrowok="t" textboxrect="0,0,0,55822"/>
                </v:shape>
                <v:shape id="Shape 2818" o:spid="_x0000_s1323" style="position:absolute;left:4119;top:10450;width:560;height:0;visibility:visible;mso-wrap-style:square;v-text-anchor:top" coordsize="559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" path="m,l55937,e" filled="f" strokecolor="#903" strokeweight=".04781mm">
                  <v:stroke endcap="square"/>
                  <v:path arrowok="t" textboxrect="0,0,55937,0"/>
                </v:shape>
                <v:rect id="Rectangle 2819" o:spid="_x0000_s1324" style="position:absolute;left:166;top:9959;width:5084;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" filled="f" stroked="f">
                  <v:textbox inset="0,0,0,0">
                    <w:txbxContent>
                      <w:p w14:paraId="76568578" w14:textId="77777777" w:rsidR="000F1FD6" w:rsidRDefault="00A2725C">
                        <w:pPr>
                          <w:spacing w:after="160" w:line="259" w:lineRule="auto"/>
                          <w:ind w:left="0" w:firstLine="0"/>
                          <w:jc w:val="left"/>
                        </w:pPr>
                        <w:r>
                          <w:rPr>
                            <w:rFonts w:ascii="Arial" w:eastAsia="Arial" w:hAnsi="Arial" w:cs="Arial"/>
                            <w:sz w:val="10"/>
                          </w:rPr>
                          <w:t xml:space="preserve">Register and </w:t>
                        </w:r>
                      </w:p>
                    </w:txbxContent>
                  </v:textbox>
                </v:rect>
                <v:rect id="Rectangle 2820" o:spid="_x0000_s1325" style="position:absolute;left:166;top:10758;width:2078;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" filled="f" stroked="f">
                  <v:textbox inset="0,0,0,0">
                    <w:txbxContent>
                      <w:p w14:paraId="14B3F583" w14:textId="77777777" w:rsidR="000F1FD6" w:rsidRDefault="00A2725C">
                        <w:pPr>
                          <w:spacing w:after="160" w:line="259" w:lineRule="auto"/>
                          <w:ind w:left="0" w:firstLine="0"/>
                          <w:jc w:val="left"/>
                        </w:pPr>
                        <w:r>
                          <w:rPr>
                            <w:rFonts w:ascii="Arial" w:eastAsia="Arial" w:hAnsi="Arial" w:cs="Arial"/>
                            <w:sz w:val="10"/>
                          </w:rPr>
                          <w:t>Login</w:t>
                        </w:r>
                      </w:p>
                    </w:txbxContent>
                  </v:textbox>
                </v:rect>
                <v:shape id="Shape 2821" o:spid="_x0000_s1326" style="position:absolute;left:1788;top:13961;width:4695;height:2010;visibility:visible;mso-wrap-style:square;v-text-anchor:top" coordsize="469501,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" path="m,l411962,r57539,57361l469501,201044,,201044,,xe" fillcolor="#ffffb7" strokecolor="#903" strokeweight=".04781mm">
                  <v:path arrowok="t" textboxrect="0,0,469501,201044"/>
                </v:shape>
                <v:shape id="Shape 2822" o:spid="_x0000_s1327" style="position:absolute;left:1788;top:13961;width:4104;height:0;visibility:visible;mso-wrap-style:square;v-text-anchor:top" coordsize="4104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" path="m,l410424,e" filled="f" strokecolor="#903" strokeweight=".04781mm">
                  <v:stroke endcap="square"/>
                  <v:path arrowok="t" textboxrect="0,0,410424,0"/>
                </v:shape>
                <v:shape id="Shape 2823" o:spid="_x0000_s1328" style="position:absolute;left:5907;top:13961;width:560;height:558;visibility:visible;mso-wrap-style:square;v-text-anchor:top" coordsize="55931,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" path="m,l55931,55822e" filled="f" strokecolor="#903" strokeweight=".04781mm">
                  <v:stroke endcap="square"/>
                  <v:path arrowok="t" textboxrect="0,0,55931,55822"/>
                </v:shape>
                <v:shape id="Shape 2824" o:spid="_x0000_s1329" style="position:absolute;left:6483;top:14534;width:0;height:1422;visibility:visible;mso-wrap-style:square;v-text-anchor:top" coordsize="0,14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" path="m,l,142144e" filled="f" strokecolor="#903" strokeweight=".04781mm">
                  <v:stroke endcap="square"/>
                  <v:path arrowok="t" textboxrect="0,0,0,142144"/>
                </v:shape>
                <v:shape id="Shape 2825" o:spid="_x0000_s1330" style="position:absolute;left:1803;top:15971;width:4680;height:0;visibility:visible;mso-wrap-style:square;v-text-anchor:top" coordsize="4679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" path="m467956,l,e" filled="f" strokecolor="#903" strokeweight=".04781mm">
                  <v:stroke endcap="square"/>
                  <v:path arrowok="t" textboxrect="0,0,467956,0"/>
                </v:shape>
                <v:shape id="Shape 2826" o:spid="_x0000_s1331" style="position:absolute;left:1788;top:13976;width:0;height:1995;visibility:visible;mso-wrap-style:square;v-text-anchor:top" coordsize="0,199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" path="m,199506l,e" filled="f" strokecolor="#903" strokeweight=".04781mm">
                  <v:stroke endcap="square"/>
                  <v:path arrowok="t" textboxrect="0,0,0,199506"/>
                </v:shape>
                <v:shape id="Shape 2827" o:spid="_x0000_s1332" style="position:absolute;left:5907;top:13961;width:0;height:558;visibility:visible;mso-wrap-style:square;v-text-anchor:top" coordsize="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" path="m,l,55822e" filled="f" strokecolor="#903" strokeweight=".04781mm">
                  <v:stroke endcap="square"/>
                  <v:path arrowok="t" textboxrect="0,0,0,55822"/>
                </v:shape>
                <v:shape id="Shape 2828" o:spid="_x0000_s1333" style="position:absolute;left:5907;top:14534;width:560;height:0;visibility:visible;mso-wrap-style:square;v-text-anchor:top" coordsize="55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" path="m,l55931,e" filled="f" strokecolor="#903" strokeweight=".04781mm">
                  <v:stroke endcap="square"/>
                  <v:path arrowok="t" textboxrect="0,0,55931,0"/>
                </v:shape>
                <v:rect id="Rectangle 2829" o:spid="_x0000_s1334" style="position:absolute;left:1954;top:14043;width:3893;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" filled="f" stroked="f">
                  <v:textbox inset="0,0,0,0">
                    <w:txbxContent>
                      <w:p w14:paraId="2DEB7592" w14:textId="77777777" w:rsidR="000F1FD6" w:rsidRDefault="00A2725C">
                        <w:pPr>
                          <w:spacing w:after="160" w:line="259" w:lineRule="auto"/>
                          <w:ind w:left="0" w:firstLine="0"/>
                          <w:jc w:val="left"/>
                        </w:pPr>
                        <w:r>
                          <w:rPr>
                            <w:rFonts w:ascii="Arial" w:eastAsia="Arial" w:hAnsi="Arial" w:cs="Arial"/>
                            <w:sz w:val="10"/>
                          </w:rPr>
                          <w:t xml:space="preserve">PREDICT </w:t>
                        </w:r>
                      </w:p>
                    </w:txbxContent>
                  </v:textbox>
                </v:rect>
                <v:rect id="Rectangle 2830" o:spid="_x0000_s1335" style="position:absolute;left:1954;top:14842;width:4744;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0QWwgAAAN0AAAAPAAAAZHJzL2Rvd25yZXYueG1sRE9Ni8Iw&#10;EL0L/ocwwt40VUF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Aos0QWwgAAAN0AAAAPAAAA&#10;AAAAAAAAAAAAAAcCAABkcnMvZG93bnJldi54bWxQSwUGAAAAAAMAAwC3AAAA9gIAAAAA&#10;" filled="f" stroked="f">
                  <v:textbox inset="0,0,0,0">
                    <w:txbxContent>
                      <w:p w14:paraId="4801EDF3" w14:textId="77777777" w:rsidR="000F1FD6" w:rsidRDefault="00A2725C">
                        <w:pPr>
                          <w:spacing w:after="160" w:line="259" w:lineRule="auto"/>
                          <w:ind w:left="0" w:firstLine="0"/>
                          <w:jc w:val="left"/>
                        </w:pPr>
                        <w:r>
                          <w:rPr>
                            <w:rFonts w:ascii="Arial" w:eastAsia="Arial" w:hAnsi="Arial" w:cs="Arial"/>
                            <w:sz w:val="10"/>
                          </w:rPr>
                          <w:t>cyber attack</w:t>
                        </w:r>
                      </w:p>
                    </w:txbxContent>
                  </v:textbox>
                </v:rect>
                <v:shape id="Shape 2831" o:spid="_x0000_s1336" style="position:absolute;left:9198;top:14215;width:4696;height:2011;visibility:visible;mso-wrap-style:square;v-text-anchor:top" coordsize="469605,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" path="m,l411997,r57608,57501l469605,201044,,201044,,xe" fillcolor="#ffffb7" strokecolor="#903" strokeweight=".04781mm">
                  <v:path arrowok="t" textboxrect="0,0,469605,201044"/>
                </v:shape>
                <v:shape id="Shape 2832" o:spid="_x0000_s1337" style="position:absolute;left:9198;top:14215;width:4105;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" path="m,l410459,e" filled="f" strokecolor="#903" strokeweight=".04781mm">
                  <v:stroke endcap="square"/>
                  <v:path arrowok="t" textboxrect="0,0,410459,0"/>
                </v:shape>
                <v:shape id="Shape 2833" o:spid="_x0000_s1338" style="position:absolute;left:13318;top:14215;width:559;height:559;visibility:visible;mso-wrap-style:square;v-text-anchor:top" coordsize="5593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" path="m,l55930,55822e" filled="f" strokecolor="#903" strokeweight=".04781mm">
                  <v:stroke endcap="square"/>
                  <v:path arrowok="t" textboxrect="0,0,55930,55822"/>
                </v:shape>
                <v:shape id="Shape 2834" o:spid="_x0000_s1339" style="position:absolute;left:13894;top:14790;width:0;height:1420;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" path="m,l,141934e" filled="f" strokecolor="#903" strokeweight=".04781mm">
                  <v:stroke endcap="square"/>
                  <v:path arrowok="t" textboxrect="0,0,0,141934"/>
                </v:shape>
                <v:shape id="Shape 2835" o:spid="_x0000_s1340" style="position:absolute;left:9213;top:16226;width:4681;height:0;visibility:visible;mso-wrap-style:square;v-text-anchor:top" coordsize="46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" path="m468068,l,e" filled="f" strokecolor="#903" strokeweight=".04781mm">
                  <v:stroke endcap="square"/>
                  <v:path arrowok="t" textboxrect="0,0,468068,0"/>
                </v:shape>
                <v:shape id="Shape 2836" o:spid="_x0000_s1341" style="position:absolute;left:9198;top:14232;width:0;height:1994;visibility:visible;mso-wrap-style:square;v-text-anchor:top" coordsize="0,199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" path="m,199365l,e" filled="f" strokecolor="#903" strokeweight=".04781mm">
                  <v:stroke endcap="square"/>
                  <v:path arrowok="t" textboxrect="0,0,0,199365"/>
                </v:shape>
                <v:shape id="Shape 2837" o:spid="_x0000_s1342" style="position:absolute;left:13318;top:14215;width:0;height:559;visibility:visible;mso-wrap-style:square;v-text-anchor:top" coordsize="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" path="m,l,55822e" filled="f" strokecolor="#903" strokeweight=".04781mm">
                  <v:stroke endcap="square"/>
                  <v:path arrowok="t" textboxrect="0,0,0,55822"/>
                </v:shape>
                <v:shape id="Shape 2838" o:spid="_x0000_s1343" style="position:absolute;left:13318;top:14790;width:559;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" path="m,l55930,e" filled="f" strokecolor="#903" strokeweight=".04781mm">
                  <v:stroke endcap="square"/>
                  <v:path arrowok="t" textboxrect="0,0,55930,0"/>
                </v:shape>
                <v:rect id="Rectangle 2839" o:spid="_x0000_s1344" style="position:absolute;left:9364;top:14299;width:5210;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e2LxgAAAN0AAAAPAAAAZHJzL2Rvd25yZXYueG1sRI9Pa8JA&#10;FMTvgt9heUJvulGh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uYnti8YAAADdAAAA&#10;DwAAAAAAAAAAAAAAAAAHAgAAZHJzL2Rvd25yZXYueG1sUEsFBgAAAAADAAMAtwAAAPoCAAAAAA==&#10;" filled="f" stroked="f">
                  <v:textbox inset="0,0,0,0">
                    <w:txbxContent>
                      <w:p w14:paraId="17317B0D" w14:textId="77777777" w:rsidR="000F1FD6" w:rsidRDefault="00A2725C">
                        <w:pPr>
                          <w:spacing w:after="160" w:line="259" w:lineRule="auto"/>
                          <w:ind w:left="0" w:firstLine="0"/>
                          <w:jc w:val="left"/>
                        </w:pPr>
                        <w:r>
                          <w:rPr>
                            <w:rFonts w:ascii="Arial" w:eastAsia="Arial" w:hAnsi="Arial" w:cs="Arial"/>
                            <w:sz w:val="10"/>
                          </w:rPr>
                          <w:t xml:space="preserve">VIEW YOUR </w:t>
                        </w:r>
                      </w:p>
                    </w:txbxContent>
                  </v:textbox>
                </v:rect>
                <v:rect id="Rectangle 2840" o:spid="_x0000_s1345" style="position:absolute;left:9364;top:15096;width:3640;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" filled="f" stroked="f">
                  <v:textbox inset="0,0,0,0">
                    <w:txbxContent>
                      <w:p w14:paraId="225C6D0B" w14:textId="77777777" w:rsidR="000F1FD6" w:rsidRDefault="00A2725C">
                        <w:pPr>
                          <w:spacing w:after="160" w:line="259" w:lineRule="auto"/>
                          <w:ind w:left="0" w:firstLine="0"/>
                          <w:jc w:val="left"/>
                        </w:pPr>
                        <w:r>
                          <w:rPr>
                            <w:rFonts w:ascii="Arial" w:eastAsia="Arial" w:hAnsi="Arial" w:cs="Arial"/>
                            <w:sz w:val="10"/>
                          </w:rPr>
                          <w:t>PROFILE</w:t>
                        </w:r>
                      </w:p>
                    </w:txbxContent>
                  </v:textbox>
                </v:rect>
                <v:shape id="Shape 2841" o:spid="_x0000_s1346" style="position:absolute;left:22742;top:12684;width:4694;height:2010;visibility:visible;mso-wrap-style:square;v-text-anchor:top" coordsize="46946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" path="m,l411997,r57469,57361l469466,201044,,201044,,xe" fillcolor="#ffffb7" strokecolor="#903" strokeweight=".04781mm">
                  <v:path arrowok="t" textboxrect="0,0,469466,201044"/>
                </v:shape>
                <v:shape id="Shape 2842" o:spid="_x0000_s1347" style="position:absolute;left:22742;top:12684;width:4104;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" path="m,l410459,e" filled="f" strokecolor="#903" strokeweight=".04781mm">
                  <v:stroke endcap="square"/>
                  <v:path arrowok="t" textboxrect="0,0,410459,0"/>
                </v:shape>
                <v:shape id="Shape 2843" o:spid="_x0000_s1348" style="position:absolute;left:26862;top:12684;width:559;height:558;visibility:visible;mso-wrap-style:square;v-text-anchor:top" coordsize="5593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" path="m,l55930,55822e" filled="f" strokecolor="#903" strokeweight=".04781mm">
                  <v:stroke endcap="square"/>
                  <v:path arrowok="t" textboxrect="0,0,55930,55822"/>
                </v:shape>
                <v:shape id="Shape 2844" o:spid="_x0000_s1349" style="position:absolute;left:27436;top:13258;width:0;height:1421;visibility:visible;mso-wrap-style:square;v-text-anchor:top" coordsize="0,142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" path="m,l,142144e" filled="f" strokecolor="#903" strokeweight=".04781mm">
                  <v:stroke endcap="square"/>
                  <v:path arrowok="t" textboxrect="0,0,0,142144"/>
                </v:shape>
                <v:shape id="Shape 2845" o:spid="_x0000_s1350" style="position:absolute;left:22757;top:14694;width:4679;height:0;visibility:visible;mso-wrap-style:square;v-text-anchor:top" coordsize="46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" path="m467928,l,e" filled="f" strokecolor="#903" strokeweight=".04781mm">
                  <v:stroke endcap="square"/>
                  <v:path arrowok="t" textboxrect="0,0,467928,0"/>
                </v:shape>
                <v:shape id="Shape 2846" o:spid="_x0000_s1351" style="position:absolute;left:22742;top:12699;width:0;height:1995;visibility:visible;mso-wrap-style:square;v-text-anchor:top" coordsize="0,1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" path="m,199505l,e" filled="f" strokecolor="#903" strokeweight=".04781mm">
                  <v:stroke endcap="square"/>
                  <v:path arrowok="t" textboxrect="0,0,0,199505"/>
                </v:shape>
                <v:shape id="Shape 2847" o:spid="_x0000_s1352" style="position:absolute;left:26862;top:12684;width:0;height:558;visibility:visible;mso-wrap-style:square;v-text-anchor:top" coordsize="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" path="m,l,55822e" filled="f" strokecolor="#903" strokeweight=".04781mm">
                  <v:stroke endcap="square"/>
                  <v:path arrowok="t" textboxrect="0,0,0,55822"/>
                </v:shape>
                <v:shape id="Shape 2848" o:spid="_x0000_s1353" style="position:absolute;left:26862;top:13258;width:559;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" path="m,l55930,e" filled="f" strokecolor="#903" strokeweight=".04781mm">
                  <v:stroke endcap="square"/>
                  <v:path arrowok="t" textboxrect="0,0,55930,0"/>
                </v:shape>
                <v:rect id="Rectangle 2849" o:spid="_x0000_s1354" style="position:absolute;left:22908;top:12768;width:2078;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572xgAAAN0AAAAPAAAAZHJzL2Rvd25yZXYueG1sRI9Pa8JA&#10;FMTvgt9heUJvulGk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4Y+e9sYAAADdAAAA&#10;DwAAAAAAAAAAAAAAAAAHAgAAZHJzL2Rvd25yZXYueG1sUEsFBgAAAAADAAMAtwAAAPoCAAAAAA==&#10;" filled="f" stroked="f">
                  <v:textbox inset="0,0,0,0">
                    <w:txbxContent>
                      <w:p w14:paraId="1A67DFB3" w14:textId="77777777" w:rsidR="000F1FD6" w:rsidRDefault="00A2725C">
                        <w:pPr>
                          <w:spacing w:after="160" w:line="259" w:lineRule="auto"/>
                          <w:ind w:left="0" w:firstLine="0"/>
                          <w:jc w:val="left"/>
                        </w:pPr>
                        <w:r>
                          <w:rPr>
                            <w:rFonts w:ascii="Arial" w:eastAsia="Arial" w:hAnsi="Arial" w:cs="Arial"/>
                            <w:sz w:val="10"/>
                          </w:rPr>
                          <w:t>Login</w:t>
                        </w:r>
                      </w:p>
                    </w:txbxContent>
                  </v:textbox>
                </v:rect>
                <v:shape id="Shape 2850" o:spid="_x0000_s1355" style="position:absolute;left:25552;top:16002;width:4697;height:2012;visibility:visible;mso-wrap-style:square;v-text-anchor:top" coordsize="469675,201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" path="m,l412137,r57538,57571l469675,201226,,201226,,xe" fillcolor="#ffffb7" strokecolor="#903" strokeweight=".04781mm">
                  <v:path arrowok="t" textboxrect="0,0,469675,201226"/>
                </v:shape>
                <v:shape id="Shape 2851" o:spid="_x0000_s1356" style="position:absolute;left:25552;top:16002;width:4105;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" path="m,l410459,e" filled="f" strokecolor="#903" strokeweight=".04781mm">
                  <v:stroke endcap="square"/>
                  <v:path arrowok="t" textboxrect="0,0,410459,0"/>
                </v:shape>
                <v:shape id="Shape 2852" o:spid="_x0000_s1357" style="position:absolute;left:29673;top:16002;width:558;height:560;visibility:visible;mso-wrap-style:square;v-text-anchor:top" coordsize="55791,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" path="m,l55791,56032e" filled="f" strokecolor="#903" strokeweight=".04781mm">
                  <v:stroke endcap="square"/>
                  <v:path arrowok="t" textboxrect="0,0,55791,56032"/>
                </v:shape>
                <v:shape id="Shape 2853" o:spid="_x0000_s1358" style="position:absolute;left:30249;top:16578;width:0;height:1419;visibility:visible;mso-wrap-style:square;v-text-anchor:top" coordsize="0,141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" path="m,l,141935e" filled="f" strokecolor="#903" strokeweight=".04781mm">
                  <v:stroke endcap="square"/>
                  <v:path arrowok="t" textboxrect="0,0,0,141935"/>
                </v:shape>
                <v:shape id="Shape 2854" o:spid="_x0000_s1359" style="position:absolute;left:25567;top:18014;width:4682;height:0;visibility:visible;mso-wrap-style:square;v-text-anchor:top" coordsize="468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" path="m468137,l,e" filled="f" strokecolor="#903" strokeweight=".04781mm">
                  <v:stroke endcap="square"/>
                  <v:path arrowok="t" textboxrect="0,0,468137,0"/>
                </v:shape>
                <v:shape id="Shape 2855" o:spid="_x0000_s1360" style="position:absolute;left:25552;top:16019;width:0;height:1995;visibility:visible;mso-wrap-style:square;v-text-anchor:top" coordsize="0,199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" path="m,199478l,e" filled="f" strokecolor="#903" strokeweight=".04781mm">
                  <v:stroke endcap="square"/>
                  <v:path arrowok="t" textboxrect="0,0,0,199478"/>
                </v:shape>
                <v:shape id="Shape 2856" o:spid="_x0000_s1361" style="position:absolute;left:29673;top:16002;width:0;height:560;visibility:visible;mso-wrap-style:square;v-text-anchor:top" coordsize="0,560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" path="m,l,56032e" filled="f" strokecolor="#903" strokeweight=".04781mm">
                  <v:stroke endcap="square"/>
                  <v:path arrowok="t" textboxrect="0,0,0,56032"/>
                </v:shape>
                <v:shape id="Shape 2857" o:spid="_x0000_s1362" style="position:absolute;left:29673;top:16578;width:558;height:0;visibility:visible;mso-wrap-style:square;v-text-anchor:top" coordsize="557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" path="m,l55791,e" filled="f" strokecolor="#903" strokeweight=".04781mm">
                  <v:stroke endcap="square"/>
                  <v:path arrowok="t" textboxrect="0,0,55791,0"/>
                </v:shape>
                <v:rect id="Rectangle 2858" o:spid="_x0000_s1363" style="position:absolute;left:25720;top:16086;width:4763;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" filled="f" stroked="f">
                  <v:textbox inset="0,0,0,0">
                    <w:txbxContent>
                      <w:p w14:paraId="26A17CB9" w14:textId="77777777" w:rsidR="000F1FD6" w:rsidRDefault="00A2725C">
                        <w:pPr>
                          <w:spacing w:after="160" w:line="259" w:lineRule="auto"/>
                          <w:ind w:left="0" w:firstLine="0"/>
                          <w:jc w:val="left"/>
                        </w:pPr>
                        <w:r>
                          <w:rPr>
                            <w:rFonts w:ascii="Arial" w:eastAsia="Arial" w:hAnsi="Arial" w:cs="Arial"/>
                            <w:sz w:val="10"/>
                          </w:rPr>
                          <w:t xml:space="preserve">Browse and </w:t>
                        </w:r>
                      </w:p>
                    </w:txbxContent>
                  </v:textbox>
                </v:rect>
                <v:rect id="Rectangle 2859" o:spid="_x0000_s1364" style="position:absolute;left:25720;top:16883;width:489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" filled="f" stroked="f">
                  <v:textbox inset="0,0,0,0">
                    <w:txbxContent>
                      <w:p w14:paraId="0ACA1C86" w14:textId="77777777" w:rsidR="000F1FD6" w:rsidRDefault="00A2725C">
                        <w:pPr>
                          <w:spacing w:after="160" w:line="259" w:lineRule="auto"/>
                          <w:ind w:left="0" w:firstLine="0"/>
                          <w:jc w:val="left"/>
                        </w:pPr>
                        <w:r>
                          <w:rPr>
                            <w:rFonts w:ascii="Arial" w:eastAsia="Arial" w:hAnsi="Arial" w:cs="Arial"/>
                            <w:sz w:val="10"/>
                          </w:rPr>
                          <w:t xml:space="preserve">Train &amp; Test </w:t>
                        </w:r>
                      </w:p>
                    </w:txbxContent>
                  </v:textbox>
                </v:rect>
                <v:shape id="Shape 2860" o:spid="_x0000_s1365" style="position:absolute;left:29386;top:19322;width:4695;height:2010;visibility:visible;mso-wrap-style:square;v-text-anchor:top" coordsize="46946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" path="m,l411997,r57469,57396l469466,201044,,201044,,xe" fillcolor="#ffffb7" strokecolor="#903" strokeweight=".04781mm">
                  <v:path arrowok="t" textboxrect="0,0,469466,201044"/>
                </v:shape>
                <v:shape id="Shape 2861" o:spid="_x0000_s1366" style="position:absolute;left:29386;top:19322;width:4105;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" path="m,l410459,e" filled="f" strokecolor="#903" strokeweight=".04781mm">
                  <v:stroke endcap="square"/>
                  <v:path arrowok="t" textboxrect="0,0,410459,0"/>
                </v:shape>
                <v:shape id="Shape 2862" o:spid="_x0000_s1367" style="position:absolute;left:33506;top:19322;width:559;height:558;visibility:visible;mso-wrap-style:square;v-text-anchor:top" coordsize="5593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" path="m,l55930,55843e" filled="f" strokecolor="#903" strokeweight=".04781mm">
                  <v:stroke endcap="square"/>
                  <v:path arrowok="t" textboxrect="0,0,55930,55843"/>
                </v:shape>
                <v:shape id="Shape 2863" o:spid="_x0000_s1368" style="position:absolute;left:34081;top:19896;width:0;height:1421;visibility:visible;mso-wrap-style:square;v-text-anchor:top" coordsize="0,142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" path="m,l,142102e" filled="f" strokecolor="#903" strokeweight=".04781mm">
                  <v:stroke endcap="square"/>
                  <v:path arrowok="t" textboxrect="0,0,0,142102"/>
                </v:shape>
                <v:shape id="Shape 2864" o:spid="_x0000_s1369" style="position:absolute;left:29402;top:21332;width:4679;height:0;visibility:visible;mso-wrap-style:square;v-text-anchor:top" coordsize="467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" path="m467858,l,e" filled="f" strokecolor="#903" strokeweight=".04781mm">
                  <v:stroke endcap="square"/>
                  <v:path arrowok="t" textboxrect="0,0,467858,0"/>
                </v:shape>
                <v:shape id="Shape 2865" o:spid="_x0000_s1370" style="position:absolute;left:29386;top:19337;width:0;height:1995;visibility:visible;mso-wrap-style:square;v-text-anchor:top" coordsize="0,199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" path="m,199498l,e" filled="f" strokecolor="#903" strokeweight=".04781mm">
                  <v:stroke endcap="square"/>
                  <v:path arrowok="t" textboxrect="0,0,0,199498"/>
                </v:shape>
                <v:shape id="Shape 2866" o:spid="_x0000_s1371" style="position:absolute;left:33506;top:19322;width:0;height:558;visibility:visible;mso-wrap-style:square;v-text-anchor:top" coordsize="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" path="m,l,55843e" filled="f" strokecolor="#903" strokeweight=".04781mm">
                  <v:stroke endcap="square"/>
                  <v:path arrowok="t" textboxrect="0,0,0,55843"/>
                </v:shape>
                <v:shape id="Shape 2867" o:spid="_x0000_s1372" style="position:absolute;left:33506;top:19896;width:559;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" path="m,l55930,e" filled="f" strokecolor="#903" strokeweight=".04781mm">
                  <v:stroke endcap="square"/>
                  <v:path arrowok="t" textboxrect="0,0,55930,0"/>
                </v:shape>
                <v:rect id="Rectangle 2868" o:spid="_x0000_s1373" style="position:absolute;left:29553;top:19406;width:5146;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" filled="f" stroked="f">
                  <v:textbox inset="0,0,0,0">
                    <w:txbxContent>
                      <w:p w14:paraId="6957998F" w14:textId="77777777" w:rsidR="000F1FD6" w:rsidRDefault="00A2725C">
                        <w:pPr>
                          <w:spacing w:after="160" w:line="259" w:lineRule="auto"/>
                          <w:ind w:left="0" w:firstLine="0"/>
                          <w:jc w:val="left"/>
                        </w:pPr>
                        <w:r>
                          <w:rPr>
                            <w:rFonts w:ascii="Arial" w:eastAsia="Arial" w:hAnsi="Arial" w:cs="Arial"/>
                            <w:sz w:val="10"/>
                          </w:rPr>
                          <w:t xml:space="preserve">View Trained </w:t>
                        </w:r>
                      </w:p>
                    </w:txbxContent>
                  </v:textbox>
                </v:rect>
                <v:rect id="Rectangle 2869" o:spid="_x0000_s1374" style="position:absolute;left:29553;top:20203;width:4484;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" filled="f" stroked="f">
                  <v:textbox inset="0,0,0,0">
                    <w:txbxContent>
                      <w:p w14:paraId="1AD5CA27" w14:textId="77777777" w:rsidR="000F1FD6" w:rsidRDefault="00A2725C">
                        <w:pPr>
                          <w:spacing w:after="160" w:line="259" w:lineRule="auto"/>
                          <w:ind w:left="0" w:firstLine="0"/>
                          <w:jc w:val="left"/>
                        </w:pPr>
                        <w:r>
                          <w:rPr>
                            <w:rFonts w:ascii="Arial" w:eastAsia="Arial" w:hAnsi="Arial" w:cs="Arial"/>
                            <w:sz w:val="10"/>
                          </w:rPr>
                          <w:t xml:space="preserve">and Tested </w:t>
                        </w:r>
                      </w:p>
                    </w:txbxContent>
                  </v:textbox>
                </v:rect>
                <v:shape id="Shape 2870" o:spid="_x0000_s1375" style="position:absolute;left:34752;top:20342;width:4695;height:2011;visibility:visible;mso-wrap-style:square;v-text-anchor:top" coordsize="46953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" path="m,l411998,r57538,57564l469536,201044,,201044,,xe" fillcolor="#ffffb7" strokecolor="#903" strokeweight=".04781mm">
                  <v:path arrowok="t" textboxrect="0,0,469536,201044"/>
                </v:shape>
                <v:shape id="Shape 2871" o:spid="_x0000_s1376" style="position:absolute;left:34752;top:20342;width:4105;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" path="m,l410459,e" filled="f" strokecolor="#903" strokeweight=".04781mm">
                  <v:stroke endcap="square"/>
                  <v:path arrowok="t" textboxrect="0,0,410459,0"/>
                </v:shape>
                <v:shape id="Shape 2872" o:spid="_x0000_s1377" style="position:absolute;left:38872;top:20342;width:559;height:559;visibility:visible;mso-wrap-style:square;v-text-anchor:top" coordsize="5593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" path="m,l55930,55843e" filled="f" strokecolor="#903" strokeweight=".04781mm">
                  <v:stroke endcap="square"/>
                  <v:path arrowok="t" textboxrect="0,0,55930,55843"/>
                </v:shape>
                <v:shape id="Shape 2873" o:spid="_x0000_s1378" style="position:absolute;left:39447;top:20918;width:0;height:1419;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" path="m,l,141934e" filled="f" strokecolor="#903" strokeweight=".04781mm">
                  <v:stroke endcap="square"/>
                  <v:path arrowok="t" textboxrect="0,0,0,141934"/>
                </v:shape>
                <v:shape id="Shape 2874" o:spid="_x0000_s1379" style="position:absolute;left:34768;top:22353;width:4679;height:0;visibility:visible;mso-wrap-style:square;v-text-anchor:top" coordsize="46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" path="m467928,l,e" filled="f" strokecolor="#903" strokeweight=".04781mm">
                  <v:stroke endcap="square"/>
                  <v:path arrowok="t" textboxrect="0,0,467928,0"/>
                </v:shape>
                <v:shape id="Shape 2875" o:spid="_x0000_s1380" style="position:absolute;left:34752;top:20360;width:0;height:1993;visibility:visible;mso-wrap-style:square;v-text-anchor:top" coordsize="0,199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" path="m,199323l,e" filled="f" strokecolor="#903" strokeweight=".04781mm">
                  <v:stroke endcap="square"/>
                  <v:path arrowok="t" textboxrect="0,0,0,199323"/>
                </v:shape>
                <v:shape id="Shape 2876" o:spid="_x0000_s1381" style="position:absolute;left:38872;top:20342;width:0;height:559;visibility:visible;mso-wrap-style:square;v-text-anchor:top" coordsize="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" path="m,l,55843e" filled="f" strokecolor="#903" strokeweight=".04781mm">
                  <v:stroke endcap="square"/>
                  <v:path arrowok="t" textboxrect="0,0,0,55843"/>
                </v:shape>
                <v:shape id="Shape 2877" o:spid="_x0000_s1382" style="position:absolute;left:38872;top:20918;width:559;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" path="m,l55930,e" filled="f" strokecolor="#903" strokeweight=".04781mm">
                  <v:stroke endcap="square"/>
                  <v:path arrowok="t" textboxrect="0,0,55930,0"/>
                </v:shape>
                <v:rect id="Rectangle 2878" o:spid="_x0000_s1383" style="position:absolute;left:34918;top:20427;width:5147;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" filled="f" stroked="f">
                  <v:textbox inset="0,0,0,0">
                    <w:txbxContent>
                      <w:p w14:paraId="53A934C3" w14:textId="77777777" w:rsidR="000F1FD6" w:rsidRDefault="00A2725C">
                        <w:pPr>
                          <w:spacing w:after="160" w:line="259" w:lineRule="auto"/>
                          <w:ind w:left="0" w:firstLine="0"/>
                          <w:jc w:val="left"/>
                        </w:pPr>
                        <w:r>
                          <w:rPr>
                            <w:rFonts w:ascii="Arial" w:eastAsia="Arial" w:hAnsi="Arial" w:cs="Arial"/>
                            <w:sz w:val="10"/>
                          </w:rPr>
                          <w:t xml:space="preserve">View Trained </w:t>
                        </w:r>
                      </w:p>
                    </w:txbxContent>
                  </v:textbox>
                </v:rect>
                <v:rect id="Rectangle 2879" o:spid="_x0000_s1384" style="position:absolute;left:34918;top:21224;width:4485;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1RL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InfE/h/E56AnD8AAAD//wMAUEsBAi0AFAAGAAgAAAAhANvh9svuAAAAhQEAABMAAAAAAAAA&#10;AAAAAAAAAAAAAFtDb250ZW50X1R5cGVzXS54bWxQSwECLQAUAAYACAAAACEAWvQsW78AAAAVAQAA&#10;CwAAAAAAAAAAAAAAAAAfAQAAX3JlbHMvLnJlbHNQSwECLQAUAAYACAAAACEAL+NUS8YAAADdAAAA&#10;DwAAAAAAAAAAAAAAAAAHAgAAZHJzL2Rvd25yZXYueG1sUEsFBgAAAAADAAMAtwAAAPoCAAAAAA==&#10;" filled="f" stroked="f">
                  <v:textbox inset="0,0,0,0">
                    <w:txbxContent>
                      <w:p w14:paraId="20BDB2D9" w14:textId="77777777" w:rsidR="000F1FD6" w:rsidRDefault="00A2725C">
                        <w:pPr>
                          <w:spacing w:after="160" w:line="259" w:lineRule="auto"/>
                          <w:ind w:left="0" w:firstLine="0"/>
                          <w:jc w:val="left"/>
                        </w:pPr>
                        <w:r>
                          <w:rPr>
                            <w:rFonts w:ascii="Arial" w:eastAsia="Arial" w:hAnsi="Arial" w:cs="Arial"/>
                            <w:sz w:val="10"/>
                          </w:rPr>
                          <w:t xml:space="preserve">and Tested </w:t>
                        </w:r>
                      </w:p>
                    </w:txbxContent>
                  </v:textbox>
                </v:rect>
                <v:shape id="Shape 2880" o:spid="_x0000_s1385" style="position:absolute;left:40373;top:20853;width:4696;height:2010;visibility:visible;mso-wrap-style:square;v-text-anchor:top" coordsize="469605,20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" path="m,l412137,r57468,57564l469605,201037,,201037,,xe" fillcolor="#ffffb7" strokecolor="#903" strokeweight=".04781mm">
                  <v:path arrowok="t" textboxrect="0,0,469605,201037"/>
                </v:shape>
                <v:shape id="Shape 2881" o:spid="_x0000_s1386" style="position:absolute;left:40373;top:20853;width:4105;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" path="m,l410459,e" filled="f" strokecolor="#903" strokeweight=".04781mm">
                  <v:stroke endcap="square"/>
                  <v:path arrowok="t" textboxrect="0,0,410459,0"/>
                </v:shape>
                <v:shape id="Shape 2882" o:spid="_x0000_s1387" style="position:absolute;left:44494;top:20853;width:560;height:558;visibility:visible;mso-wrap-style:square;v-text-anchor:top" coordsize="5593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" path="m,l55930,55843e" filled="f" strokecolor="#903" strokeweight=".04781mm">
                  <v:stroke endcap="square"/>
                  <v:path arrowok="t" textboxrect="0,0,55930,55843"/>
                </v:shape>
                <v:shape id="Shape 2883" o:spid="_x0000_s1388" style="position:absolute;left:45069;top:21428;width:0;height:1420;visibility:visible;mso-wrap-style:square;v-text-anchor:top" coordsize="0,14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" path="m,l,141927e" filled="f" strokecolor="#903" strokeweight=".04781mm">
                  <v:stroke endcap="square"/>
                  <v:path arrowok="t" textboxrect="0,0,0,141927"/>
                </v:shape>
                <v:shape id="Shape 2884" o:spid="_x0000_s1389" style="position:absolute;left:40390;top:22863;width:4679;height:0;visibility:visible;mso-wrap-style:square;v-text-anchor:top" coordsize="4678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" path="m467858,l,e" filled="f" strokecolor="#903" strokeweight=".04781mm">
                  <v:stroke endcap="square"/>
                  <v:path arrowok="t" textboxrect="0,0,467858,0"/>
                </v:shape>
                <v:shape id="Shape 2885" o:spid="_x0000_s1390" style="position:absolute;left:40373;top:20870;width:0;height:1993;visibility:visible;mso-wrap-style:square;v-text-anchor:top" coordsize="0,199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" path="m,199324l,e" filled="f" strokecolor="#903" strokeweight=".04781mm">
                  <v:stroke endcap="square"/>
                  <v:path arrowok="t" textboxrect="0,0,0,199324"/>
                </v:shape>
                <v:shape id="Shape 2886" o:spid="_x0000_s1391" style="position:absolute;left:44494;top:20853;width:0;height:558;visibility:visible;mso-wrap-style:square;v-text-anchor:top" coordsize="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" path="m,l,55843e" filled="f" strokecolor="#903" strokeweight=".04781mm">
                  <v:stroke endcap="square"/>
                  <v:path arrowok="t" textboxrect="0,0,0,55843"/>
                </v:shape>
                <v:shape id="Shape 2887" o:spid="_x0000_s1392" style="position:absolute;left:44494;top:21428;width:560;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" path="m,l55930,e" filled="f" strokecolor="#903" strokeweight=".04781mm">
                  <v:stroke endcap="square"/>
                  <v:path arrowok="t" textboxrect="0,0,55930,0"/>
                </v:shape>
                <v:rect id="Rectangle 2888" o:spid="_x0000_s1393" style="position:absolute;left:40541;top:20937;width:362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" filled="f" stroked="f">
                  <v:textbox inset="0,0,0,0">
                    <w:txbxContent>
                      <w:p w14:paraId="4407D624" w14:textId="77777777" w:rsidR="000F1FD6" w:rsidRDefault="00A2725C">
                        <w:pPr>
                          <w:spacing w:after="160" w:line="259" w:lineRule="auto"/>
                          <w:ind w:left="0" w:firstLine="0"/>
                          <w:jc w:val="left"/>
                        </w:pPr>
                        <w:r>
                          <w:rPr>
                            <w:rFonts w:ascii="Arial" w:eastAsia="Arial" w:hAnsi="Arial" w:cs="Arial"/>
                            <w:sz w:val="10"/>
                          </w:rPr>
                          <w:t xml:space="preserve"> View All </w:t>
                        </w:r>
                      </w:p>
                    </w:txbxContent>
                  </v:textbox>
                </v:rect>
                <v:rect id="Rectangle 2889" o:spid="_x0000_s1394" style="position:absolute;left:40541;top:21734;width:5016;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" filled="f" stroked="f">
                  <v:textbox inset="0,0,0,0">
                    <w:txbxContent>
                      <w:p w14:paraId="0499847E" w14:textId="77777777" w:rsidR="000F1FD6" w:rsidRDefault="00A2725C">
                        <w:pPr>
                          <w:spacing w:after="160" w:line="259" w:lineRule="auto"/>
                          <w:ind w:left="0" w:firstLine="0"/>
                          <w:jc w:val="left"/>
                        </w:pPr>
                        <w:r>
                          <w:rPr>
                            <w:rFonts w:ascii="Arial" w:eastAsia="Arial" w:hAnsi="Arial" w:cs="Arial"/>
                            <w:sz w:val="10"/>
                          </w:rPr>
                          <w:t xml:space="preserve">cyber attack </w:t>
                        </w:r>
                      </w:p>
                    </w:txbxContent>
                  </v:textbox>
                </v:rect>
                <v:shape id="Shape 2890" o:spid="_x0000_s1395" style="position:absolute;left:45484;top:20088;width:4696;height:2011;visibility:visible;mso-wrap-style:square;v-text-anchor:top" coordsize="469606,201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" path="m,l412137,r57469,57389l469606,201037,,201037,,xe" fillcolor="#ffffb7" strokecolor="#903" strokeweight=".04781mm">
                  <v:path arrowok="t" textboxrect="0,0,469606,201037"/>
                </v:shape>
                <v:shape id="Shape 2891" o:spid="_x0000_s1396" style="position:absolute;left:45484;top:20088;width:4104;height:0;visibility:visible;mso-wrap-style:square;v-text-anchor:top" coordsize="410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" path="m,l410389,e" filled="f" strokecolor="#903" strokeweight=".04781mm">
                  <v:stroke endcap="square"/>
                  <v:path arrowok="t" textboxrect="0,0,410389,0"/>
                </v:shape>
                <v:shape id="Shape 2892" o:spid="_x0000_s1397" style="position:absolute;left:49606;top:20088;width:558;height:559;visibility:visible;mso-wrap-style:square;v-text-anchor:top" coordsize="5579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" path="m,l55790,55843e" filled="f" strokecolor="#903" strokeweight=".04781mm">
                  <v:stroke endcap="square"/>
                  <v:path arrowok="t" textboxrect="0,0,55790,55843"/>
                </v:shape>
                <v:shape id="Shape 2893" o:spid="_x0000_s1398" style="position:absolute;left:50180;top:20662;width:0;height:1419;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" path="m,l,141934e" filled="f" strokecolor="#903" strokeweight=".04781mm">
                  <v:stroke endcap="square"/>
                  <v:path arrowok="t" textboxrect="0,0,0,141934"/>
                </v:shape>
                <v:shape id="Shape 2894" o:spid="_x0000_s1399" style="position:absolute;left:45500;top:22099;width:4680;height:0;visibility:visible;mso-wrap-style:square;v-text-anchor:top" coordsize="468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" path="m468068,l,e" filled="f" strokecolor="#903" strokeweight=".04781mm">
                  <v:stroke endcap="square"/>
                  <v:path arrowok="t" textboxrect="0,0,468068,0"/>
                </v:shape>
                <v:shape id="Shape 2895" o:spid="_x0000_s1400" style="position:absolute;left:45484;top:20104;width:0;height:1995;visibility:visible;mso-wrap-style:square;v-text-anchor:top" coordsize="0,199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" path="m,199491l,e" filled="f" strokecolor="#903" strokeweight=".04781mm">
                  <v:stroke endcap="square"/>
                  <v:path arrowok="t" textboxrect="0,0,0,199491"/>
                </v:shape>
                <v:shape id="Shape 2896" o:spid="_x0000_s1401" style="position:absolute;left:49606;top:20088;width:0;height:559;visibility:visible;mso-wrap-style:square;v-text-anchor:top" coordsize="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" path="m,l,55843e" filled="f" strokecolor="#903" strokeweight=".04781mm">
                  <v:stroke endcap="square"/>
                  <v:path arrowok="t" textboxrect="0,0,0,55843"/>
                </v:shape>
                <v:shape id="Shape 2897" o:spid="_x0000_s1402" style="position:absolute;left:49606;top:20662;width:558;height:0;visibility:visible;mso-wrap-style:square;v-text-anchor:top" coordsize="55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" path="m,l55790,e" filled="f" strokecolor="#903" strokeweight=".04781mm">
                  <v:stroke endcap="square"/>
                  <v:path arrowok="t" textboxrect="0,0,55790,0"/>
                </v:shape>
                <v:rect id="Rectangle 2898" o:spid="_x0000_s1403" style="position:absolute;left:45652;top:20171;width:4861;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" filled="f" stroked="f">
                  <v:textbox inset="0,0,0,0">
                    <w:txbxContent>
                      <w:p w14:paraId="160E9DE3" w14:textId="77777777" w:rsidR="000F1FD6" w:rsidRDefault="00A2725C">
                        <w:pPr>
                          <w:spacing w:after="160" w:line="259" w:lineRule="auto"/>
                          <w:ind w:left="0" w:firstLine="0"/>
                          <w:jc w:val="left"/>
                        </w:pPr>
                        <w:r>
                          <w:rPr>
                            <w:rFonts w:ascii="Arial" w:eastAsia="Arial" w:hAnsi="Arial" w:cs="Arial"/>
                            <w:sz w:val="10"/>
                          </w:rPr>
                          <w:t>Find and Vie</w:t>
                        </w:r>
                      </w:p>
                    </w:txbxContent>
                  </v:textbox>
                </v:rect>
                <v:rect id="Rectangle 2899" o:spid="_x0000_s1404" style="position:absolute;left:45652;top:20970;width:4489;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" filled="f" stroked="f">
                  <v:textbox inset="0,0,0,0">
                    <w:txbxContent>
                      <w:p w14:paraId="2C8CC2FF" w14:textId="77777777" w:rsidR="000F1FD6" w:rsidRDefault="00A2725C">
                        <w:pPr>
                          <w:spacing w:after="160" w:line="259" w:lineRule="auto"/>
                          <w:ind w:left="0" w:firstLine="0"/>
                          <w:jc w:val="left"/>
                        </w:pPr>
                        <w:r>
                          <w:rPr>
                            <w:rFonts w:ascii="Arial" w:eastAsia="Arial" w:hAnsi="Arial" w:cs="Arial"/>
                            <w:sz w:val="10"/>
                          </w:rPr>
                          <w:t xml:space="preserve">w All cyber </w:t>
                        </w:r>
                      </w:p>
                    </w:txbxContent>
                  </v:textbox>
                </v:rect>
                <v:shape id="Shape 2900" o:spid="_x0000_s1405" style="position:absolute;left:47529;top:17535;width:4694;height:2010;visibility:visible;mso-wrap-style:square;v-text-anchor:top" coordsize="46946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" path="m,l411998,r57468,57390l469466,201044,,201044,,xe" fillcolor="#ffffb7" strokecolor="#903" strokeweight=".04781mm">
                  <v:path arrowok="t" textboxrect="0,0,469466,201044"/>
                </v:shape>
                <v:shape id="Shape 2901" o:spid="_x0000_s1406" style="position:absolute;left:47529;top:17535;width:4104;height:0;visibility:visible;mso-wrap-style:square;v-text-anchor:top" coordsize="4104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" path="m,l410459,e" filled="f" strokecolor="#903" strokeweight=".04781mm">
                  <v:stroke endcap="square"/>
                  <v:path arrowok="t" textboxrect="0,0,410459,0"/>
                </v:shape>
                <v:shape id="Shape 2902" o:spid="_x0000_s1407" style="position:absolute;left:51649;top:17535;width:559;height:558;visibility:visible;mso-wrap-style:square;v-text-anchor:top" coordsize="5593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" path="m,l55930,55843e" filled="f" strokecolor="#903" strokeweight=".04781mm">
                  <v:stroke endcap="square"/>
                  <v:path arrowok="t" textboxrect="0,0,55930,55843"/>
                </v:shape>
                <v:shape id="Shape 2903" o:spid="_x0000_s1408" style="position:absolute;left:52223;top:18109;width:0;height:1421;visibility:visible;mso-wrap-style:square;v-text-anchor:top" coordsize="0,142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" path="m,l,142101e" filled="f" strokecolor="#903" strokeweight=".04781mm">
                  <v:stroke endcap="square"/>
                  <v:path arrowok="t" textboxrect="0,0,0,142101"/>
                </v:shape>
                <v:shape id="Shape 2904" o:spid="_x0000_s1409" style="position:absolute;left:47544;top:19545;width:4679;height:0;visibility:visible;mso-wrap-style:square;v-text-anchor:top" coordsize="46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" path="m467928,l,e" filled="f" strokecolor="#903" strokeweight=".04781mm">
                  <v:stroke endcap="square"/>
                  <v:path arrowok="t" textboxrect="0,0,467928,0"/>
                </v:shape>
                <v:shape id="Shape 2905" o:spid="_x0000_s1410" style="position:absolute;left:47529;top:17550;width:0;height:1995;visibility:visible;mso-wrap-style:square;v-text-anchor:top" coordsize="0,1994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" path="m,199499l,e" filled="f" strokecolor="#903" strokeweight=".04781mm">
                  <v:stroke endcap="square"/>
                  <v:path arrowok="t" textboxrect="0,0,0,199499"/>
                </v:shape>
                <v:shape id="Shape 2906" o:spid="_x0000_s1411" style="position:absolute;left:51649;top:17535;width:0;height:558;visibility:visible;mso-wrap-style:square;v-text-anchor:top" coordsize="0,55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" path="m,l,55843e" filled="f" strokecolor="#903" strokeweight=".04781mm">
                  <v:stroke endcap="square"/>
                  <v:path arrowok="t" textboxrect="0,0,0,55843"/>
                </v:shape>
                <v:shape id="Shape 2907" o:spid="_x0000_s1412" style="position:absolute;left:51649;top:18109;width:559;height:0;visibility:visible;mso-wrap-style:square;v-text-anchor:top" coordsize="559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" path="m,l55930,e" filled="f" strokecolor="#903" strokeweight=".04781mm">
                  <v:stroke endcap="square"/>
                  <v:path arrowok="t" textboxrect="0,0,55930,0"/>
                </v:shape>
                <v:rect id="Rectangle 2908" o:spid="_x0000_s1413" style="position:absolute;left:47695;top:17619;width:3957;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" filled="f" stroked="f">
                  <v:textbox inset="0,0,0,0">
                    <w:txbxContent>
                      <w:p w14:paraId="307A6DA8" w14:textId="77777777" w:rsidR="000F1FD6" w:rsidRDefault="00A2725C">
                        <w:pPr>
                          <w:spacing w:after="160" w:line="259" w:lineRule="auto"/>
                          <w:ind w:left="0" w:firstLine="0"/>
                          <w:jc w:val="left"/>
                        </w:pPr>
                        <w:r>
                          <w:rPr>
                            <w:rFonts w:ascii="Arial" w:eastAsia="Arial" w:hAnsi="Arial" w:cs="Arial"/>
                            <w:sz w:val="10"/>
                          </w:rPr>
                          <w:t xml:space="preserve">Download </w:t>
                        </w:r>
                      </w:p>
                    </w:txbxContent>
                  </v:textbox>
                </v:rect>
                <v:rect id="Rectangle 2909" o:spid="_x0000_s1414" style="position:absolute;left:47695;top:18416;width:5083;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" filled="f" stroked="f">
                  <v:textbox inset="0,0,0,0">
                    <w:txbxContent>
                      <w:p w14:paraId="5E19F21E" w14:textId="77777777" w:rsidR="000F1FD6" w:rsidRDefault="00A2725C">
                        <w:pPr>
                          <w:spacing w:after="160" w:line="259" w:lineRule="auto"/>
                          <w:ind w:left="0" w:firstLine="0"/>
                          <w:jc w:val="left"/>
                        </w:pPr>
                        <w:r>
                          <w:rPr>
                            <w:rFonts w:ascii="Arial" w:eastAsia="Arial" w:hAnsi="Arial" w:cs="Arial"/>
                            <w:sz w:val="10"/>
                          </w:rPr>
                          <w:t xml:space="preserve">Trained Data </w:t>
                        </w:r>
                      </w:p>
                    </w:txbxContent>
                  </v:textbox>
                </v:rect>
                <v:shape id="Shape 2910" o:spid="_x0000_s1415" style="position:absolute;left:49317;top:14727;width:4696;height:2011;visibility:visible;mso-wrap-style:square;v-text-anchor:top" coordsize="46960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" path="m,l412137,r57469,57361l469606,201044,,201044,,xe" fillcolor="#ffffb7" strokecolor="#903" strokeweight=".04781mm">
                  <v:path arrowok="t" textboxrect="0,0,469606,201044"/>
                </v:shape>
                <v:shape id="Shape 2911" o:spid="_x0000_s1416" style="position:absolute;left:49317;top:14727;width:4106;height:0;visibility:visible;mso-wrap-style:square;v-text-anchor:top" coordsize="4105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" path="m,l410599,e" filled="f" strokecolor="#903" strokeweight=".04781mm">
                  <v:stroke endcap="square"/>
                  <v:path arrowok="t" textboxrect="0,0,410599,0"/>
                </v:shape>
                <v:shape id="Shape 2912" o:spid="_x0000_s1417" style="position:absolute;left:53438;top:14727;width:560;height:559;visibility:visible;mso-wrap-style:square;v-text-anchor:top" coordsize="55931,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" path="m,l55931,55822e" filled="f" strokecolor="#903" strokeweight=".04781mm">
                  <v:stroke endcap="square"/>
                  <v:path arrowok="t" textboxrect="0,0,55931,55822"/>
                </v:shape>
                <v:shape id="Shape 2913" o:spid="_x0000_s1418" style="position:absolute;left:54013;top:15301;width:0;height:1419;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" path="m,l,141934e" filled="f" strokecolor="#903" strokeweight=".04781mm">
                  <v:stroke endcap="square"/>
                  <v:path arrowok="t" textboxrect="0,0,0,141934"/>
                </v:shape>
                <v:shape id="Shape 2914" o:spid="_x0000_s1419" style="position:absolute;left:49334;top:16738;width:4679;height:0;visibility:visible;mso-wrap-style:square;v-text-anchor:top" coordsize="46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" path="m467928,l,e" filled="f" strokecolor="#903" strokeweight=".04781mm">
                  <v:stroke endcap="square"/>
                  <v:path arrowok="t" textboxrect="0,0,467928,0"/>
                </v:shape>
                <v:shape id="Shape 2915" o:spid="_x0000_s1420" style="position:absolute;left:49317;top:14743;width:0;height:1995;visibility:visible;mso-wrap-style:square;v-text-anchor:top" coordsize="0,1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" path="m,199505l,e" filled="f" strokecolor="#903" strokeweight=".04781mm">
                  <v:stroke endcap="square"/>
                  <v:path arrowok="t" textboxrect="0,0,0,199505"/>
                </v:shape>
                <v:shape id="Shape 2916" o:spid="_x0000_s1421" style="position:absolute;left:53438;top:14727;width:0;height:559;visibility:visible;mso-wrap-style:square;v-text-anchor:top" coordsize="0,558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" path="m,l,55822e" filled="f" strokecolor="#903" strokeweight=".04781mm">
                  <v:stroke endcap="square"/>
                  <v:path arrowok="t" textboxrect="0,0,0,55822"/>
                </v:shape>
                <v:shape id="Shape 2917" o:spid="_x0000_s1422" style="position:absolute;left:53438;top:15301;width:560;height:0;visibility:visible;mso-wrap-style:square;v-text-anchor:top" coordsize="55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" path="m,l55931,e" filled="f" strokecolor="#903" strokeweight=".04781mm">
                  <v:stroke endcap="square"/>
                  <v:path arrowok="t" textboxrect="0,0,55931,0"/>
                </v:shape>
                <v:rect id="Rectangle 2918" o:spid="_x0000_s1423" style="position:absolute;left:49485;top:14809;width:5005;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" filled="f" stroked="f">
                  <v:textbox inset="0,0,0,0">
                    <w:txbxContent>
                      <w:p w14:paraId="20A263E1" w14:textId="77777777" w:rsidR="000F1FD6" w:rsidRDefault="00A2725C">
                        <w:pPr>
                          <w:spacing w:after="160" w:line="259" w:lineRule="auto"/>
                          <w:ind w:left="0" w:firstLine="0"/>
                          <w:jc w:val="left"/>
                        </w:pPr>
                        <w:r>
                          <w:rPr>
                            <w:rFonts w:ascii="Arial" w:eastAsia="Arial" w:hAnsi="Arial" w:cs="Arial"/>
                            <w:sz w:val="10"/>
                          </w:rPr>
                          <w:t>View cyber a</w:t>
                        </w:r>
                      </w:p>
                    </w:txbxContent>
                  </v:textbox>
                </v:rect>
                <v:rect id="Rectangle 2919" o:spid="_x0000_s1424" style="position:absolute;left:49485;top:15607;width:2172;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" filled="f" stroked="f">
                  <v:textbox inset="0,0,0,0">
                    <w:txbxContent>
                      <w:p w14:paraId="40E8CCF1" w14:textId="77777777" w:rsidR="000F1FD6" w:rsidRDefault="00A2725C">
                        <w:pPr>
                          <w:spacing w:after="160" w:line="259" w:lineRule="auto"/>
                          <w:ind w:left="0" w:firstLine="0"/>
                          <w:jc w:val="left"/>
                        </w:pPr>
                        <w:r>
                          <w:rPr>
                            <w:rFonts w:ascii="Arial" w:eastAsia="Arial" w:hAnsi="Arial" w:cs="Arial"/>
                            <w:sz w:val="10"/>
                          </w:rPr>
                          <w:t xml:space="preserve">ttack </w:t>
                        </w:r>
                      </w:p>
                    </w:txbxContent>
                  </v:textbox>
                </v:rect>
                <v:shape id="Shape 2920" o:spid="_x0000_s1425" style="position:absolute;left:50596;top:11663;width:4694;height:2011;visibility:visible;mso-wrap-style:square;v-text-anchor:top" coordsize="469466,2010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" path="m,l411927,r57539,57361l469466,201044,,201044,,xe" fillcolor="#ffffb7" strokecolor="#903" strokeweight=".04781mm">
                  <v:path arrowok="t" textboxrect="0,0,469466,201044"/>
                </v:shape>
                <v:shape id="Shape 2921" o:spid="_x0000_s1426" style="position:absolute;left:50596;top:11663;width:4104;height:0;visibility:visible;mso-wrap-style:square;v-text-anchor:top" coordsize="4103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" path="m,l410389,e" filled="f" strokecolor="#903" strokeweight=".04781mm">
                  <v:stroke endcap="square"/>
                  <v:path arrowok="t" textboxrect="0,0,410389,0"/>
                </v:shape>
                <v:shape id="Shape 2922" o:spid="_x0000_s1427" style="position:absolute;left:54715;top:11663;width:559;height:559;visibility:visible;mso-wrap-style:square;v-text-anchor:top" coordsize="55931,55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" path="m,l55931,55823e" filled="f" strokecolor="#903" strokeweight=".04781mm">
                  <v:stroke endcap="square"/>
                  <v:path arrowok="t" textboxrect="0,0,55931,55823"/>
                </v:shape>
                <v:shape id="Shape 2923" o:spid="_x0000_s1428" style="position:absolute;left:55290;top:12237;width:0;height:1419;visibility:visible;mso-wrap-style:square;v-text-anchor:top" coordsize="0,1419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" path="m,l,141934e" filled="f" strokecolor="#903" strokeweight=".04781mm">
                  <v:stroke endcap="square"/>
                  <v:path arrowok="t" textboxrect="0,0,0,141934"/>
                </v:shape>
                <v:shape id="Shape 2924" o:spid="_x0000_s1429" style="position:absolute;left:50611;top:13674;width:4679;height:0;visibility:visible;mso-wrap-style:square;v-text-anchor:top" coordsize="4679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" path="m467928,l,e" filled="f" strokecolor="#903" strokeweight=".04781mm">
                  <v:stroke endcap="square"/>
                  <v:path arrowok="t" textboxrect="0,0,467928,0"/>
                </v:shape>
                <v:shape id="Shape 2925" o:spid="_x0000_s1430" style="position:absolute;left:50596;top:11679;width:0;height:1995;visibility:visible;mso-wrap-style:square;v-text-anchor:top" coordsize="0,1995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" path="m,199505l,e" filled="f" strokecolor="#903" strokeweight=".04781mm">
                  <v:stroke endcap="square"/>
                  <v:path arrowok="t" textboxrect="0,0,0,199505"/>
                </v:shape>
                <v:shape id="Shape 2926" o:spid="_x0000_s1431" style="position:absolute;left:54715;top:11663;width:0;height:559;visibility:visible;mso-wrap-style:square;v-text-anchor:top" coordsize="0,55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" path="m,l,55823e" filled="f" strokecolor="#903" strokeweight=".04781mm">
                  <v:stroke endcap="square"/>
                  <v:path arrowok="t" textboxrect="0,0,0,55823"/>
                </v:shape>
                <v:shape id="Shape 2927" o:spid="_x0000_s1432" style="position:absolute;left:54715;top:12237;width:559;height:0;visibility:visible;mso-wrap-style:square;v-text-anchor:top" coordsize="55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" path="m,l55931,e" filled="f" strokecolor="#903" strokeweight=".04781mm">
                  <v:stroke endcap="square"/>
                  <v:path arrowok="t" textboxrect="0,0,55931,0"/>
                </v:shape>
                <v:rect id="Rectangle 2928" o:spid="_x0000_s1433" style="position:absolute;left:50761;top:11745;width:3366;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" filled="f" stroked="f">
                  <v:textbox inset="0,0,0,0">
                    <w:txbxContent>
                      <w:p w14:paraId="4AC2ABB0" w14:textId="77777777" w:rsidR="000F1FD6" w:rsidRDefault="00A2725C">
                        <w:pPr>
                          <w:spacing w:after="160" w:line="259" w:lineRule="auto"/>
                          <w:ind w:left="0" w:firstLine="0"/>
                          <w:jc w:val="left"/>
                        </w:pPr>
                        <w:r>
                          <w:rPr>
                            <w:rFonts w:ascii="Arial" w:eastAsia="Arial" w:hAnsi="Arial" w:cs="Arial"/>
                            <w:sz w:val="10"/>
                          </w:rPr>
                          <w:t xml:space="preserve">View All </w:t>
                        </w:r>
                      </w:p>
                    </w:txbxContent>
                  </v:textbox>
                </v:rect>
                <v:rect id="Rectangle 2929" o:spid="_x0000_s1434" style="position:absolute;left:50761;top:12545;width:3236;height:9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4C6D4B27" w14:textId="77777777" w:rsidR="000F1FD6" w:rsidRDefault="00A2725C">
                        <w:pPr>
                          <w:spacing w:after="160" w:line="259" w:lineRule="auto"/>
                          <w:ind w:left="0" w:firstLine="0"/>
                          <w:jc w:val="left"/>
                        </w:pPr>
                        <w:r>
                          <w:rPr>
                            <w:rFonts w:ascii="Arial" w:eastAsia="Arial" w:hAnsi="Arial" w:cs="Arial"/>
                            <w:sz w:val="10"/>
                          </w:rPr>
                          <w:t xml:space="preserve">Remote </w:t>
                        </w:r>
                      </w:p>
                    </w:txbxContent>
                  </v:textbox>
                </v:rect>
                <v:shape id="Shape 2930" o:spid="_x0000_s1435" style="position:absolute;left:12887;top:1992;width:3625;height:5857;visibility:visible;mso-wrap-style:square;v-text-anchor:top" coordsize="362499,5856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" path="m362499,l,585644e" filled="f" strokecolor="#903" strokeweight=".04781mm">
                  <v:stroke endcap="square"/>
                  <v:path arrowok="t" textboxrect="0,0,362499,585644"/>
                </v:shape>
                <v:shape id="Shape 2931" o:spid="_x0000_s1436" style="position:absolute;left:21000;top:1992;width:14343;height:5874;visibility:visible;mso-wrap-style:square;v-text-anchor:top" coordsize="1434265,5873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" path="m,l1434265,587323e" filled="f" strokecolor="#903" strokeweight=".04781mm">
                  <v:stroke endcap="square"/>
                  <v:path arrowok="t" textboxrect="0,0,1434265,587323"/>
                </v:shape>
                <v:shape id="Shape 2932" o:spid="_x0000_s1437" style="position:absolute;left:4766;top:7841;width:5014;height:2249;visibility:visible;mso-wrap-style:square;v-text-anchor:top" coordsize="501486,2248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" path="m501486,l,224898e" filled="f" strokeweight=".02719mm">
                  <v:path arrowok="t" textboxrect="0,0,501486,224898"/>
                </v:shape>
                <v:shape id="Shape 2933" o:spid="_x0000_s1438" style="position:absolute;left:5244;top:7841;width:4536;height:6079;visibility:visible;mso-wrap-style:square;v-text-anchor:top" coordsize="453595,6078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" path="m453595,l,607889e" filled="f" strokeweight=".02719mm">
                  <v:path arrowok="t" textboxrect="0,0,453595,607889"/>
                </v:shape>
                <v:shape id="Shape 2934" o:spid="_x0000_s1439" style="position:absolute;left:11569;top:9276;width:0;height:4899;visibility:visible;mso-wrap-style:square;v-text-anchor:top" coordsize="0,4898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" path="m,l,489879e" filled="f" strokeweight=".02719mm">
                  <v:path arrowok="t" textboxrect="0,0,0,489879"/>
                </v:shape>
                <v:shape id="Shape 2935" o:spid="_x0000_s1440" style="position:absolute;left:27236;top:7841;width:8097;height:4802;visibility:visible;mso-wrap-style:square;v-text-anchor:top" coordsize="809663,480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" path="m809663,l,480225e" filled="f" strokeweight=".02719mm">
                  <v:path arrowok="t" textboxrect="0,0,809663,480225"/>
                </v:shape>
                <v:shape id="Shape 2936" o:spid="_x0000_s1441" style="position:absolute;left:28978;top:9276;width:8145;height:6685;visibility:visible;mso-wrap-style:square;v-text-anchor:top" coordsize="814486,6685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" path="m814486,l,668538e" filled="f" strokeweight=".02719mm">
                  <v:path arrowok="t" textboxrect="0,0,814486,668538"/>
                </v:shape>
                <v:shape id="Shape 2937" o:spid="_x0000_s1442" style="position:absolute;left:32188;top:9276;width:4935;height:10005;visibility:visible;mso-wrap-style:square;v-text-anchor:top" coordsize="493516,1000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" path="m493516,l,1000548e" filled="f" strokeweight=".02719mm">
                  <v:path arrowok="t" textboxrect="0,0,493516,1000548"/>
                </v:shape>
                <v:shape id="Shape 2938" o:spid="_x0000_s1443" style="position:absolute;left:37123;top:9276;width:0;height:11026;visibility:visible;mso-wrap-style:square;v-text-anchor:top" coordsize="0,1102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" path="m,l,1102616e" filled="f" strokeweight=".02719mm">
                  <v:path arrowok="t" textboxrect="0,0,0,1102616"/>
                </v:shape>
                <v:shape id="Shape 2939" o:spid="_x0000_s1444" style="position:absolute;left:37123;top:9276;width:5175;height:11536;visibility:visible;mso-wrap-style:square;v-text-anchor:top" coordsize="517496,11536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" path="m,l517496,1153647e" filled="f" strokeweight=".02719mm">
                  <v:path arrowok="t" textboxrect="0,0,517496,1153647"/>
                </v:shape>
                <v:shape id="Shape 2940" o:spid="_x0000_s1445" style="position:absolute;left:37123;top:9276;width:9854;height:10770;visibility:visible;mso-wrap-style:square;v-text-anchor:top" coordsize="985424,1077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" path="m,l985424,1077013e" filled="f" strokeweight=".02719mm">
                  <v:path arrowok="t" textboxrect="0,0,985424,1077013"/>
                </v:shape>
                <v:shape id="Shape 2941" o:spid="_x0000_s1446" style="position:absolute;left:38417;top:7841;width:10205;height:9653;visibility:visible;mso-wrap-style:square;v-text-anchor:top" coordsize="1020520,965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" path="m,l1020520,965320e" filled="f" strokeweight=".02719mm">
                  <v:path arrowok="t" textboxrect="0,0,1020520,965320"/>
                </v:shape>
                <v:shape id="Shape 2942" o:spid="_x0000_s1447" style="position:absolute;left:38417;top:7841;width:11307;height:6844;visibility:visible;mso-wrap-style:square;v-text-anchor:top" coordsize="1130703,684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" path="m,l1130703,684348e" filled="f" strokeweight=".02719mm">
                  <v:path arrowok="t" textboxrect="0,0,1130703,684348"/>
                </v:shape>
                <v:shape id="Shape 2943" o:spid="_x0000_s1448" style="position:absolute;left:38417;top:7841;width:12138;height:4100;visibility:visible;mso-wrap-style:square;v-text-anchor:top" coordsize="1213829,4099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" path="m,l1213829,409993e" filled="f" strokeweight=".02719mm">
                  <v:path arrowok="t" textboxrect="0,0,1213829,409993"/>
                </v:shape>
                <w10:anchorlock/>
              </v:group>
            </w:pict>
          </mc:Fallback>
        </mc:AlternateContent>
      </w:r>
    </w:p>
    <w:p w14:paraId="3E4879FB" w14:textId="77777777" w:rsidR="000F1FD6" w:rsidRDefault="00A2725C">
      <w:pPr>
        <w:spacing w:after="0" w:line="259" w:lineRule="auto"/>
        <w:ind w:left="439" w:right="199" w:firstLine="0"/>
        <w:jc w:val="right"/>
      </w:pPr>
      <w:r>
        <w:rPr>
          <w:b/>
          <w:sz w:val="28"/>
        </w:rPr>
        <w:t xml:space="preserve"> </w:t>
      </w:r>
    </w:p>
    <w:p w14:paraId="7D7C60A1" w14:textId="309E144F" w:rsidR="000F1FD6" w:rsidRDefault="00A2725C">
      <w:pPr>
        <w:spacing w:after="0" w:line="237" w:lineRule="auto"/>
        <w:ind w:left="0" w:right="6920" w:firstLine="0"/>
        <w:jc w:val="left"/>
      </w:pPr>
      <w:r>
        <w:rPr>
          <w:b/>
          <w:sz w:val="28"/>
        </w:rPr>
        <w:t xml:space="preserve">  </w:t>
      </w:r>
    </w:p>
    <w:p w14:paraId="1FADEE5B" w14:textId="77777777" w:rsidR="005D3A9F" w:rsidRDefault="005D3A9F">
      <w:pPr>
        <w:pStyle w:val="Heading4"/>
        <w:spacing w:after="3"/>
        <w:ind w:left="14"/>
        <w:rPr>
          <w:sz w:val="28"/>
        </w:rPr>
      </w:pPr>
    </w:p>
    <w:p w14:paraId="3965B6CB" w14:textId="77777777" w:rsidR="005D3A9F" w:rsidRDefault="005D3A9F">
      <w:pPr>
        <w:pStyle w:val="Heading4"/>
        <w:spacing w:after="3"/>
        <w:ind w:left="14"/>
        <w:rPr>
          <w:sz w:val="28"/>
        </w:rPr>
      </w:pPr>
    </w:p>
    <w:p w14:paraId="55A16234" w14:textId="135FABDA" w:rsidR="005D3A9F" w:rsidRDefault="005D3A9F" w:rsidP="005D3A9F">
      <w:pPr>
        <w:pStyle w:val="Heading4"/>
        <w:spacing w:after="3"/>
        <w:ind w:left="14"/>
        <w:jc w:val="center"/>
        <w:rPr>
          <w:sz w:val="28"/>
        </w:rPr>
      </w:pPr>
      <w:r>
        <w:rPr>
          <w:sz w:val="28"/>
        </w:rPr>
        <w:t xml:space="preserve">Fig </w:t>
      </w:r>
      <w:r w:rsidR="002C4F11">
        <w:rPr>
          <w:sz w:val="28"/>
        </w:rPr>
        <w:t>4.2.7: Deployment</w:t>
      </w:r>
      <w:r>
        <w:rPr>
          <w:sz w:val="28"/>
        </w:rPr>
        <w:t xml:space="preserve"> Diagram</w:t>
      </w:r>
    </w:p>
    <w:p w14:paraId="7FBD2CDD" w14:textId="77777777" w:rsidR="005D3A9F" w:rsidRDefault="005D3A9F">
      <w:pPr>
        <w:pStyle w:val="Heading4"/>
        <w:spacing w:after="3"/>
        <w:ind w:left="14"/>
        <w:rPr>
          <w:sz w:val="28"/>
        </w:rPr>
      </w:pPr>
    </w:p>
    <w:p w14:paraId="1A699567" w14:textId="77777777" w:rsidR="005D3A9F" w:rsidRDefault="005D3A9F">
      <w:pPr>
        <w:pStyle w:val="Heading4"/>
        <w:spacing w:after="3"/>
        <w:ind w:left="14"/>
        <w:rPr>
          <w:sz w:val="28"/>
        </w:rPr>
      </w:pPr>
    </w:p>
    <w:p w14:paraId="72B32677" w14:textId="77777777" w:rsidR="005D3A9F" w:rsidRDefault="005D3A9F" w:rsidP="005D3A9F">
      <w:pPr>
        <w:pStyle w:val="Heading4"/>
        <w:spacing w:after="3"/>
        <w:ind w:left="0" w:firstLine="0"/>
        <w:rPr>
          <w:sz w:val="28"/>
        </w:rPr>
      </w:pPr>
    </w:p>
    <w:p w14:paraId="4E96E241" w14:textId="77777777" w:rsidR="005D3A9F" w:rsidRDefault="005D3A9F" w:rsidP="005D3A9F"/>
    <w:p w14:paraId="033CAA42" w14:textId="77777777" w:rsidR="005D3A9F" w:rsidRPr="005D3A9F" w:rsidRDefault="005D3A9F" w:rsidP="005D3A9F"/>
    <w:p w14:paraId="27940783" w14:textId="0E7853A7" w:rsidR="000F1FD6" w:rsidRDefault="005D3A9F">
      <w:pPr>
        <w:pStyle w:val="Heading4"/>
        <w:spacing w:after="3"/>
        <w:ind w:left="14"/>
      </w:pPr>
      <w:r>
        <w:rPr>
          <w:sz w:val="28"/>
        </w:rPr>
        <w:lastRenderedPageBreak/>
        <w:t xml:space="preserve">4.2.8 ER DIAGRAM </w:t>
      </w:r>
    </w:p>
    <w:p w14:paraId="74F0EC5A" w14:textId="77777777" w:rsidR="000F1FD6" w:rsidRDefault="00A2725C">
      <w:pPr>
        <w:spacing w:after="0" w:line="259" w:lineRule="auto"/>
        <w:ind w:left="0" w:firstLine="0"/>
        <w:jc w:val="left"/>
      </w:pPr>
      <w:r>
        <w:rPr>
          <w:b/>
          <w:sz w:val="28"/>
        </w:rPr>
        <w:t xml:space="preserve"> </w:t>
      </w:r>
    </w:p>
    <w:p w14:paraId="59A828A3" w14:textId="77777777" w:rsidR="000F1FD6" w:rsidRDefault="00A2725C">
      <w:pPr>
        <w:spacing w:after="0" w:line="259" w:lineRule="auto"/>
        <w:ind w:left="0" w:firstLine="0"/>
      </w:pPr>
      <w:r>
        <w:rPr>
          <w:rFonts w:ascii="Calibri" w:eastAsia="Calibri" w:hAnsi="Calibri" w:cs="Calibri"/>
          <w:sz w:val="22"/>
        </w:rPr>
        <w:t xml:space="preserve"> </w:t>
      </w:r>
      <w:r>
        <w:rPr>
          <w:noProof/>
        </w:rPr>
        <w:drawing>
          <wp:inline distT="0" distB="0" distL="0" distR="0" wp14:anchorId="0F0D5659" wp14:editId="0DB64929">
            <wp:extent cx="5499608" cy="3844925"/>
            <wp:effectExtent l="0" t="0" r="0" b="0"/>
            <wp:docPr id="2972" name="Picture 2972"/>
            <wp:cNvGraphicFramePr/>
            <a:graphic xmlns:a="http://schemas.openxmlformats.org/drawingml/2006/main">
              <a:graphicData uri="http://schemas.openxmlformats.org/drawingml/2006/picture">
                <pic:pic xmlns:pic="http://schemas.openxmlformats.org/drawingml/2006/picture">
                  <pic:nvPicPr>
                    <pic:cNvPr id="2972" name="Picture 2972"/>
                    <pic:cNvPicPr/>
                  </pic:nvPicPr>
                  <pic:blipFill>
                    <a:blip r:embed="rId23"/>
                    <a:stretch>
                      <a:fillRect/>
                    </a:stretch>
                  </pic:blipFill>
                  <pic:spPr>
                    <a:xfrm>
                      <a:off x="0" y="0"/>
                      <a:ext cx="5499608" cy="3844925"/>
                    </a:xfrm>
                    <a:prstGeom prst="rect">
                      <a:avLst/>
                    </a:prstGeom>
                  </pic:spPr>
                </pic:pic>
              </a:graphicData>
            </a:graphic>
          </wp:inline>
        </w:drawing>
      </w:r>
      <w:r>
        <w:rPr>
          <w:b/>
          <w:sz w:val="28"/>
        </w:rPr>
        <w:t xml:space="preserve"> </w:t>
      </w:r>
    </w:p>
    <w:p w14:paraId="232BDD71" w14:textId="4A4F1C00" w:rsidR="000F1FD6" w:rsidRDefault="005D3A9F" w:rsidP="005D3A9F">
      <w:pPr>
        <w:spacing w:after="0" w:line="259" w:lineRule="auto"/>
        <w:ind w:left="0" w:firstLine="0"/>
        <w:jc w:val="center"/>
      </w:pPr>
      <w:r>
        <w:rPr>
          <w:b/>
          <w:sz w:val="28"/>
        </w:rPr>
        <w:t>Fig 4.2.8:E-R Diagram</w:t>
      </w:r>
    </w:p>
    <w:p w14:paraId="64DB04ED" w14:textId="77777777" w:rsidR="000F1FD6" w:rsidRDefault="00A2725C">
      <w:pPr>
        <w:spacing w:after="0" w:line="259" w:lineRule="auto"/>
        <w:ind w:left="0" w:firstLine="0"/>
        <w:jc w:val="left"/>
      </w:pPr>
      <w:r>
        <w:rPr>
          <w:b/>
          <w:sz w:val="28"/>
        </w:rPr>
        <w:t xml:space="preserve"> </w:t>
      </w:r>
    </w:p>
    <w:p w14:paraId="4158DFE0" w14:textId="77777777" w:rsidR="000F1FD6" w:rsidRDefault="00A2725C">
      <w:pPr>
        <w:spacing w:after="0" w:line="259" w:lineRule="auto"/>
        <w:ind w:left="0" w:firstLine="0"/>
        <w:jc w:val="left"/>
      </w:pPr>
      <w:r>
        <w:rPr>
          <w:b/>
          <w:sz w:val="28"/>
        </w:rPr>
        <w:t xml:space="preserve"> </w:t>
      </w:r>
    </w:p>
    <w:p w14:paraId="09915DCF" w14:textId="7CF06297" w:rsidR="000F1FD6" w:rsidRDefault="005D3A9F">
      <w:pPr>
        <w:pStyle w:val="Heading4"/>
        <w:spacing w:after="3"/>
        <w:ind w:left="14"/>
      </w:pPr>
      <w:r>
        <w:rPr>
          <w:sz w:val="28"/>
        </w:rPr>
        <w:t xml:space="preserve">4.2.9 DATA DICTIONARY </w:t>
      </w:r>
    </w:p>
    <w:p w14:paraId="28C881FA" w14:textId="77777777" w:rsidR="000F1FD6" w:rsidRDefault="00A2725C">
      <w:pPr>
        <w:spacing w:after="0" w:line="259" w:lineRule="auto"/>
        <w:ind w:left="0" w:firstLine="0"/>
        <w:jc w:val="left"/>
      </w:pPr>
      <w:r>
        <w:rPr>
          <w:b/>
          <w:sz w:val="28"/>
        </w:rPr>
        <w:t xml:space="preserve"> </w:t>
      </w:r>
    </w:p>
    <w:p w14:paraId="2F2F1B01" w14:textId="77777777" w:rsidR="000F1FD6" w:rsidRDefault="00A2725C">
      <w:pPr>
        <w:ind w:left="-5" w:right="262"/>
      </w:pPr>
      <w:r>
        <w:t xml:space="preserve">Database: ARTIFICIAL_INTELLIGENCE </w:t>
      </w:r>
    </w:p>
    <w:p w14:paraId="3D2BBE45" w14:textId="77777777" w:rsidR="000F1FD6" w:rsidRDefault="00A2725C">
      <w:pPr>
        <w:spacing w:after="112" w:line="259" w:lineRule="auto"/>
        <w:ind w:left="0" w:firstLine="0"/>
        <w:jc w:val="left"/>
      </w:pPr>
      <w:r>
        <w:t xml:space="preserve"> </w:t>
      </w:r>
    </w:p>
    <w:p w14:paraId="522F2CCA" w14:textId="77777777" w:rsidR="000F1FD6" w:rsidRDefault="00A2725C">
      <w:pPr>
        <w:spacing w:after="39"/>
        <w:ind w:left="-5" w:right="262"/>
      </w:pPr>
      <w:r>
        <w:t xml:space="preserve">Table name: auth_group </w:t>
      </w:r>
    </w:p>
    <w:tbl>
      <w:tblPr>
        <w:tblStyle w:val="TableGrid"/>
        <w:tblW w:w="9254" w:type="dxa"/>
        <w:tblInd w:w="175" w:type="dxa"/>
        <w:tblCellMar>
          <w:top w:w="62" w:type="dxa"/>
          <w:left w:w="106" w:type="dxa"/>
          <w:right w:w="115" w:type="dxa"/>
        </w:tblCellMar>
        <w:tblLook w:val="04A0" w:firstRow="1" w:lastRow="0" w:firstColumn="1" w:lastColumn="0" w:noHBand="0" w:noVBand="1"/>
      </w:tblPr>
      <w:tblGrid>
        <w:gridCol w:w="1393"/>
        <w:gridCol w:w="2043"/>
        <w:gridCol w:w="2532"/>
        <w:gridCol w:w="3286"/>
      </w:tblGrid>
      <w:tr w:rsidR="000F1FD6" w14:paraId="07B3B534" w14:textId="77777777">
        <w:trPr>
          <w:trHeight w:val="447"/>
        </w:trPr>
        <w:tc>
          <w:tcPr>
            <w:tcW w:w="1392" w:type="dxa"/>
            <w:tcBorders>
              <w:top w:val="single" w:sz="4" w:space="0" w:color="000000"/>
              <w:left w:val="single" w:sz="4" w:space="0" w:color="000000"/>
              <w:bottom w:val="single" w:sz="4" w:space="0" w:color="000000"/>
              <w:right w:val="single" w:sz="4" w:space="0" w:color="000000"/>
            </w:tcBorders>
          </w:tcPr>
          <w:p w14:paraId="76D62569" w14:textId="77777777" w:rsidR="000F1FD6" w:rsidRDefault="00A2725C">
            <w:pPr>
              <w:spacing w:after="0" w:line="259" w:lineRule="auto"/>
              <w:ind w:left="2" w:firstLine="0"/>
              <w:jc w:val="left"/>
            </w:pPr>
            <w:r>
              <w:t xml:space="preserve">Column  </w:t>
            </w:r>
          </w:p>
        </w:tc>
        <w:tc>
          <w:tcPr>
            <w:tcW w:w="2043" w:type="dxa"/>
            <w:tcBorders>
              <w:top w:val="single" w:sz="4" w:space="0" w:color="000000"/>
              <w:left w:val="single" w:sz="4" w:space="0" w:color="000000"/>
              <w:bottom w:val="single" w:sz="4" w:space="0" w:color="000000"/>
              <w:right w:val="single" w:sz="4" w:space="0" w:color="000000"/>
            </w:tcBorders>
          </w:tcPr>
          <w:p w14:paraId="106619CB" w14:textId="77777777" w:rsidR="000F1FD6" w:rsidRDefault="00A2725C">
            <w:pPr>
              <w:spacing w:after="0" w:line="259" w:lineRule="auto"/>
              <w:ind w:left="2" w:firstLine="0"/>
              <w:jc w:val="left"/>
            </w:pPr>
            <w:r>
              <w:t xml:space="preserve">Data Type  </w:t>
            </w:r>
          </w:p>
        </w:tc>
        <w:tc>
          <w:tcPr>
            <w:tcW w:w="2532" w:type="dxa"/>
            <w:tcBorders>
              <w:top w:val="single" w:sz="4" w:space="0" w:color="000000"/>
              <w:left w:val="single" w:sz="4" w:space="0" w:color="000000"/>
              <w:bottom w:val="single" w:sz="4" w:space="0" w:color="000000"/>
              <w:right w:val="single" w:sz="4" w:space="0" w:color="000000"/>
            </w:tcBorders>
          </w:tcPr>
          <w:p w14:paraId="37F842E9" w14:textId="77777777" w:rsidR="000F1FD6" w:rsidRDefault="00A2725C">
            <w:pPr>
              <w:spacing w:after="0" w:line="259" w:lineRule="auto"/>
              <w:ind w:left="0" w:firstLine="0"/>
              <w:jc w:val="left"/>
            </w:pPr>
            <w:r>
              <w:t xml:space="preserve">Constraints  </w:t>
            </w:r>
          </w:p>
        </w:tc>
        <w:tc>
          <w:tcPr>
            <w:tcW w:w="3286" w:type="dxa"/>
            <w:tcBorders>
              <w:top w:val="single" w:sz="4" w:space="0" w:color="000000"/>
              <w:left w:val="single" w:sz="4" w:space="0" w:color="000000"/>
              <w:bottom w:val="single" w:sz="4" w:space="0" w:color="000000"/>
              <w:right w:val="single" w:sz="4" w:space="0" w:color="000000"/>
            </w:tcBorders>
          </w:tcPr>
          <w:p w14:paraId="4A2BA708" w14:textId="77777777" w:rsidR="000F1FD6" w:rsidRDefault="00A2725C">
            <w:pPr>
              <w:spacing w:after="0" w:line="259" w:lineRule="auto"/>
              <w:ind w:left="0" w:firstLine="0"/>
              <w:jc w:val="left"/>
            </w:pPr>
            <w:r>
              <w:t xml:space="preserve">Description  </w:t>
            </w:r>
          </w:p>
        </w:tc>
      </w:tr>
      <w:tr w:rsidR="000F1FD6" w14:paraId="3EEA7203" w14:textId="77777777">
        <w:trPr>
          <w:trHeight w:val="511"/>
        </w:trPr>
        <w:tc>
          <w:tcPr>
            <w:tcW w:w="1392" w:type="dxa"/>
            <w:tcBorders>
              <w:top w:val="single" w:sz="4" w:space="0" w:color="000000"/>
              <w:left w:val="single" w:sz="4" w:space="0" w:color="000000"/>
              <w:bottom w:val="single" w:sz="4" w:space="0" w:color="000000"/>
              <w:right w:val="single" w:sz="4" w:space="0" w:color="000000"/>
            </w:tcBorders>
          </w:tcPr>
          <w:p w14:paraId="143B3075" w14:textId="77777777" w:rsidR="000F1FD6" w:rsidRDefault="00A2725C">
            <w:pPr>
              <w:spacing w:after="0" w:line="259" w:lineRule="auto"/>
              <w:ind w:left="2" w:firstLine="0"/>
              <w:jc w:val="left"/>
            </w:pPr>
            <w:r>
              <w:t xml:space="preserve">id  </w:t>
            </w:r>
          </w:p>
        </w:tc>
        <w:tc>
          <w:tcPr>
            <w:tcW w:w="2043" w:type="dxa"/>
            <w:tcBorders>
              <w:top w:val="single" w:sz="4" w:space="0" w:color="000000"/>
              <w:left w:val="single" w:sz="4" w:space="0" w:color="000000"/>
              <w:bottom w:val="single" w:sz="4" w:space="0" w:color="000000"/>
              <w:right w:val="single" w:sz="4" w:space="0" w:color="000000"/>
            </w:tcBorders>
          </w:tcPr>
          <w:p w14:paraId="3DBEC48E" w14:textId="77777777" w:rsidR="000F1FD6" w:rsidRDefault="00A2725C">
            <w:pPr>
              <w:spacing w:after="0" w:line="259" w:lineRule="auto"/>
              <w:ind w:left="2" w:firstLine="0"/>
              <w:jc w:val="left"/>
            </w:pPr>
            <w:r>
              <w:t xml:space="preserve">Int(11)  </w:t>
            </w:r>
          </w:p>
        </w:tc>
        <w:tc>
          <w:tcPr>
            <w:tcW w:w="2532" w:type="dxa"/>
            <w:tcBorders>
              <w:top w:val="single" w:sz="4" w:space="0" w:color="000000"/>
              <w:left w:val="single" w:sz="4" w:space="0" w:color="000000"/>
              <w:bottom w:val="single" w:sz="4" w:space="0" w:color="000000"/>
              <w:right w:val="single" w:sz="4" w:space="0" w:color="000000"/>
            </w:tcBorders>
          </w:tcPr>
          <w:p w14:paraId="5A87636F" w14:textId="77777777" w:rsidR="000F1FD6" w:rsidRDefault="00A2725C">
            <w:pPr>
              <w:spacing w:after="0" w:line="259" w:lineRule="auto"/>
              <w:ind w:left="0" w:firstLine="0"/>
              <w:jc w:val="left"/>
            </w:pPr>
            <w:r>
              <w:t xml:space="preserve">Primary key  </w:t>
            </w:r>
          </w:p>
        </w:tc>
        <w:tc>
          <w:tcPr>
            <w:tcW w:w="3286" w:type="dxa"/>
            <w:tcBorders>
              <w:top w:val="single" w:sz="4" w:space="0" w:color="000000"/>
              <w:left w:val="single" w:sz="4" w:space="0" w:color="000000"/>
              <w:bottom w:val="single" w:sz="4" w:space="0" w:color="000000"/>
              <w:right w:val="single" w:sz="4" w:space="0" w:color="000000"/>
            </w:tcBorders>
          </w:tcPr>
          <w:p w14:paraId="16FE9017" w14:textId="77777777" w:rsidR="000F1FD6" w:rsidRDefault="00A2725C">
            <w:pPr>
              <w:spacing w:after="0" w:line="259" w:lineRule="auto"/>
              <w:ind w:left="0" w:firstLine="0"/>
              <w:jc w:val="left"/>
            </w:pPr>
            <w:r>
              <w:t xml:space="preserve">Unique Identifier  </w:t>
            </w:r>
          </w:p>
        </w:tc>
      </w:tr>
      <w:tr w:rsidR="000F1FD6" w14:paraId="0A5D02D8" w14:textId="77777777">
        <w:trPr>
          <w:trHeight w:val="514"/>
        </w:trPr>
        <w:tc>
          <w:tcPr>
            <w:tcW w:w="1392" w:type="dxa"/>
            <w:tcBorders>
              <w:top w:val="single" w:sz="4" w:space="0" w:color="000000"/>
              <w:left w:val="single" w:sz="4" w:space="0" w:color="000000"/>
              <w:bottom w:val="single" w:sz="4" w:space="0" w:color="000000"/>
              <w:right w:val="single" w:sz="4" w:space="0" w:color="000000"/>
            </w:tcBorders>
          </w:tcPr>
          <w:p w14:paraId="4324A4A6" w14:textId="77777777" w:rsidR="000F1FD6" w:rsidRDefault="00A2725C">
            <w:pPr>
              <w:spacing w:after="0" w:line="259" w:lineRule="auto"/>
              <w:ind w:left="2" w:firstLine="0"/>
              <w:jc w:val="left"/>
            </w:pPr>
            <w:r>
              <w:t xml:space="preserve">name  </w:t>
            </w:r>
          </w:p>
        </w:tc>
        <w:tc>
          <w:tcPr>
            <w:tcW w:w="2043" w:type="dxa"/>
            <w:tcBorders>
              <w:top w:val="single" w:sz="4" w:space="0" w:color="000000"/>
              <w:left w:val="single" w:sz="4" w:space="0" w:color="000000"/>
              <w:bottom w:val="single" w:sz="4" w:space="0" w:color="000000"/>
              <w:right w:val="single" w:sz="4" w:space="0" w:color="000000"/>
            </w:tcBorders>
          </w:tcPr>
          <w:p w14:paraId="6FCD39B0" w14:textId="77777777" w:rsidR="000F1FD6" w:rsidRDefault="00A2725C">
            <w:pPr>
              <w:spacing w:after="0" w:line="259" w:lineRule="auto"/>
              <w:ind w:left="2" w:firstLine="0"/>
              <w:jc w:val="left"/>
            </w:pPr>
            <w:r>
              <w:t xml:space="preserve">Varchar(1000)  </w:t>
            </w:r>
          </w:p>
        </w:tc>
        <w:tc>
          <w:tcPr>
            <w:tcW w:w="2532" w:type="dxa"/>
            <w:tcBorders>
              <w:top w:val="single" w:sz="4" w:space="0" w:color="000000"/>
              <w:left w:val="single" w:sz="4" w:space="0" w:color="000000"/>
              <w:bottom w:val="single" w:sz="4" w:space="0" w:color="000000"/>
              <w:right w:val="single" w:sz="4" w:space="0" w:color="000000"/>
            </w:tcBorders>
          </w:tcPr>
          <w:p w14:paraId="2F2AF66C" w14:textId="77777777" w:rsidR="000F1FD6" w:rsidRDefault="00A2725C">
            <w:pPr>
              <w:tabs>
                <w:tab w:val="center" w:pos="2098"/>
              </w:tabs>
              <w:spacing w:after="0" w:line="259" w:lineRule="auto"/>
              <w:ind w:left="0" w:firstLine="0"/>
              <w:jc w:val="left"/>
            </w:pPr>
            <w:r>
              <w:t xml:space="preserve">Not null  </w:t>
            </w:r>
            <w:r>
              <w:tab/>
              <w:t xml:space="preserve">  </w:t>
            </w:r>
          </w:p>
        </w:tc>
        <w:tc>
          <w:tcPr>
            <w:tcW w:w="3286" w:type="dxa"/>
            <w:tcBorders>
              <w:top w:val="single" w:sz="4" w:space="0" w:color="000000"/>
              <w:left w:val="single" w:sz="4" w:space="0" w:color="000000"/>
              <w:bottom w:val="single" w:sz="4" w:space="0" w:color="000000"/>
              <w:right w:val="single" w:sz="4" w:space="0" w:color="000000"/>
            </w:tcBorders>
          </w:tcPr>
          <w:p w14:paraId="1E3C4CDA" w14:textId="77777777" w:rsidR="000F1FD6" w:rsidRDefault="00A2725C">
            <w:pPr>
              <w:spacing w:after="0" w:line="259" w:lineRule="auto"/>
              <w:ind w:left="0" w:firstLine="0"/>
              <w:jc w:val="left"/>
            </w:pPr>
            <w:r>
              <w:t xml:space="preserve">name </w:t>
            </w:r>
          </w:p>
        </w:tc>
      </w:tr>
    </w:tbl>
    <w:p w14:paraId="2D42BC10" w14:textId="77777777" w:rsidR="000F1FD6" w:rsidRDefault="00A2725C">
      <w:pPr>
        <w:spacing w:after="0" w:line="259" w:lineRule="auto"/>
        <w:ind w:left="293" w:firstLine="0"/>
        <w:jc w:val="left"/>
      </w:pPr>
      <w:r>
        <w:t xml:space="preserve"> </w:t>
      </w:r>
    </w:p>
    <w:p w14:paraId="1DFBB2EA" w14:textId="1AAC7DDB" w:rsidR="000F1FD6" w:rsidRDefault="00A2725C" w:rsidP="005D3A9F">
      <w:pPr>
        <w:ind w:left="-5" w:right="262"/>
      </w:pPr>
      <w:r>
        <w:t>Table Name: Auth_group_Permission</w:t>
      </w:r>
      <w:r>
        <w:rPr>
          <w:b/>
        </w:rPr>
        <w:t xml:space="preserve"> </w:t>
      </w:r>
    </w:p>
    <w:p w14:paraId="5C0B7DC4" w14:textId="77777777" w:rsidR="000F1FD6" w:rsidRDefault="00A2725C">
      <w:pPr>
        <w:spacing w:after="0"/>
        <w:ind w:left="-5" w:right="262"/>
      </w:pPr>
      <w:r>
        <w:t xml:space="preserve">Table Name: auth_permission </w:t>
      </w:r>
    </w:p>
    <w:tbl>
      <w:tblPr>
        <w:tblStyle w:val="TableGrid"/>
        <w:tblW w:w="9254" w:type="dxa"/>
        <w:tblInd w:w="10" w:type="dxa"/>
        <w:tblCellMar>
          <w:top w:w="26" w:type="dxa"/>
          <w:right w:w="19" w:type="dxa"/>
        </w:tblCellMar>
        <w:tblLook w:val="04A0" w:firstRow="1" w:lastRow="0" w:firstColumn="1" w:lastColumn="0" w:noHBand="0" w:noVBand="1"/>
      </w:tblPr>
      <w:tblGrid>
        <w:gridCol w:w="1594"/>
        <w:gridCol w:w="236"/>
        <w:gridCol w:w="1751"/>
        <w:gridCol w:w="190"/>
        <w:gridCol w:w="2283"/>
        <w:gridCol w:w="118"/>
        <w:gridCol w:w="3082"/>
      </w:tblGrid>
      <w:tr w:rsidR="000F1FD6" w14:paraId="3ED99EB7" w14:textId="77777777">
        <w:trPr>
          <w:trHeight w:val="446"/>
        </w:trPr>
        <w:tc>
          <w:tcPr>
            <w:tcW w:w="1594" w:type="dxa"/>
            <w:tcBorders>
              <w:top w:val="single" w:sz="4" w:space="0" w:color="000000"/>
              <w:left w:val="single" w:sz="8" w:space="0" w:color="000000"/>
              <w:bottom w:val="single" w:sz="4" w:space="0" w:color="000000"/>
              <w:right w:val="single" w:sz="4" w:space="0" w:color="000000"/>
            </w:tcBorders>
          </w:tcPr>
          <w:p w14:paraId="3FE4C256" w14:textId="77777777" w:rsidR="000F1FD6" w:rsidRDefault="00A2725C">
            <w:pPr>
              <w:spacing w:after="0" w:line="259" w:lineRule="auto"/>
              <w:ind w:left="103" w:firstLine="0"/>
              <w:jc w:val="left"/>
            </w:pPr>
            <w:r>
              <w:t xml:space="preserve">Column  </w:t>
            </w:r>
          </w:p>
        </w:tc>
        <w:tc>
          <w:tcPr>
            <w:tcW w:w="1988" w:type="dxa"/>
            <w:gridSpan w:val="2"/>
            <w:tcBorders>
              <w:top w:val="single" w:sz="4" w:space="0" w:color="000000"/>
              <w:left w:val="single" w:sz="4" w:space="0" w:color="000000"/>
              <w:bottom w:val="single" w:sz="4" w:space="0" w:color="000000"/>
              <w:right w:val="single" w:sz="4" w:space="0" w:color="000000"/>
            </w:tcBorders>
          </w:tcPr>
          <w:p w14:paraId="460039EE" w14:textId="77777777" w:rsidR="000F1FD6" w:rsidRDefault="00A2725C">
            <w:pPr>
              <w:spacing w:after="0" w:line="259" w:lineRule="auto"/>
              <w:ind w:left="108" w:firstLine="0"/>
              <w:jc w:val="left"/>
            </w:pPr>
            <w:r>
              <w:t xml:space="preserve">Data Type  </w:t>
            </w:r>
          </w:p>
        </w:tc>
        <w:tc>
          <w:tcPr>
            <w:tcW w:w="2472" w:type="dxa"/>
            <w:gridSpan w:val="2"/>
            <w:tcBorders>
              <w:top w:val="single" w:sz="4" w:space="0" w:color="000000"/>
              <w:left w:val="single" w:sz="4" w:space="0" w:color="000000"/>
              <w:bottom w:val="single" w:sz="4" w:space="0" w:color="000000"/>
              <w:right w:val="single" w:sz="4" w:space="0" w:color="000000"/>
            </w:tcBorders>
          </w:tcPr>
          <w:p w14:paraId="11BB2D64" w14:textId="77777777" w:rsidR="000F1FD6" w:rsidRDefault="00A2725C">
            <w:pPr>
              <w:spacing w:after="0" w:line="259" w:lineRule="auto"/>
              <w:ind w:left="106" w:firstLine="0"/>
              <w:jc w:val="left"/>
            </w:pPr>
            <w:r>
              <w:t xml:space="preserve">Constraints  </w:t>
            </w:r>
          </w:p>
        </w:tc>
        <w:tc>
          <w:tcPr>
            <w:tcW w:w="3200" w:type="dxa"/>
            <w:gridSpan w:val="2"/>
            <w:tcBorders>
              <w:top w:val="single" w:sz="4" w:space="0" w:color="000000"/>
              <w:left w:val="single" w:sz="4" w:space="0" w:color="000000"/>
              <w:bottom w:val="single" w:sz="4" w:space="0" w:color="000000"/>
              <w:right w:val="single" w:sz="8" w:space="0" w:color="000000"/>
            </w:tcBorders>
          </w:tcPr>
          <w:p w14:paraId="54C90535" w14:textId="77777777" w:rsidR="000F1FD6" w:rsidRDefault="00A2725C">
            <w:pPr>
              <w:spacing w:after="0" w:line="259" w:lineRule="auto"/>
              <w:ind w:left="108" w:firstLine="0"/>
              <w:jc w:val="left"/>
            </w:pPr>
            <w:r>
              <w:t xml:space="preserve">Description  </w:t>
            </w:r>
          </w:p>
        </w:tc>
      </w:tr>
      <w:tr w:rsidR="000F1FD6" w14:paraId="71BE3CF2" w14:textId="77777777">
        <w:trPr>
          <w:trHeight w:val="511"/>
        </w:trPr>
        <w:tc>
          <w:tcPr>
            <w:tcW w:w="1594" w:type="dxa"/>
            <w:tcBorders>
              <w:top w:val="single" w:sz="4" w:space="0" w:color="000000"/>
              <w:left w:val="single" w:sz="8" w:space="0" w:color="000000"/>
              <w:bottom w:val="single" w:sz="4" w:space="0" w:color="000000"/>
              <w:right w:val="single" w:sz="4" w:space="0" w:color="000000"/>
            </w:tcBorders>
          </w:tcPr>
          <w:p w14:paraId="3DAAB1DD" w14:textId="77777777" w:rsidR="000F1FD6" w:rsidRDefault="00A2725C">
            <w:pPr>
              <w:spacing w:after="0" w:line="259" w:lineRule="auto"/>
              <w:ind w:left="103" w:firstLine="0"/>
              <w:jc w:val="left"/>
            </w:pPr>
            <w:r>
              <w:t xml:space="preserve">id  </w:t>
            </w:r>
          </w:p>
        </w:tc>
        <w:tc>
          <w:tcPr>
            <w:tcW w:w="1988" w:type="dxa"/>
            <w:gridSpan w:val="2"/>
            <w:tcBorders>
              <w:top w:val="single" w:sz="4" w:space="0" w:color="000000"/>
              <w:left w:val="single" w:sz="4" w:space="0" w:color="000000"/>
              <w:bottom w:val="single" w:sz="4" w:space="0" w:color="000000"/>
              <w:right w:val="single" w:sz="4" w:space="0" w:color="000000"/>
            </w:tcBorders>
          </w:tcPr>
          <w:p w14:paraId="58764DE4" w14:textId="77777777" w:rsidR="000F1FD6" w:rsidRDefault="00A2725C">
            <w:pPr>
              <w:spacing w:after="0" w:line="259" w:lineRule="auto"/>
              <w:ind w:left="108" w:firstLine="0"/>
              <w:jc w:val="left"/>
            </w:pPr>
            <w:r>
              <w:t xml:space="preserve">Int(11)  </w:t>
            </w:r>
          </w:p>
        </w:tc>
        <w:tc>
          <w:tcPr>
            <w:tcW w:w="2472" w:type="dxa"/>
            <w:gridSpan w:val="2"/>
            <w:tcBorders>
              <w:top w:val="single" w:sz="4" w:space="0" w:color="000000"/>
              <w:left w:val="single" w:sz="4" w:space="0" w:color="000000"/>
              <w:bottom w:val="single" w:sz="4" w:space="0" w:color="000000"/>
              <w:right w:val="single" w:sz="4" w:space="0" w:color="000000"/>
            </w:tcBorders>
          </w:tcPr>
          <w:p w14:paraId="4D96FF2A" w14:textId="77777777" w:rsidR="000F1FD6" w:rsidRDefault="00A2725C">
            <w:pPr>
              <w:spacing w:after="0" w:line="259" w:lineRule="auto"/>
              <w:ind w:left="106" w:firstLine="0"/>
              <w:jc w:val="left"/>
            </w:pPr>
            <w:r>
              <w:t xml:space="preserve">Primary key  </w:t>
            </w:r>
          </w:p>
        </w:tc>
        <w:tc>
          <w:tcPr>
            <w:tcW w:w="3200" w:type="dxa"/>
            <w:gridSpan w:val="2"/>
            <w:tcBorders>
              <w:top w:val="single" w:sz="4" w:space="0" w:color="000000"/>
              <w:left w:val="single" w:sz="4" w:space="0" w:color="000000"/>
              <w:bottom w:val="single" w:sz="4" w:space="0" w:color="000000"/>
              <w:right w:val="single" w:sz="8" w:space="0" w:color="000000"/>
            </w:tcBorders>
          </w:tcPr>
          <w:p w14:paraId="34C7D835" w14:textId="77777777" w:rsidR="000F1FD6" w:rsidRDefault="00A2725C">
            <w:pPr>
              <w:spacing w:after="0" w:line="259" w:lineRule="auto"/>
              <w:ind w:left="108" w:firstLine="0"/>
              <w:jc w:val="left"/>
            </w:pPr>
            <w:r>
              <w:t xml:space="preserve">Unique Identifier  </w:t>
            </w:r>
          </w:p>
        </w:tc>
      </w:tr>
      <w:tr w:rsidR="000F1FD6" w14:paraId="655443E5" w14:textId="77777777">
        <w:trPr>
          <w:trHeight w:val="514"/>
        </w:trPr>
        <w:tc>
          <w:tcPr>
            <w:tcW w:w="1594" w:type="dxa"/>
            <w:tcBorders>
              <w:top w:val="single" w:sz="4" w:space="0" w:color="000000"/>
              <w:left w:val="single" w:sz="8" w:space="0" w:color="000000"/>
              <w:bottom w:val="single" w:sz="4" w:space="0" w:color="000000"/>
              <w:right w:val="single" w:sz="4" w:space="0" w:color="000000"/>
            </w:tcBorders>
          </w:tcPr>
          <w:p w14:paraId="2A350BFF" w14:textId="77777777" w:rsidR="000F1FD6" w:rsidRDefault="00A2725C">
            <w:pPr>
              <w:spacing w:after="0" w:line="259" w:lineRule="auto"/>
              <w:ind w:left="103" w:firstLine="0"/>
              <w:jc w:val="left"/>
            </w:pPr>
            <w:r>
              <w:t xml:space="preserve">Group id  </w:t>
            </w:r>
          </w:p>
        </w:tc>
        <w:tc>
          <w:tcPr>
            <w:tcW w:w="1988" w:type="dxa"/>
            <w:gridSpan w:val="2"/>
            <w:tcBorders>
              <w:top w:val="single" w:sz="4" w:space="0" w:color="000000"/>
              <w:left w:val="single" w:sz="4" w:space="0" w:color="000000"/>
              <w:bottom w:val="single" w:sz="4" w:space="0" w:color="000000"/>
              <w:right w:val="single" w:sz="4" w:space="0" w:color="000000"/>
            </w:tcBorders>
          </w:tcPr>
          <w:p w14:paraId="501A07AF" w14:textId="77777777" w:rsidR="000F1FD6" w:rsidRDefault="00A2725C">
            <w:pPr>
              <w:spacing w:after="0" w:line="259" w:lineRule="auto"/>
              <w:ind w:left="108" w:firstLine="0"/>
              <w:jc w:val="left"/>
            </w:pPr>
            <w:r>
              <w:t xml:space="preserve">Int(11) </w:t>
            </w:r>
          </w:p>
        </w:tc>
        <w:tc>
          <w:tcPr>
            <w:tcW w:w="2472" w:type="dxa"/>
            <w:gridSpan w:val="2"/>
            <w:tcBorders>
              <w:top w:val="single" w:sz="4" w:space="0" w:color="000000"/>
              <w:left w:val="single" w:sz="4" w:space="0" w:color="000000"/>
              <w:bottom w:val="single" w:sz="4" w:space="0" w:color="000000"/>
              <w:right w:val="single" w:sz="4" w:space="0" w:color="000000"/>
            </w:tcBorders>
          </w:tcPr>
          <w:p w14:paraId="11A59A72" w14:textId="77777777" w:rsidR="000F1FD6" w:rsidRDefault="00A2725C">
            <w:pPr>
              <w:tabs>
                <w:tab w:val="center" w:pos="2204"/>
              </w:tabs>
              <w:spacing w:after="0" w:line="259" w:lineRule="auto"/>
              <w:ind w:left="0" w:firstLine="0"/>
              <w:jc w:val="left"/>
            </w:pPr>
            <w:r>
              <w:t xml:space="preserve">Primary Key </w:t>
            </w:r>
            <w:r>
              <w:tab/>
              <w:t xml:space="preserve">  </w:t>
            </w:r>
          </w:p>
        </w:tc>
        <w:tc>
          <w:tcPr>
            <w:tcW w:w="3200" w:type="dxa"/>
            <w:gridSpan w:val="2"/>
            <w:tcBorders>
              <w:top w:val="single" w:sz="4" w:space="0" w:color="000000"/>
              <w:left w:val="single" w:sz="4" w:space="0" w:color="000000"/>
              <w:bottom w:val="single" w:sz="4" w:space="0" w:color="000000"/>
              <w:right w:val="single" w:sz="8" w:space="0" w:color="000000"/>
            </w:tcBorders>
          </w:tcPr>
          <w:p w14:paraId="1922C109" w14:textId="77777777" w:rsidR="000F1FD6" w:rsidRDefault="00A2725C">
            <w:pPr>
              <w:spacing w:after="0" w:line="259" w:lineRule="auto"/>
              <w:ind w:left="106" w:firstLine="0"/>
              <w:jc w:val="left"/>
            </w:pPr>
            <w:r>
              <w:t xml:space="preserve">Unique Identifier </w:t>
            </w:r>
          </w:p>
        </w:tc>
      </w:tr>
      <w:tr w:rsidR="000F1FD6" w14:paraId="69B6E91B" w14:textId="77777777">
        <w:trPr>
          <w:trHeight w:val="516"/>
        </w:trPr>
        <w:tc>
          <w:tcPr>
            <w:tcW w:w="1594" w:type="dxa"/>
            <w:tcBorders>
              <w:top w:val="single" w:sz="4" w:space="0" w:color="000000"/>
              <w:left w:val="single" w:sz="8" w:space="0" w:color="000000"/>
              <w:bottom w:val="single" w:sz="8" w:space="0" w:color="000000"/>
              <w:right w:val="single" w:sz="4" w:space="0" w:color="000000"/>
            </w:tcBorders>
          </w:tcPr>
          <w:p w14:paraId="6CBD88EC" w14:textId="77777777" w:rsidR="000F1FD6" w:rsidRDefault="00A2725C">
            <w:pPr>
              <w:spacing w:after="0" w:line="259" w:lineRule="auto"/>
              <w:ind w:left="103" w:firstLine="0"/>
              <w:jc w:val="left"/>
            </w:pPr>
            <w:r>
              <w:t xml:space="preserve">Permission_id </w:t>
            </w:r>
          </w:p>
        </w:tc>
        <w:tc>
          <w:tcPr>
            <w:tcW w:w="1988" w:type="dxa"/>
            <w:gridSpan w:val="2"/>
            <w:tcBorders>
              <w:top w:val="single" w:sz="4" w:space="0" w:color="000000"/>
              <w:left w:val="single" w:sz="4" w:space="0" w:color="000000"/>
              <w:bottom w:val="single" w:sz="8" w:space="0" w:color="000000"/>
              <w:right w:val="single" w:sz="4" w:space="0" w:color="000000"/>
            </w:tcBorders>
          </w:tcPr>
          <w:p w14:paraId="3E3AB2AE" w14:textId="77777777" w:rsidR="000F1FD6" w:rsidRDefault="00A2725C">
            <w:pPr>
              <w:spacing w:after="0" w:line="259" w:lineRule="auto"/>
              <w:ind w:left="108" w:firstLine="0"/>
              <w:jc w:val="left"/>
            </w:pPr>
            <w:r>
              <w:t xml:space="preserve">Int(11) </w:t>
            </w:r>
          </w:p>
        </w:tc>
        <w:tc>
          <w:tcPr>
            <w:tcW w:w="2472" w:type="dxa"/>
            <w:gridSpan w:val="2"/>
            <w:tcBorders>
              <w:top w:val="single" w:sz="4" w:space="0" w:color="000000"/>
              <w:left w:val="single" w:sz="4" w:space="0" w:color="000000"/>
              <w:bottom w:val="single" w:sz="8" w:space="0" w:color="000000"/>
              <w:right w:val="single" w:sz="4" w:space="0" w:color="000000"/>
            </w:tcBorders>
          </w:tcPr>
          <w:p w14:paraId="6CE59B3E" w14:textId="77777777" w:rsidR="000F1FD6" w:rsidRDefault="00A2725C">
            <w:pPr>
              <w:spacing w:after="0" w:line="259" w:lineRule="auto"/>
              <w:ind w:left="106" w:firstLine="0"/>
              <w:jc w:val="left"/>
            </w:pPr>
            <w:r>
              <w:t xml:space="preserve">Primary Key </w:t>
            </w:r>
          </w:p>
        </w:tc>
        <w:tc>
          <w:tcPr>
            <w:tcW w:w="3200" w:type="dxa"/>
            <w:gridSpan w:val="2"/>
            <w:tcBorders>
              <w:top w:val="single" w:sz="4" w:space="0" w:color="000000"/>
              <w:left w:val="single" w:sz="4" w:space="0" w:color="000000"/>
              <w:bottom w:val="single" w:sz="8" w:space="0" w:color="000000"/>
              <w:right w:val="single" w:sz="8" w:space="0" w:color="000000"/>
            </w:tcBorders>
          </w:tcPr>
          <w:p w14:paraId="3F819827" w14:textId="77777777" w:rsidR="000F1FD6" w:rsidRDefault="00A2725C">
            <w:pPr>
              <w:spacing w:after="0" w:line="259" w:lineRule="auto"/>
              <w:ind w:left="106" w:firstLine="0"/>
              <w:jc w:val="left"/>
            </w:pPr>
            <w:r>
              <w:t xml:space="preserve">Unique Identifier </w:t>
            </w:r>
          </w:p>
        </w:tc>
      </w:tr>
      <w:tr w:rsidR="000F1FD6" w14:paraId="466BE27E" w14:textId="77777777">
        <w:trPr>
          <w:trHeight w:val="451"/>
        </w:trPr>
        <w:tc>
          <w:tcPr>
            <w:tcW w:w="1831" w:type="dxa"/>
            <w:gridSpan w:val="2"/>
            <w:tcBorders>
              <w:top w:val="single" w:sz="8" w:space="0" w:color="000000"/>
              <w:left w:val="single" w:sz="8" w:space="0" w:color="000000"/>
              <w:bottom w:val="single" w:sz="4" w:space="0" w:color="000000"/>
              <w:right w:val="single" w:sz="4" w:space="0" w:color="000000"/>
            </w:tcBorders>
          </w:tcPr>
          <w:p w14:paraId="2919A1F4" w14:textId="77777777" w:rsidR="000F1FD6" w:rsidRDefault="00A2725C">
            <w:pPr>
              <w:spacing w:after="0" w:line="259" w:lineRule="auto"/>
              <w:ind w:left="113" w:firstLine="0"/>
              <w:jc w:val="left"/>
            </w:pPr>
            <w:r>
              <w:t xml:space="preserve">Column  </w:t>
            </w:r>
          </w:p>
        </w:tc>
        <w:tc>
          <w:tcPr>
            <w:tcW w:w="1750" w:type="dxa"/>
            <w:tcBorders>
              <w:top w:val="single" w:sz="8" w:space="0" w:color="000000"/>
              <w:left w:val="single" w:sz="4" w:space="0" w:color="000000"/>
              <w:bottom w:val="single" w:sz="4" w:space="0" w:color="000000"/>
              <w:right w:val="nil"/>
            </w:tcBorders>
          </w:tcPr>
          <w:p w14:paraId="5766CBC1" w14:textId="77777777" w:rsidR="000F1FD6" w:rsidRDefault="00A2725C">
            <w:pPr>
              <w:spacing w:after="0" w:line="259" w:lineRule="auto"/>
              <w:ind w:left="108" w:firstLine="0"/>
              <w:jc w:val="left"/>
            </w:pPr>
            <w:r>
              <w:t xml:space="preserve">Data Type  </w:t>
            </w:r>
          </w:p>
        </w:tc>
        <w:tc>
          <w:tcPr>
            <w:tcW w:w="190" w:type="dxa"/>
            <w:tcBorders>
              <w:top w:val="single" w:sz="8" w:space="0" w:color="000000"/>
              <w:left w:val="nil"/>
              <w:bottom w:val="single" w:sz="4" w:space="0" w:color="000000"/>
              <w:right w:val="single" w:sz="4" w:space="0" w:color="000000"/>
            </w:tcBorders>
          </w:tcPr>
          <w:p w14:paraId="1DA39B35" w14:textId="77777777" w:rsidR="000F1FD6" w:rsidRDefault="000F1FD6">
            <w:pPr>
              <w:spacing w:after="160" w:line="259" w:lineRule="auto"/>
              <w:ind w:left="0" w:firstLine="0"/>
              <w:jc w:val="left"/>
            </w:pPr>
          </w:p>
        </w:tc>
        <w:tc>
          <w:tcPr>
            <w:tcW w:w="2283" w:type="dxa"/>
            <w:tcBorders>
              <w:top w:val="single" w:sz="8" w:space="0" w:color="000000"/>
              <w:left w:val="single" w:sz="4" w:space="0" w:color="000000"/>
              <w:bottom w:val="single" w:sz="4" w:space="0" w:color="000000"/>
              <w:right w:val="nil"/>
            </w:tcBorders>
          </w:tcPr>
          <w:p w14:paraId="28860FE8" w14:textId="77777777" w:rsidR="000F1FD6" w:rsidRDefault="00A2725C">
            <w:pPr>
              <w:spacing w:after="0" w:line="259" w:lineRule="auto"/>
              <w:ind w:left="106" w:firstLine="0"/>
              <w:jc w:val="left"/>
            </w:pPr>
            <w:r>
              <w:t xml:space="preserve">Constraints  </w:t>
            </w:r>
          </w:p>
        </w:tc>
        <w:tc>
          <w:tcPr>
            <w:tcW w:w="118" w:type="dxa"/>
            <w:tcBorders>
              <w:top w:val="single" w:sz="8" w:space="0" w:color="000000"/>
              <w:left w:val="nil"/>
              <w:bottom w:val="single" w:sz="4" w:space="0" w:color="000000"/>
              <w:right w:val="single" w:sz="4" w:space="0" w:color="000000"/>
            </w:tcBorders>
          </w:tcPr>
          <w:p w14:paraId="3A1CEDFB" w14:textId="77777777" w:rsidR="000F1FD6" w:rsidRDefault="000F1FD6">
            <w:pPr>
              <w:spacing w:after="160" w:line="259" w:lineRule="auto"/>
              <w:ind w:left="0" w:firstLine="0"/>
              <w:jc w:val="left"/>
            </w:pPr>
          </w:p>
        </w:tc>
        <w:tc>
          <w:tcPr>
            <w:tcW w:w="3082" w:type="dxa"/>
            <w:tcBorders>
              <w:top w:val="single" w:sz="8" w:space="0" w:color="000000"/>
              <w:left w:val="single" w:sz="4" w:space="0" w:color="000000"/>
              <w:bottom w:val="single" w:sz="4" w:space="0" w:color="000000"/>
              <w:right w:val="single" w:sz="8" w:space="0" w:color="000000"/>
            </w:tcBorders>
          </w:tcPr>
          <w:p w14:paraId="02E28097" w14:textId="77777777" w:rsidR="000F1FD6" w:rsidRDefault="00A2725C">
            <w:pPr>
              <w:spacing w:after="0" w:line="259" w:lineRule="auto"/>
              <w:ind w:left="110" w:firstLine="0"/>
              <w:jc w:val="left"/>
            </w:pPr>
            <w:r>
              <w:t xml:space="preserve">Description  </w:t>
            </w:r>
          </w:p>
        </w:tc>
      </w:tr>
      <w:tr w:rsidR="000F1FD6" w14:paraId="6C03BA1F" w14:textId="77777777">
        <w:trPr>
          <w:trHeight w:val="511"/>
        </w:trPr>
        <w:tc>
          <w:tcPr>
            <w:tcW w:w="1831" w:type="dxa"/>
            <w:gridSpan w:val="2"/>
            <w:tcBorders>
              <w:top w:val="single" w:sz="4" w:space="0" w:color="000000"/>
              <w:left w:val="single" w:sz="8" w:space="0" w:color="000000"/>
              <w:bottom w:val="single" w:sz="4" w:space="0" w:color="000000"/>
              <w:right w:val="single" w:sz="4" w:space="0" w:color="000000"/>
            </w:tcBorders>
          </w:tcPr>
          <w:p w14:paraId="33DCDA1D" w14:textId="77777777" w:rsidR="000F1FD6" w:rsidRDefault="00A2725C">
            <w:pPr>
              <w:spacing w:after="0" w:line="259" w:lineRule="auto"/>
              <w:ind w:left="113" w:firstLine="0"/>
              <w:jc w:val="left"/>
            </w:pPr>
            <w:r>
              <w:lastRenderedPageBreak/>
              <w:t xml:space="preserve">id  </w:t>
            </w:r>
          </w:p>
        </w:tc>
        <w:tc>
          <w:tcPr>
            <w:tcW w:w="1750" w:type="dxa"/>
            <w:tcBorders>
              <w:top w:val="single" w:sz="4" w:space="0" w:color="000000"/>
              <w:left w:val="single" w:sz="4" w:space="0" w:color="000000"/>
              <w:bottom w:val="single" w:sz="4" w:space="0" w:color="000000"/>
              <w:right w:val="nil"/>
            </w:tcBorders>
          </w:tcPr>
          <w:p w14:paraId="3AA848F3" w14:textId="77777777" w:rsidR="000F1FD6" w:rsidRDefault="00A2725C">
            <w:pPr>
              <w:spacing w:after="0" w:line="259" w:lineRule="auto"/>
              <w:ind w:left="108" w:firstLine="0"/>
              <w:jc w:val="left"/>
            </w:pPr>
            <w:r>
              <w:t xml:space="preserve">Int(11)  </w:t>
            </w:r>
          </w:p>
        </w:tc>
        <w:tc>
          <w:tcPr>
            <w:tcW w:w="190" w:type="dxa"/>
            <w:tcBorders>
              <w:top w:val="single" w:sz="4" w:space="0" w:color="000000"/>
              <w:left w:val="nil"/>
              <w:bottom w:val="single" w:sz="4" w:space="0" w:color="000000"/>
              <w:right w:val="single" w:sz="4" w:space="0" w:color="000000"/>
            </w:tcBorders>
          </w:tcPr>
          <w:p w14:paraId="650377E1" w14:textId="77777777" w:rsidR="000F1FD6" w:rsidRDefault="000F1FD6">
            <w:pPr>
              <w:spacing w:after="160" w:line="259" w:lineRule="auto"/>
              <w:ind w:left="0" w:firstLine="0"/>
              <w:jc w:val="left"/>
            </w:pPr>
          </w:p>
        </w:tc>
        <w:tc>
          <w:tcPr>
            <w:tcW w:w="2283" w:type="dxa"/>
            <w:tcBorders>
              <w:top w:val="single" w:sz="4" w:space="0" w:color="000000"/>
              <w:left w:val="single" w:sz="4" w:space="0" w:color="000000"/>
              <w:bottom w:val="single" w:sz="4" w:space="0" w:color="000000"/>
              <w:right w:val="nil"/>
            </w:tcBorders>
          </w:tcPr>
          <w:p w14:paraId="511AD844" w14:textId="77777777" w:rsidR="000F1FD6" w:rsidRDefault="00A2725C">
            <w:pPr>
              <w:spacing w:after="0" w:line="259" w:lineRule="auto"/>
              <w:ind w:left="106" w:firstLine="0"/>
              <w:jc w:val="left"/>
            </w:pPr>
            <w:r>
              <w:t xml:space="preserve">Primary key  </w:t>
            </w:r>
          </w:p>
        </w:tc>
        <w:tc>
          <w:tcPr>
            <w:tcW w:w="118" w:type="dxa"/>
            <w:tcBorders>
              <w:top w:val="single" w:sz="4" w:space="0" w:color="000000"/>
              <w:left w:val="nil"/>
              <w:bottom w:val="single" w:sz="4" w:space="0" w:color="000000"/>
              <w:right w:val="single" w:sz="4" w:space="0" w:color="000000"/>
            </w:tcBorders>
          </w:tcPr>
          <w:p w14:paraId="0DE78744" w14:textId="77777777" w:rsidR="000F1FD6" w:rsidRDefault="000F1FD6">
            <w:pPr>
              <w:spacing w:after="160" w:line="259" w:lineRule="auto"/>
              <w:ind w:left="0" w:firstLine="0"/>
              <w:jc w:val="left"/>
            </w:pPr>
          </w:p>
        </w:tc>
        <w:tc>
          <w:tcPr>
            <w:tcW w:w="3082" w:type="dxa"/>
            <w:tcBorders>
              <w:top w:val="single" w:sz="4" w:space="0" w:color="000000"/>
              <w:left w:val="single" w:sz="4" w:space="0" w:color="000000"/>
              <w:bottom w:val="single" w:sz="4" w:space="0" w:color="000000"/>
              <w:right w:val="single" w:sz="8" w:space="0" w:color="000000"/>
            </w:tcBorders>
          </w:tcPr>
          <w:p w14:paraId="063CF806" w14:textId="77777777" w:rsidR="000F1FD6" w:rsidRDefault="00A2725C">
            <w:pPr>
              <w:spacing w:after="0" w:line="259" w:lineRule="auto"/>
              <w:ind w:left="110" w:firstLine="0"/>
              <w:jc w:val="left"/>
            </w:pPr>
            <w:r>
              <w:t xml:space="preserve">Unique Identifier  </w:t>
            </w:r>
          </w:p>
        </w:tc>
      </w:tr>
      <w:tr w:rsidR="000F1FD6" w14:paraId="00622F7C" w14:textId="77777777">
        <w:trPr>
          <w:trHeight w:val="514"/>
        </w:trPr>
        <w:tc>
          <w:tcPr>
            <w:tcW w:w="1831" w:type="dxa"/>
            <w:gridSpan w:val="2"/>
            <w:tcBorders>
              <w:top w:val="single" w:sz="4" w:space="0" w:color="000000"/>
              <w:left w:val="single" w:sz="8" w:space="0" w:color="000000"/>
              <w:bottom w:val="single" w:sz="4" w:space="0" w:color="000000"/>
              <w:right w:val="single" w:sz="4" w:space="0" w:color="000000"/>
            </w:tcBorders>
          </w:tcPr>
          <w:p w14:paraId="66081D16" w14:textId="77777777" w:rsidR="000F1FD6" w:rsidRDefault="00A2725C">
            <w:pPr>
              <w:spacing w:after="0" w:line="259" w:lineRule="auto"/>
              <w:ind w:left="113" w:firstLine="0"/>
              <w:jc w:val="left"/>
            </w:pPr>
            <w:r>
              <w:t xml:space="preserve">Name  </w:t>
            </w:r>
          </w:p>
        </w:tc>
        <w:tc>
          <w:tcPr>
            <w:tcW w:w="1750" w:type="dxa"/>
            <w:tcBorders>
              <w:top w:val="single" w:sz="4" w:space="0" w:color="000000"/>
              <w:left w:val="single" w:sz="4" w:space="0" w:color="000000"/>
              <w:bottom w:val="single" w:sz="4" w:space="0" w:color="000000"/>
              <w:right w:val="nil"/>
            </w:tcBorders>
          </w:tcPr>
          <w:p w14:paraId="6050CF80" w14:textId="77777777" w:rsidR="000F1FD6" w:rsidRDefault="00A2725C">
            <w:pPr>
              <w:spacing w:after="0" w:line="259" w:lineRule="auto"/>
              <w:ind w:left="108" w:firstLine="0"/>
              <w:jc w:val="left"/>
            </w:pPr>
            <w:r>
              <w:t xml:space="preserve">Int(255) </w:t>
            </w:r>
          </w:p>
        </w:tc>
        <w:tc>
          <w:tcPr>
            <w:tcW w:w="190" w:type="dxa"/>
            <w:tcBorders>
              <w:top w:val="single" w:sz="4" w:space="0" w:color="000000"/>
              <w:left w:val="nil"/>
              <w:bottom w:val="single" w:sz="4" w:space="0" w:color="000000"/>
              <w:right w:val="single" w:sz="4" w:space="0" w:color="000000"/>
            </w:tcBorders>
          </w:tcPr>
          <w:p w14:paraId="17353AAB" w14:textId="77777777" w:rsidR="000F1FD6" w:rsidRDefault="000F1FD6">
            <w:pPr>
              <w:spacing w:after="160" w:line="259" w:lineRule="auto"/>
              <w:ind w:left="0" w:firstLine="0"/>
              <w:jc w:val="left"/>
            </w:pPr>
          </w:p>
        </w:tc>
        <w:tc>
          <w:tcPr>
            <w:tcW w:w="2283" w:type="dxa"/>
            <w:tcBorders>
              <w:top w:val="single" w:sz="4" w:space="0" w:color="000000"/>
              <w:left w:val="single" w:sz="4" w:space="0" w:color="000000"/>
              <w:bottom w:val="single" w:sz="4" w:space="0" w:color="000000"/>
              <w:right w:val="nil"/>
            </w:tcBorders>
          </w:tcPr>
          <w:p w14:paraId="70186B70" w14:textId="77777777" w:rsidR="000F1FD6" w:rsidRDefault="00A2725C">
            <w:pPr>
              <w:tabs>
                <w:tab w:val="center" w:pos="2204"/>
              </w:tabs>
              <w:spacing w:after="0" w:line="259" w:lineRule="auto"/>
              <w:ind w:left="0" w:firstLine="0"/>
              <w:jc w:val="left"/>
            </w:pPr>
            <w:r>
              <w:t xml:space="preserve">Not Null </w:t>
            </w:r>
            <w:r>
              <w:tab/>
              <w:t xml:space="preserve"> </w:t>
            </w:r>
          </w:p>
        </w:tc>
        <w:tc>
          <w:tcPr>
            <w:tcW w:w="118" w:type="dxa"/>
            <w:tcBorders>
              <w:top w:val="single" w:sz="4" w:space="0" w:color="000000"/>
              <w:left w:val="nil"/>
              <w:bottom w:val="single" w:sz="4" w:space="0" w:color="000000"/>
              <w:right w:val="single" w:sz="4" w:space="0" w:color="000000"/>
            </w:tcBorders>
          </w:tcPr>
          <w:p w14:paraId="73DEA62A" w14:textId="77777777" w:rsidR="000F1FD6" w:rsidRDefault="00A2725C">
            <w:pPr>
              <w:spacing w:after="0" w:line="259" w:lineRule="auto"/>
              <w:ind w:left="-19" w:firstLine="0"/>
              <w:jc w:val="left"/>
            </w:pPr>
            <w:r>
              <w:t xml:space="preserve"> </w:t>
            </w:r>
          </w:p>
        </w:tc>
        <w:tc>
          <w:tcPr>
            <w:tcW w:w="3082" w:type="dxa"/>
            <w:tcBorders>
              <w:top w:val="single" w:sz="4" w:space="0" w:color="000000"/>
              <w:left w:val="single" w:sz="4" w:space="0" w:color="000000"/>
              <w:bottom w:val="single" w:sz="4" w:space="0" w:color="000000"/>
              <w:right w:val="single" w:sz="8" w:space="0" w:color="000000"/>
            </w:tcBorders>
          </w:tcPr>
          <w:p w14:paraId="3F998A7A" w14:textId="77777777" w:rsidR="000F1FD6" w:rsidRDefault="00A2725C">
            <w:pPr>
              <w:spacing w:after="0" w:line="259" w:lineRule="auto"/>
              <w:ind w:left="108" w:firstLine="0"/>
              <w:jc w:val="left"/>
            </w:pPr>
            <w:r>
              <w:t xml:space="preserve">name </w:t>
            </w:r>
          </w:p>
        </w:tc>
      </w:tr>
      <w:tr w:rsidR="000F1FD6" w14:paraId="664383D6" w14:textId="77777777">
        <w:trPr>
          <w:trHeight w:val="514"/>
        </w:trPr>
        <w:tc>
          <w:tcPr>
            <w:tcW w:w="1831" w:type="dxa"/>
            <w:gridSpan w:val="2"/>
            <w:tcBorders>
              <w:top w:val="single" w:sz="4" w:space="0" w:color="000000"/>
              <w:left w:val="single" w:sz="8" w:space="0" w:color="000000"/>
              <w:bottom w:val="single" w:sz="4" w:space="0" w:color="000000"/>
              <w:right w:val="single" w:sz="4" w:space="0" w:color="000000"/>
            </w:tcBorders>
          </w:tcPr>
          <w:p w14:paraId="51C44E42" w14:textId="77777777" w:rsidR="000F1FD6" w:rsidRDefault="00A2725C">
            <w:pPr>
              <w:spacing w:after="0" w:line="259" w:lineRule="auto"/>
              <w:ind w:left="113" w:firstLine="0"/>
              <w:jc w:val="left"/>
            </w:pPr>
            <w:r>
              <w:t xml:space="preserve">Content_type_id </w:t>
            </w:r>
          </w:p>
        </w:tc>
        <w:tc>
          <w:tcPr>
            <w:tcW w:w="1750" w:type="dxa"/>
            <w:tcBorders>
              <w:top w:val="single" w:sz="4" w:space="0" w:color="000000"/>
              <w:left w:val="single" w:sz="4" w:space="0" w:color="000000"/>
              <w:bottom w:val="single" w:sz="4" w:space="0" w:color="000000"/>
              <w:right w:val="nil"/>
            </w:tcBorders>
          </w:tcPr>
          <w:p w14:paraId="72FB2C3E" w14:textId="77777777" w:rsidR="000F1FD6" w:rsidRDefault="00A2725C">
            <w:pPr>
              <w:spacing w:after="0" w:line="259" w:lineRule="auto"/>
              <w:ind w:left="108" w:firstLine="0"/>
              <w:jc w:val="left"/>
            </w:pPr>
            <w:r>
              <w:t xml:space="preserve">Int(11) </w:t>
            </w:r>
          </w:p>
        </w:tc>
        <w:tc>
          <w:tcPr>
            <w:tcW w:w="190" w:type="dxa"/>
            <w:tcBorders>
              <w:top w:val="single" w:sz="4" w:space="0" w:color="000000"/>
              <w:left w:val="nil"/>
              <w:bottom w:val="single" w:sz="4" w:space="0" w:color="000000"/>
              <w:right w:val="single" w:sz="4" w:space="0" w:color="000000"/>
            </w:tcBorders>
          </w:tcPr>
          <w:p w14:paraId="28DD2ED3" w14:textId="77777777" w:rsidR="000F1FD6" w:rsidRDefault="000F1FD6">
            <w:pPr>
              <w:spacing w:after="160" w:line="259" w:lineRule="auto"/>
              <w:ind w:left="0" w:firstLine="0"/>
              <w:jc w:val="left"/>
            </w:pPr>
          </w:p>
        </w:tc>
        <w:tc>
          <w:tcPr>
            <w:tcW w:w="2283" w:type="dxa"/>
            <w:tcBorders>
              <w:top w:val="single" w:sz="4" w:space="0" w:color="000000"/>
              <w:left w:val="single" w:sz="4" w:space="0" w:color="000000"/>
              <w:bottom w:val="single" w:sz="4" w:space="0" w:color="000000"/>
              <w:right w:val="nil"/>
            </w:tcBorders>
          </w:tcPr>
          <w:p w14:paraId="485A287F" w14:textId="77777777" w:rsidR="000F1FD6" w:rsidRDefault="00A2725C">
            <w:pPr>
              <w:spacing w:after="0" w:line="259" w:lineRule="auto"/>
              <w:ind w:left="106" w:firstLine="0"/>
              <w:jc w:val="left"/>
            </w:pPr>
            <w:r>
              <w:t xml:space="preserve">Primary Key </w:t>
            </w:r>
          </w:p>
        </w:tc>
        <w:tc>
          <w:tcPr>
            <w:tcW w:w="118" w:type="dxa"/>
            <w:tcBorders>
              <w:top w:val="single" w:sz="4" w:space="0" w:color="000000"/>
              <w:left w:val="nil"/>
              <w:bottom w:val="single" w:sz="4" w:space="0" w:color="000000"/>
              <w:right w:val="single" w:sz="4" w:space="0" w:color="000000"/>
            </w:tcBorders>
          </w:tcPr>
          <w:p w14:paraId="45D073CB" w14:textId="77777777" w:rsidR="000F1FD6" w:rsidRDefault="000F1FD6">
            <w:pPr>
              <w:spacing w:after="160" w:line="259" w:lineRule="auto"/>
              <w:ind w:left="0" w:firstLine="0"/>
              <w:jc w:val="left"/>
            </w:pPr>
          </w:p>
        </w:tc>
        <w:tc>
          <w:tcPr>
            <w:tcW w:w="3082" w:type="dxa"/>
            <w:tcBorders>
              <w:top w:val="single" w:sz="4" w:space="0" w:color="000000"/>
              <w:left w:val="single" w:sz="4" w:space="0" w:color="000000"/>
              <w:bottom w:val="single" w:sz="4" w:space="0" w:color="000000"/>
              <w:right w:val="single" w:sz="8" w:space="0" w:color="000000"/>
            </w:tcBorders>
          </w:tcPr>
          <w:p w14:paraId="68F6FC8C" w14:textId="77777777" w:rsidR="000F1FD6" w:rsidRDefault="00A2725C">
            <w:pPr>
              <w:spacing w:after="0" w:line="259" w:lineRule="auto"/>
              <w:ind w:left="108" w:firstLine="0"/>
              <w:jc w:val="left"/>
            </w:pPr>
            <w:r>
              <w:t xml:space="preserve">Unique Identifier </w:t>
            </w:r>
          </w:p>
        </w:tc>
      </w:tr>
      <w:tr w:rsidR="000F1FD6" w14:paraId="10862607" w14:textId="77777777">
        <w:trPr>
          <w:trHeight w:val="514"/>
        </w:trPr>
        <w:tc>
          <w:tcPr>
            <w:tcW w:w="1831" w:type="dxa"/>
            <w:gridSpan w:val="2"/>
            <w:tcBorders>
              <w:top w:val="single" w:sz="4" w:space="0" w:color="000000"/>
              <w:left w:val="single" w:sz="8" w:space="0" w:color="000000"/>
              <w:bottom w:val="single" w:sz="4" w:space="0" w:color="000000"/>
              <w:right w:val="single" w:sz="4" w:space="0" w:color="000000"/>
            </w:tcBorders>
          </w:tcPr>
          <w:p w14:paraId="4725A80C" w14:textId="77777777" w:rsidR="000F1FD6" w:rsidRDefault="00A2725C">
            <w:pPr>
              <w:spacing w:after="0" w:line="259" w:lineRule="auto"/>
              <w:ind w:left="113" w:firstLine="0"/>
              <w:jc w:val="left"/>
            </w:pPr>
            <w:r>
              <w:t xml:space="preserve">Code name </w:t>
            </w:r>
          </w:p>
        </w:tc>
        <w:tc>
          <w:tcPr>
            <w:tcW w:w="1750" w:type="dxa"/>
            <w:tcBorders>
              <w:top w:val="single" w:sz="4" w:space="0" w:color="000000"/>
              <w:left w:val="single" w:sz="4" w:space="0" w:color="000000"/>
              <w:bottom w:val="single" w:sz="4" w:space="0" w:color="000000"/>
              <w:right w:val="nil"/>
            </w:tcBorders>
          </w:tcPr>
          <w:p w14:paraId="0AAC9F24" w14:textId="77777777" w:rsidR="000F1FD6" w:rsidRDefault="00A2725C">
            <w:pPr>
              <w:spacing w:after="0" w:line="259" w:lineRule="auto"/>
              <w:ind w:left="108" w:firstLine="0"/>
              <w:jc w:val="left"/>
            </w:pPr>
            <w:r>
              <w:t xml:space="preserve">Int(100) </w:t>
            </w:r>
          </w:p>
        </w:tc>
        <w:tc>
          <w:tcPr>
            <w:tcW w:w="190" w:type="dxa"/>
            <w:tcBorders>
              <w:top w:val="single" w:sz="4" w:space="0" w:color="000000"/>
              <w:left w:val="nil"/>
              <w:bottom w:val="single" w:sz="4" w:space="0" w:color="000000"/>
              <w:right w:val="single" w:sz="4" w:space="0" w:color="000000"/>
            </w:tcBorders>
          </w:tcPr>
          <w:p w14:paraId="1B61E632" w14:textId="77777777" w:rsidR="000F1FD6" w:rsidRDefault="000F1FD6">
            <w:pPr>
              <w:spacing w:after="160" w:line="259" w:lineRule="auto"/>
              <w:ind w:left="0" w:firstLine="0"/>
              <w:jc w:val="left"/>
            </w:pPr>
          </w:p>
        </w:tc>
        <w:tc>
          <w:tcPr>
            <w:tcW w:w="2283" w:type="dxa"/>
            <w:tcBorders>
              <w:top w:val="single" w:sz="4" w:space="0" w:color="000000"/>
              <w:left w:val="single" w:sz="4" w:space="0" w:color="000000"/>
              <w:bottom w:val="single" w:sz="4" w:space="0" w:color="000000"/>
              <w:right w:val="nil"/>
            </w:tcBorders>
          </w:tcPr>
          <w:p w14:paraId="15C8D5E5" w14:textId="77777777" w:rsidR="000F1FD6" w:rsidRDefault="00A2725C">
            <w:pPr>
              <w:spacing w:after="0" w:line="259" w:lineRule="auto"/>
              <w:ind w:left="106" w:firstLine="0"/>
              <w:jc w:val="left"/>
            </w:pPr>
            <w:r>
              <w:t xml:space="preserve">Not Null </w:t>
            </w:r>
          </w:p>
        </w:tc>
        <w:tc>
          <w:tcPr>
            <w:tcW w:w="118" w:type="dxa"/>
            <w:tcBorders>
              <w:top w:val="single" w:sz="4" w:space="0" w:color="000000"/>
              <w:left w:val="nil"/>
              <w:bottom w:val="single" w:sz="4" w:space="0" w:color="000000"/>
              <w:right w:val="single" w:sz="4" w:space="0" w:color="000000"/>
            </w:tcBorders>
          </w:tcPr>
          <w:p w14:paraId="54C281D7" w14:textId="77777777" w:rsidR="000F1FD6" w:rsidRDefault="000F1FD6">
            <w:pPr>
              <w:spacing w:after="160" w:line="259" w:lineRule="auto"/>
              <w:ind w:left="0" w:firstLine="0"/>
              <w:jc w:val="left"/>
            </w:pPr>
          </w:p>
        </w:tc>
        <w:tc>
          <w:tcPr>
            <w:tcW w:w="3082" w:type="dxa"/>
            <w:tcBorders>
              <w:top w:val="single" w:sz="4" w:space="0" w:color="000000"/>
              <w:left w:val="single" w:sz="4" w:space="0" w:color="000000"/>
              <w:bottom w:val="single" w:sz="4" w:space="0" w:color="000000"/>
              <w:right w:val="single" w:sz="8" w:space="0" w:color="000000"/>
            </w:tcBorders>
          </w:tcPr>
          <w:p w14:paraId="44FBF22B" w14:textId="77777777" w:rsidR="000F1FD6" w:rsidRDefault="00A2725C">
            <w:pPr>
              <w:spacing w:after="0" w:line="259" w:lineRule="auto"/>
              <w:ind w:left="108" w:firstLine="0"/>
              <w:jc w:val="left"/>
            </w:pPr>
            <w:r>
              <w:t xml:space="preserve">name </w:t>
            </w:r>
          </w:p>
        </w:tc>
      </w:tr>
    </w:tbl>
    <w:p w14:paraId="056D9C2F" w14:textId="77777777" w:rsidR="000F1FD6" w:rsidRDefault="00A2725C">
      <w:pPr>
        <w:spacing w:after="112" w:line="259" w:lineRule="auto"/>
        <w:ind w:left="0" w:firstLine="0"/>
        <w:jc w:val="left"/>
      </w:pPr>
      <w:r>
        <w:rPr>
          <w:b/>
        </w:rPr>
        <w:t xml:space="preserve"> </w:t>
      </w:r>
    </w:p>
    <w:p w14:paraId="590D6F0B" w14:textId="77777777" w:rsidR="000F1FD6" w:rsidRDefault="00A2725C">
      <w:pPr>
        <w:spacing w:after="0"/>
        <w:ind w:left="-5" w:right="262"/>
      </w:pPr>
      <w:r>
        <w:t xml:space="preserve">Table Name: auth_User </w:t>
      </w:r>
    </w:p>
    <w:tbl>
      <w:tblPr>
        <w:tblStyle w:val="TableGrid"/>
        <w:tblW w:w="9254" w:type="dxa"/>
        <w:tblInd w:w="5" w:type="dxa"/>
        <w:tblCellMar>
          <w:top w:w="62" w:type="dxa"/>
          <w:left w:w="106" w:type="dxa"/>
          <w:right w:w="77" w:type="dxa"/>
        </w:tblCellMar>
        <w:tblLook w:val="04A0" w:firstRow="1" w:lastRow="0" w:firstColumn="1" w:lastColumn="0" w:noHBand="0" w:noVBand="1"/>
      </w:tblPr>
      <w:tblGrid>
        <w:gridCol w:w="1827"/>
        <w:gridCol w:w="1940"/>
        <w:gridCol w:w="2400"/>
        <w:gridCol w:w="3087"/>
      </w:tblGrid>
      <w:tr w:rsidR="000F1FD6" w14:paraId="481B3DD1" w14:textId="77777777">
        <w:trPr>
          <w:trHeight w:val="446"/>
        </w:trPr>
        <w:tc>
          <w:tcPr>
            <w:tcW w:w="1826" w:type="dxa"/>
            <w:tcBorders>
              <w:top w:val="single" w:sz="4" w:space="0" w:color="000000"/>
              <w:left w:val="single" w:sz="4" w:space="0" w:color="000000"/>
              <w:bottom w:val="single" w:sz="4" w:space="0" w:color="000000"/>
              <w:right w:val="single" w:sz="4" w:space="0" w:color="000000"/>
            </w:tcBorders>
          </w:tcPr>
          <w:p w14:paraId="7369ED22" w14:textId="77777777" w:rsidR="000F1FD6" w:rsidRDefault="00A2725C">
            <w:pPr>
              <w:spacing w:after="0" w:line="259" w:lineRule="auto"/>
              <w:ind w:left="2" w:firstLine="0"/>
              <w:jc w:val="left"/>
            </w:pPr>
            <w:r>
              <w:t xml:space="preserve">Column  </w:t>
            </w:r>
          </w:p>
        </w:tc>
        <w:tc>
          <w:tcPr>
            <w:tcW w:w="1940" w:type="dxa"/>
            <w:tcBorders>
              <w:top w:val="single" w:sz="4" w:space="0" w:color="000000"/>
              <w:left w:val="single" w:sz="4" w:space="0" w:color="000000"/>
              <w:bottom w:val="single" w:sz="4" w:space="0" w:color="000000"/>
              <w:right w:val="single" w:sz="4" w:space="0" w:color="000000"/>
            </w:tcBorders>
          </w:tcPr>
          <w:p w14:paraId="41BB2005" w14:textId="77777777" w:rsidR="000F1FD6" w:rsidRDefault="00A2725C">
            <w:pPr>
              <w:spacing w:after="0" w:line="259" w:lineRule="auto"/>
              <w:ind w:left="2" w:firstLine="0"/>
              <w:jc w:val="left"/>
            </w:pPr>
            <w:r>
              <w:t xml:space="preserve">Data Type  </w:t>
            </w:r>
          </w:p>
        </w:tc>
        <w:tc>
          <w:tcPr>
            <w:tcW w:w="2400" w:type="dxa"/>
            <w:tcBorders>
              <w:top w:val="single" w:sz="4" w:space="0" w:color="000000"/>
              <w:left w:val="single" w:sz="4" w:space="0" w:color="000000"/>
              <w:bottom w:val="single" w:sz="4" w:space="0" w:color="000000"/>
              <w:right w:val="single" w:sz="4" w:space="0" w:color="000000"/>
            </w:tcBorders>
          </w:tcPr>
          <w:p w14:paraId="42C84498" w14:textId="77777777" w:rsidR="000F1FD6" w:rsidRDefault="00A2725C">
            <w:pPr>
              <w:spacing w:after="0" w:line="259" w:lineRule="auto"/>
              <w:ind w:left="0" w:firstLine="0"/>
              <w:jc w:val="left"/>
            </w:pPr>
            <w:r>
              <w:t xml:space="preserve">Constraints  </w:t>
            </w:r>
          </w:p>
        </w:tc>
        <w:tc>
          <w:tcPr>
            <w:tcW w:w="3087" w:type="dxa"/>
            <w:tcBorders>
              <w:top w:val="single" w:sz="4" w:space="0" w:color="000000"/>
              <w:left w:val="single" w:sz="4" w:space="0" w:color="000000"/>
              <w:bottom w:val="single" w:sz="4" w:space="0" w:color="000000"/>
              <w:right w:val="single" w:sz="4" w:space="0" w:color="000000"/>
            </w:tcBorders>
          </w:tcPr>
          <w:p w14:paraId="17FC60D3" w14:textId="77777777" w:rsidR="000F1FD6" w:rsidRDefault="00A2725C">
            <w:pPr>
              <w:spacing w:after="0" w:line="259" w:lineRule="auto"/>
              <w:ind w:left="2" w:firstLine="0"/>
              <w:jc w:val="left"/>
            </w:pPr>
            <w:r>
              <w:t xml:space="preserve">Description  </w:t>
            </w:r>
          </w:p>
        </w:tc>
      </w:tr>
      <w:tr w:rsidR="000F1FD6" w14:paraId="29185EF6" w14:textId="77777777">
        <w:trPr>
          <w:trHeight w:val="511"/>
        </w:trPr>
        <w:tc>
          <w:tcPr>
            <w:tcW w:w="1826" w:type="dxa"/>
            <w:tcBorders>
              <w:top w:val="single" w:sz="4" w:space="0" w:color="000000"/>
              <w:left w:val="single" w:sz="4" w:space="0" w:color="000000"/>
              <w:bottom w:val="single" w:sz="4" w:space="0" w:color="000000"/>
              <w:right w:val="single" w:sz="4" w:space="0" w:color="000000"/>
            </w:tcBorders>
          </w:tcPr>
          <w:p w14:paraId="581F597C" w14:textId="77777777" w:rsidR="000F1FD6" w:rsidRDefault="00A2725C">
            <w:pPr>
              <w:spacing w:after="0" w:line="259" w:lineRule="auto"/>
              <w:ind w:left="2" w:firstLine="0"/>
              <w:jc w:val="left"/>
            </w:pPr>
            <w:r>
              <w:t xml:space="preserve">id  </w:t>
            </w:r>
          </w:p>
        </w:tc>
        <w:tc>
          <w:tcPr>
            <w:tcW w:w="1940" w:type="dxa"/>
            <w:tcBorders>
              <w:top w:val="single" w:sz="4" w:space="0" w:color="000000"/>
              <w:left w:val="single" w:sz="4" w:space="0" w:color="000000"/>
              <w:bottom w:val="single" w:sz="4" w:space="0" w:color="000000"/>
              <w:right w:val="single" w:sz="4" w:space="0" w:color="000000"/>
            </w:tcBorders>
          </w:tcPr>
          <w:p w14:paraId="45B8CCBA" w14:textId="77777777" w:rsidR="000F1FD6" w:rsidRDefault="00A2725C">
            <w:pPr>
              <w:spacing w:after="0" w:line="259" w:lineRule="auto"/>
              <w:ind w:left="2" w:firstLine="0"/>
              <w:jc w:val="left"/>
            </w:pPr>
            <w:r>
              <w:t xml:space="preserve">Int(11)  </w:t>
            </w:r>
          </w:p>
        </w:tc>
        <w:tc>
          <w:tcPr>
            <w:tcW w:w="2400" w:type="dxa"/>
            <w:tcBorders>
              <w:top w:val="single" w:sz="4" w:space="0" w:color="000000"/>
              <w:left w:val="single" w:sz="4" w:space="0" w:color="000000"/>
              <w:bottom w:val="single" w:sz="4" w:space="0" w:color="000000"/>
              <w:right w:val="single" w:sz="4" w:space="0" w:color="000000"/>
            </w:tcBorders>
          </w:tcPr>
          <w:p w14:paraId="5D92DDE0" w14:textId="77777777" w:rsidR="000F1FD6" w:rsidRDefault="00A2725C">
            <w:pPr>
              <w:spacing w:after="0" w:line="259" w:lineRule="auto"/>
              <w:ind w:left="0" w:firstLine="0"/>
              <w:jc w:val="left"/>
            </w:pPr>
            <w:r>
              <w:t xml:space="preserve">Primary key  </w:t>
            </w:r>
          </w:p>
        </w:tc>
        <w:tc>
          <w:tcPr>
            <w:tcW w:w="3087" w:type="dxa"/>
            <w:tcBorders>
              <w:top w:val="single" w:sz="4" w:space="0" w:color="000000"/>
              <w:left w:val="single" w:sz="4" w:space="0" w:color="000000"/>
              <w:bottom w:val="single" w:sz="4" w:space="0" w:color="000000"/>
              <w:right w:val="single" w:sz="4" w:space="0" w:color="000000"/>
            </w:tcBorders>
          </w:tcPr>
          <w:p w14:paraId="6656C033" w14:textId="77777777" w:rsidR="000F1FD6" w:rsidRDefault="00A2725C">
            <w:pPr>
              <w:spacing w:after="0" w:line="259" w:lineRule="auto"/>
              <w:ind w:left="2" w:firstLine="0"/>
              <w:jc w:val="left"/>
            </w:pPr>
            <w:r>
              <w:t xml:space="preserve">Unique Identifier  </w:t>
            </w:r>
          </w:p>
        </w:tc>
      </w:tr>
      <w:tr w:rsidR="000F1FD6" w14:paraId="7E426A7A"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26FFD591" w14:textId="77777777" w:rsidR="000F1FD6" w:rsidRDefault="00A2725C">
            <w:pPr>
              <w:spacing w:after="0" w:line="259" w:lineRule="auto"/>
              <w:ind w:left="2" w:firstLine="0"/>
              <w:jc w:val="left"/>
            </w:pPr>
            <w:r>
              <w:t xml:space="preserve">Password  </w:t>
            </w:r>
          </w:p>
        </w:tc>
        <w:tc>
          <w:tcPr>
            <w:tcW w:w="1940" w:type="dxa"/>
            <w:tcBorders>
              <w:top w:val="single" w:sz="4" w:space="0" w:color="000000"/>
              <w:left w:val="single" w:sz="4" w:space="0" w:color="000000"/>
              <w:bottom w:val="single" w:sz="4" w:space="0" w:color="000000"/>
              <w:right w:val="single" w:sz="4" w:space="0" w:color="000000"/>
            </w:tcBorders>
          </w:tcPr>
          <w:p w14:paraId="3FB0D91E" w14:textId="77777777" w:rsidR="000F1FD6" w:rsidRDefault="00A2725C">
            <w:pPr>
              <w:spacing w:after="0" w:line="259" w:lineRule="auto"/>
              <w:ind w:left="2" w:firstLine="0"/>
              <w:jc w:val="left"/>
            </w:pPr>
            <w:r>
              <w:t xml:space="preserve">varchar(128) </w:t>
            </w:r>
          </w:p>
        </w:tc>
        <w:tc>
          <w:tcPr>
            <w:tcW w:w="2400" w:type="dxa"/>
            <w:tcBorders>
              <w:top w:val="single" w:sz="4" w:space="0" w:color="000000"/>
              <w:left w:val="single" w:sz="4" w:space="0" w:color="000000"/>
              <w:bottom w:val="single" w:sz="4" w:space="0" w:color="000000"/>
              <w:right w:val="single" w:sz="4" w:space="0" w:color="000000"/>
            </w:tcBorders>
          </w:tcPr>
          <w:p w14:paraId="7E862BA3" w14:textId="77777777" w:rsidR="000F1FD6" w:rsidRDefault="00A2725C">
            <w:pPr>
              <w:tabs>
                <w:tab w:val="center" w:pos="2098"/>
              </w:tabs>
              <w:spacing w:after="0" w:line="259" w:lineRule="auto"/>
              <w:ind w:left="0" w:firstLine="0"/>
              <w:jc w:val="left"/>
            </w:pPr>
            <w:r>
              <w:t xml:space="preserve">Not Null </w:t>
            </w:r>
            <w:r>
              <w:tab/>
              <w:t xml:space="preserve">  </w:t>
            </w:r>
          </w:p>
        </w:tc>
        <w:tc>
          <w:tcPr>
            <w:tcW w:w="3087" w:type="dxa"/>
            <w:tcBorders>
              <w:top w:val="single" w:sz="4" w:space="0" w:color="000000"/>
              <w:left w:val="single" w:sz="4" w:space="0" w:color="000000"/>
              <w:bottom w:val="single" w:sz="4" w:space="0" w:color="000000"/>
              <w:right w:val="single" w:sz="4" w:space="0" w:color="000000"/>
            </w:tcBorders>
          </w:tcPr>
          <w:p w14:paraId="7C4500F3" w14:textId="77777777" w:rsidR="000F1FD6" w:rsidRDefault="00A2725C">
            <w:pPr>
              <w:spacing w:after="0" w:line="259" w:lineRule="auto"/>
              <w:ind w:left="0" w:firstLine="0"/>
              <w:jc w:val="left"/>
            </w:pPr>
            <w:r>
              <w:t xml:space="preserve">password </w:t>
            </w:r>
          </w:p>
        </w:tc>
      </w:tr>
      <w:tr w:rsidR="000F1FD6" w14:paraId="2B920473"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54FBC26E" w14:textId="77777777" w:rsidR="000F1FD6" w:rsidRDefault="00A2725C">
            <w:pPr>
              <w:spacing w:after="0" w:line="259" w:lineRule="auto"/>
              <w:ind w:left="2" w:firstLine="0"/>
              <w:jc w:val="left"/>
            </w:pPr>
            <w:r>
              <w:t xml:space="preserve">Last_Login </w:t>
            </w:r>
          </w:p>
        </w:tc>
        <w:tc>
          <w:tcPr>
            <w:tcW w:w="1940" w:type="dxa"/>
            <w:tcBorders>
              <w:top w:val="single" w:sz="4" w:space="0" w:color="000000"/>
              <w:left w:val="single" w:sz="4" w:space="0" w:color="000000"/>
              <w:bottom w:val="single" w:sz="4" w:space="0" w:color="000000"/>
              <w:right w:val="single" w:sz="4" w:space="0" w:color="000000"/>
            </w:tcBorders>
          </w:tcPr>
          <w:p w14:paraId="595ED664" w14:textId="77777777" w:rsidR="000F1FD6" w:rsidRDefault="00A2725C">
            <w:pPr>
              <w:spacing w:after="0" w:line="259" w:lineRule="auto"/>
              <w:ind w:left="2" w:firstLine="0"/>
              <w:jc w:val="left"/>
            </w:pPr>
            <w:r>
              <w:t xml:space="preserve">Datetime(6) </w:t>
            </w:r>
          </w:p>
        </w:tc>
        <w:tc>
          <w:tcPr>
            <w:tcW w:w="2400" w:type="dxa"/>
            <w:tcBorders>
              <w:top w:val="single" w:sz="4" w:space="0" w:color="000000"/>
              <w:left w:val="single" w:sz="4" w:space="0" w:color="000000"/>
              <w:bottom w:val="single" w:sz="4" w:space="0" w:color="000000"/>
              <w:right w:val="single" w:sz="4" w:space="0" w:color="000000"/>
            </w:tcBorders>
          </w:tcPr>
          <w:p w14:paraId="2653B1C4"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3D77435" w14:textId="77777777" w:rsidR="000F1FD6" w:rsidRDefault="00A2725C">
            <w:pPr>
              <w:spacing w:after="0" w:line="259" w:lineRule="auto"/>
              <w:ind w:left="0" w:firstLine="0"/>
              <w:jc w:val="left"/>
            </w:pPr>
            <w:r>
              <w:t xml:space="preserve">Last login </w:t>
            </w:r>
          </w:p>
        </w:tc>
      </w:tr>
      <w:tr w:rsidR="000F1FD6" w14:paraId="13346A90" w14:textId="77777777">
        <w:trPr>
          <w:trHeight w:val="511"/>
        </w:trPr>
        <w:tc>
          <w:tcPr>
            <w:tcW w:w="1826" w:type="dxa"/>
            <w:tcBorders>
              <w:top w:val="single" w:sz="4" w:space="0" w:color="000000"/>
              <w:left w:val="single" w:sz="4" w:space="0" w:color="000000"/>
              <w:bottom w:val="single" w:sz="4" w:space="0" w:color="000000"/>
              <w:right w:val="single" w:sz="4" w:space="0" w:color="000000"/>
            </w:tcBorders>
          </w:tcPr>
          <w:p w14:paraId="1BC17889" w14:textId="77777777" w:rsidR="000F1FD6" w:rsidRDefault="00A2725C">
            <w:pPr>
              <w:spacing w:after="0" w:line="259" w:lineRule="auto"/>
              <w:ind w:left="2" w:firstLine="0"/>
              <w:jc w:val="left"/>
            </w:pPr>
            <w:r>
              <w:t xml:space="preserve">Is_superuser </w:t>
            </w:r>
          </w:p>
        </w:tc>
        <w:tc>
          <w:tcPr>
            <w:tcW w:w="1940" w:type="dxa"/>
            <w:tcBorders>
              <w:top w:val="single" w:sz="4" w:space="0" w:color="000000"/>
              <w:left w:val="single" w:sz="4" w:space="0" w:color="000000"/>
              <w:bottom w:val="single" w:sz="4" w:space="0" w:color="000000"/>
              <w:right w:val="single" w:sz="4" w:space="0" w:color="000000"/>
            </w:tcBorders>
          </w:tcPr>
          <w:p w14:paraId="6839E18E" w14:textId="77777777" w:rsidR="000F1FD6" w:rsidRDefault="00A2725C">
            <w:pPr>
              <w:spacing w:after="0" w:line="259" w:lineRule="auto"/>
              <w:ind w:left="2" w:firstLine="0"/>
              <w:jc w:val="left"/>
            </w:pPr>
            <w:r>
              <w:t xml:space="preserve">tinyint(1) </w:t>
            </w:r>
          </w:p>
        </w:tc>
        <w:tc>
          <w:tcPr>
            <w:tcW w:w="2400" w:type="dxa"/>
            <w:tcBorders>
              <w:top w:val="single" w:sz="4" w:space="0" w:color="000000"/>
              <w:left w:val="single" w:sz="4" w:space="0" w:color="000000"/>
              <w:bottom w:val="single" w:sz="4" w:space="0" w:color="000000"/>
              <w:right w:val="single" w:sz="4" w:space="0" w:color="000000"/>
            </w:tcBorders>
          </w:tcPr>
          <w:p w14:paraId="0F8EF0DC"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9BAED74" w14:textId="77777777" w:rsidR="000F1FD6" w:rsidRDefault="00A2725C">
            <w:pPr>
              <w:spacing w:after="0" w:line="259" w:lineRule="auto"/>
              <w:ind w:left="0" w:firstLine="0"/>
              <w:jc w:val="left"/>
            </w:pPr>
            <w:r>
              <w:t xml:space="preserve">Name </w:t>
            </w:r>
          </w:p>
        </w:tc>
      </w:tr>
      <w:tr w:rsidR="000F1FD6" w14:paraId="0A7D11CE"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5CE8CDAF" w14:textId="77777777" w:rsidR="000F1FD6" w:rsidRDefault="00A2725C">
            <w:pPr>
              <w:spacing w:after="0" w:line="259" w:lineRule="auto"/>
              <w:ind w:left="2" w:firstLine="0"/>
              <w:jc w:val="left"/>
            </w:pPr>
            <w:r>
              <w:t xml:space="preserve">username </w:t>
            </w:r>
          </w:p>
        </w:tc>
        <w:tc>
          <w:tcPr>
            <w:tcW w:w="1940" w:type="dxa"/>
            <w:tcBorders>
              <w:top w:val="single" w:sz="4" w:space="0" w:color="000000"/>
              <w:left w:val="single" w:sz="4" w:space="0" w:color="000000"/>
              <w:bottom w:val="single" w:sz="4" w:space="0" w:color="000000"/>
              <w:right w:val="single" w:sz="4" w:space="0" w:color="000000"/>
            </w:tcBorders>
          </w:tcPr>
          <w:p w14:paraId="6A279554" w14:textId="77777777" w:rsidR="000F1FD6" w:rsidRDefault="00A2725C">
            <w:pPr>
              <w:spacing w:after="0" w:line="259" w:lineRule="auto"/>
              <w:ind w:left="2" w:firstLine="0"/>
              <w:jc w:val="left"/>
            </w:pPr>
            <w:r>
              <w:t xml:space="preserve">Varchar(150) </w:t>
            </w:r>
          </w:p>
        </w:tc>
        <w:tc>
          <w:tcPr>
            <w:tcW w:w="2400" w:type="dxa"/>
            <w:tcBorders>
              <w:top w:val="single" w:sz="4" w:space="0" w:color="000000"/>
              <w:left w:val="single" w:sz="4" w:space="0" w:color="000000"/>
              <w:bottom w:val="single" w:sz="4" w:space="0" w:color="000000"/>
              <w:right w:val="single" w:sz="4" w:space="0" w:color="000000"/>
            </w:tcBorders>
          </w:tcPr>
          <w:p w14:paraId="0B98A0CB"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795D4716" w14:textId="77777777" w:rsidR="000F1FD6" w:rsidRDefault="00A2725C">
            <w:pPr>
              <w:spacing w:after="0" w:line="259" w:lineRule="auto"/>
              <w:ind w:left="0" w:firstLine="0"/>
              <w:jc w:val="left"/>
            </w:pPr>
            <w:r>
              <w:t xml:space="preserve">Username </w:t>
            </w:r>
          </w:p>
        </w:tc>
      </w:tr>
      <w:tr w:rsidR="000F1FD6" w14:paraId="6C9A002E"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7B20B438" w14:textId="77777777" w:rsidR="000F1FD6" w:rsidRDefault="00A2725C">
            <w:pPr>
              <w:spacing w:after="0" w:line="259" w:lineRule="auto"/>
              <w:ind w:left="2" w:firstLine="0"/>
              <w:jc w:val="left"/>
            </w:pPr>
            <w:r>
              <w:t xml:space="preserve">lastname </w:t>
            </w:r>
          </w:p>
        </w:tc>
        <w:tc>
          <w:tcPr>
            <w:tcW w:w="1940" w:type="dxa"/>
            <w:tcBorders>
              <w:top w:val="single" w:sz="4" w:space="0" w:color="000000"/>
              <w:left w:val="single" w:sz="4" w:space="0" w:color="000000"/>
              <w:bottom w:val="single" w:sz="4" w:space="0" w:color="000000"/>
              <w:right w:val="single" w:sz="4" w:space="0" w:color="000000"/>
            </w:tcBorders>
          </w:tcPr>
          <w:p w14:paraId="30AEC4E0" w14:textId="77777777" w:rsidR="000F1FD6" w:rsidRDefault="00A2725C">
            <w:pPr>
              <w:spacing w:after="0" w:line="259" w:lineRule="auto"/>
              <w:ind w:left="2" w:firstLine="0"/>
              <w:jc w:val="left"/>
            </w:pPr>
            <w:r>
              <w:t xml:space="preserve">Varchar(30) </w:t>
            </w:r>
          </w:p>
        </w:tc>
        <w:tc>
          <w:tcPr>
            <w:tcW w:w="2400" w:type="dxa"/>
            <w:tcBorders>
              <w:top w:val="single" w:sz="4" w:space="0" w:color="000000"/>
              <w:left w:val="single" w:sz="4" w:space="0" w:color="000000"/>
              <w:bottom w:val="single" w:sz="4" w:space="0" w:color="000000"/>
              <w:right w:val="single" w:sz="4" w:space="0" w:color="000000"/>
            </w:tcBorders>
          </w:tcPr>
          <w:p w14:paraId="3BC39B05"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5A1ED9E5" w14:textId="77777777" w:rsidR="000F1FD6" w:rsidRDefault="00A2725C">
            <w:pPr>
              <w:spacing w:after="0" w:line="259" w:lineRule="auto"/>
              <w:ind w:left="0" w:firstLine="0"/>
              <w:jc w:val="left"/>
            </w:pPr>
            <w:r>
              <w:t xml:space="preserve">Lastname </w:t>
            </w:r>
          </w:p>
        </w:tc>
      </w:tr>
      <w:tr w:rsidR="000F1FD6" w14:paraId="0C76CC1E"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6B05C451" w14:textId="77777777" w:rsidR="000F1FD6" w:rsidRDefault="00A2725C">
            <w:pPr>
              <w:spacing w:after="0" w:line="259" w:lineRule="auto"/>
              <w:ind w:left="2" w:firstLine="0"/>
              <w:jc w:val="left"/>
            </w:pPr>
            <w:r>
              <w:t xml:space="preserve">email </w:t>
            </w:r>
          </w:p>
        </w:tc>
        <w:tc>
          <w:tcPr>
            <w:tcW w:w="1940" w:type="dxa"/>
            <w:tcBorders>
              <w:top w:val="single" w:sz="4" w:space="0" w:color="000000"/>
              <w:left w:val="single" w:sz="4" w:space="0" w:color="000000"/>
              <w:bottom w:val="single" w:sz="4" w:space="0" w:color="000000"/>
              <w:right w:val="single" w:sz="4" w:space="0" w:color="000000"/>
            </w:tcBorders>
          </w:tcPr>
          <w:p w14:paraId="57494EEF" w14:textId="77777777" w:rsidR="000F1FD6" w:rsidRDefault="00A2725C">
            <w:pPr>
              <w:spacing w:after="0" w:line="259" w:lineRule="auto"/>
              <w:ind w:left="2" w:firstLine="0"/>
              <w:jc w:val="left"/>
            </w:pPr>
            <w:r>
              <w:t xml:space="preserve">Varchar(150) </w:t>
            </w:r>
          </w:p>
        </w:tc>
        <w:tc>
          <w:tcPr>
            <w:tcW w:w="2400" w:type="dxa"/>
            <w:tcBorders>
              <w:top w:val="single" w:sz="4" w:space="0" w:color="000000"/>
              <w:left w:val="single" w:sz="4" w:space="0" w:color="000000"/>
              <w:bottom w:val="single" w:sz="4" w:space="0" w:color="000000"/>
              <w:right w:val="single" w:sz="4" w:space="0" w:color="000000"/>
            </w:tcBorders>
          </w:tcPr>
          <w:p w14:paraId="32661C3D"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12561BD7" w14:textId="77777777" w:rsidR="000F1FD6" w:rsidRDefault="00A2725C">
            <w:pPr>
              <w:spacing w:after="0" w:line="259" w:lineRule="auto"/>
              <w:ind w:left="0" w:firstLine="0"/>
              <w:jc w:val="left"/>
            </w:pPr>
            <w:r>
              <w:t xml:space="preserve">Email id </w:t>
            </w:r>
          </w:p>
        </w:tc>
      </w:tr>
      <w:tr w:rsidR="000F1FD6" w14:paraId="6C0B450D" w14:textId="77777777">
        <w:trPr>
          <w:trHeight w:val="514"/>
        </w:trPr>
        <w:tc>
          <w:tcPr>
            <w:tcW w:w="1826" w:type="dxa"/>
            <w:tcBorders>
              <w:top w:val="single" w:sz="4" w:space="0" w:color="000000"/>
              <w:left w:val="single" w:sz="4" w:space="0" w:color="000000"/>
              <w:bottom w:val="single" w:sz="4" w:space="0" w:color="000000"/>
              <w:right w:val="single" w:sz="4" w:space="0" w:color="000000"/>
            </w:tcBorders>
          </w:tcPr>
          <w:p w14:paraId="4481598A" w14:textId="77777777" w:rsidR="000F1FD6" w:rsidRDefault="00A2725C">
            <w:pPr>
              <w:spacing w:after="0" w:line="259" w:lineRule="auto"/>
              <w:ind w:left="2" w:firstLine="0"/>
              <w:jc w:val="left"/>
            </w:pPr>
            <w:r>
              <w:t xml:space="preserve">Date_joined </w:t>
            </w:r>
          </w:p>
        </w:tc>
        <w:tc>
          <w:tcPr>
            <w:tcW w:w="1940" w:type="dxa"/>
            <w:tcBorders>
              <w:top w:val="single" w:sz="4" w:space="0" w:color="000000"/>
              <w:left w:val="single" w:sz="4" w:space="0" w:color="000000"/>
              <w:bottom w:val="single" w:sz="4" w:space="0" w:color="000000"/>
              <w:right w:val="single" w:sz="4" w:space="0" w:color="000000"/>
            </w:tcBorders>
          </w:tcPr>
          <w:p w14:paraId="3154D747" w14:textId="77777777" w:rsidR="000F1FD6" w:rsidRDefault="00A2725C">
            <w:pPr>
              <w:spacing w:after="0" w:line="259" w:lineRule="auto"/>
              <w:ind w:left="2" w:firstLine="0"/>
              <w:jc w:val="left"/>
            </w:pPr>
            <w:r>
              <w:t xml:space="preserve">Datetime(6) </w:t>
            </w:r>
          </w:p>
        </w:tc>
        <w:tc>
          <w:tcPr>
            <w:tcW w:w="2400" w:type="dxa"/>
            <w:tcBorders>
              <w:top w:val="single" w:sz="4" w:space="0" w:color="000000"/>
              <w:left w:val="single" w:sz="4" w:space="0" w:color="000000"/>
              <w:bottom w:val="single" w:sz="4" w:space="0" w:color="000000"/>
              <w:right w:val="single" w:sz="4" w:space="0" w:color="000000"/>
            </w:tcBorders>
          </w:tcPr>
          <w:p w14:paraId="1ED397F6" w14:textId="77777777" w:rsidR="000F1FD6" w:rsidRDefault="00A2725C">
            <w:pPr>
              <w:spacing w:after="0" w:line="259" w:lineRule="auto"/>
              <w:ind w:left="0" w:firstLine="0"/>
              <w:jc w:val="left"/>
            </w:pPr>
            <w:r>
              <w:t xml:space="preserve">Not Null </w:t>
            </w:r>
          </w:p>
        </w:tc>
        <w:tc>
          <w:tcPr>
            <w:tcW w:w="3087" w:type="dxa"/>
            <w:tcBorders>
              <w:top w:val="single" w:sz="4" w:space="0" w:color="000000"/>
              <w:left w:val="single" w:sz="4" w:space="0" w:color="000000"/>
              <w:bottom w:val="single" w:sz="4" w:space="0" w:color="000000"/>
              <w:right w:val="single" w:sz="4" w:space="0" w:color="000000"/>
            </w:tcBorders>
          </w:tcPr>
          <w:p w14:paraId="367971B0" w14:textId="77777777" w:rsidR="000F1FD6" w:rsidRDefault="00A2725C">
            <w:pPr>
              <w:spacing w:after="0" w:line="259" w:lineRule="auto"/>
              <w:ind w:left="0" w:firstLine="0"/>
              <w:jc w:val="left"/>
            </w:pPr>
            <w:r>
              <w:t xml:space="preserve">Date and time </w:t>
            </w:r>
          </w:p>
        </w:tc>
      </w:tr>
    </w:tbl>
    <w:p w14:paraId="0764F4F1" w14:textId="77777777" w:rsidR="000F1FD6" w:rsidRDefault="00A2725C">
      <w:pPr>
        <w:spacing w:after="187" w:line="259" w:lineRule="auto"/>
        <w:ind w:left="0" w:firstLine="0"/>
        <w:jc w:val="left"/>
      </w:pPr>
      <w:r>
        <w:rPr>
          <w:b/>
        </w:rPr>
        <w:t xml:space="preserve"> </w:t>
      </w:r>
    </w:p>
    <w:p w14:paraId="471586B6" w14:textId="77777777" w:rsidR="000F1FD6" w:rsidRDefault="00A2725C">
      <w:pPr>
        <w:spacing w:after="0" w:line="259" w:lineRule="auto"/>
        <w:ind w:left="0" w:firstLine="0"/>
        <w:jc w:val="left"/>
      </w:pPr>
      <w:r>
        <w:rPr>
          <w:b/>
          <w:sz w:val="32"/>
        </w:rPr>
        <w:t xml:space="preserve"> </w:t>
      </w:r>
      <w:r>
        <w:rPr>
          <w:b/>
          <w:sz w:val="32"/>
        </w:rPr>
        <w:tab/>
        <w:t xml:space="preserve"> </w:t>
      </w:r>
    </w:p>
    <w:p w14:paraId="3BDC8ADB" w14:textId="66650569" w:rsidR="000F1FD6" w:rsidRDefault="000F1FD6">
      <w:pPr>
        <w:spacing w:after="312" w:line="259" w:lineRule="auto"/>
        <w:ind w:left="0" w:firstLine="0"/>
        <w:jc w:val="left"/>
      </w:pPr>
    </w:p>
    <w:p w14:paraId="16C7B9C5" w14:textId="77777777" w:rsidR="000F1FD6" w:rsidRDefault="00A2725C">
      <w:pPr>
        <w:spacing w:after="235" w:line="259" w:lineRule="auto"/>
        <w:ind w:left="0" w:firstLine="0"/>
        <w:jc w:val="left"/>
      </w:pPr>
      <w:r>
        <w:rPr>
          <w:b/>
        </w:rPr>
        <w:t xml:space="preserve"> </w:t>
      </w:r>
    </w:p>
    <w:p w14:paraId="072E759D" w14:textId="77777777" w:rsidR="000F1FD6" w:rsidRDefault="00A2725C">
      <w:pPr>
        <w:spacing w:after="0" w:line="259" w:lineRule="auto"/>
        <w:ind w:left="0" w:firstLine="0"/>
        <w:jc w:val="left"/>
      </w:pPr>
      <w:r>
        <w:rPr>
          <w:b/>
        </w:rPr>
        <w:t xml:space="preserve"> </w:t>
      </w:r>
      <w:r>
        <w:rPr>
          <w:b/>
        </w:rPr>
        <w:tab/>
        <w:t xml:space="preserve"> </w:t>
      </w:r>
    </w:p>
    <w:p w14:paraId="0DFAA360" w14:textId="77777777" w:rsidR="005D3A9F" w:rsidRDefault="005D3A9F">
      <w:pPr>
        <w:pStyle w:val="Heading1"/>
        <w:spacing w:after="120"/>
        <w:ind w:right="275"/>
      </w:pPr>
    </w:p>
    <w:p w14:paraId="19C96DB5" w14:textId="77777777" w:rsidR="005D3A9F" w:rsidRDefault="005D3A9F">
      <w:pPr>
        <w:pStyle w:val="Heading1"/>
        <w:spacing w:after="120"/>
        <w:ind w:right="275"/>
      </w:pPr>
    </w:p>
    <w:p w14:paraId="2AF1B46D" w14:textId="77777777" w:rsidR="005D3A9F" w:rsidRDefault="005D3A9F">
      <w:pPr>
        <w:pStyle w:val="Heading1"/>
        <w:spacing w:after="120"/>
        <w:ind w:right="275"/>
      </w:pPr>
    </w:p>
    <w:p w14:paraId="3A5CDAE9" w14:textId="77777777" w:rsidR="005D3A9F" w:rsidRDefault="005D3A9F">
      <w:pPr>
        <w:pStyle w:val="Heading1"/>
        <w:spacing w:after="120"/>
        <w:ind w:right="275"/>
      </w:pPr>
    </w:p>
    <w:p w14:paraId="1737328F" w14:textId="77777777" w:rsidR="005D3A9F" w:rsidRDefault="005D3A9F">
      <w:pPr>
        <w:pStyle w:val="Heading1"/>
        <w:spacing w:after="120"/>
        <w:ind w:right="275"/>
      </w:pPr>
    </w:p>
    <w:p w14:paraId="2B3F0A32" w14:textId="77777777" w:rsidR="005D3A9F" w:rsidRDefault="005D3A9F">
      <w:pPr>
        <w:pStyle w:val="Heading1"/>
        <w:spacing w:after="120"/>
        <w:ind w:right="275"/>
      </w:pPr>
    </w:p>
    <w:p w14:paraId="6BAC86AC" w14:textId="77777777" w:rsidR="005D3A9F" w:rsidRPr="005D3A9F" w:rsidRDefault="005D3A9F" w:rsidP="005D3A9F"/>
    <w:p w14:paraId="149297CC" w14:textId="77777777" w:rsidR="00FA14AE" w:rsidRDefault="00A2725C">
      <w:pPr>
        <w:pStyle w:val="Heading1"/>
        <w:spacing w:after="120"/>
        <w:ind w:right="275"/>
      </w:pPr>
      <w:r>
        <w:lastRenderedPageBreak/>
        <w:t>CHAPTER-</w:t>
      </w:r>
      <w:r w:rsidR="00FA14AE">
        <w:t>5</w:t>
      </w:r>
    </w:p>
    <w:p w14:paraId="1C62C09C" w14:textId="149789EA" w:rsidR="000F1FD6" w:rsidRDefault="00A2725C">
      <w:pPr>
        <w:pStyle w:val="Heading1"/>
        <w:spacing w:after="120"/>
        <w:ind w:right="275"/>
      </w:pPr>
      <w:r>
        <w:t xml:space="preserve"> IMPLEMENTATION </w:t>
      </w:r>
    </w:p>
    <w:p w14:paraId="72700C59" w14:textId="77777777" w:rsidR="00FA14AE" w:rsidRPr="00FA14AE" w:rsidRDefault="00FA14AE" w:rsidP="00FA14AE"/>
    <w:p w14:paraId="1383D978" w14:textId="60C8207C" w:rsidR="000F1FD6" w:rsidRDefault="00FA14AE">
      <w:pPr>
        <w:pStyle w:val="Heading2"/>
        <w:spacing w:after="122"/>
        <w:ind w:left="14"/>
      </w:pPr>
      <w:r>
        <w:t>5.1</w:t>
      </w:r>
      <w:r>
        <w:rPr>
          <w:rFonts w:ascii="Arial" w:eastAsia="Arial" w:hAnsi="Arial" w:cs="Arial"/>
        </w:rPr>
        <w:t xml:space="preserve"> </w:t>
      </w:r>
      <w:r>
        <w:t xml:space="preserve">MODULES </w:t>
      </w:r>
    </w:p>
    <w:p w14:paraId="443A9E4B" w14:textId="77777777" w:rsidR="000F1FD6" w:rsidRDefault="00A2725C">
      <w:pPr>
        <w:numPr>
          <w:ilvl w:val="0"/>
          <w:numId w:val="18"/>
        </w:numPr>
        <w:spacing w:after="84"/>
        <w:ind w:right="262" w:hanging="360"/>
      </w:pPr>
      <w:r>
        <w:t xml:space="preserve">Maintainer </w:t>
      </w:r>
    </w:p>
    <w:p w14:paraId="42FA4EBD" w14:textId="4B7D162A" w:rsidR="000F1FD6" w:rsidRDefault="00A2725C" w:rsidP="00FA14AE">
      <w:pPr>
        <w:numPr>
          <w:ilvl w:val="0"/>
          <w:numId w:val="18"/>
        </w:numPr>
        <w:spacing w:after="61"/>
        <w:ind w:right="262" w:hanging="360"/>
      </w:pPr>
      <w:r>
        <w:t xml:space="preserve">Network Follower  </w:t>
      </w:r>
    </w:p>
    <w:p w14:paraId="2A63D28B" w14:textId="55192478" w:rsidR="000F1FD6" w:rsidRDefault="00FA14AE" w:rsidP="00FA14AE">
      <w:pPr>
        <w:pStyle w:val="Heading3"/>
        <w:spacing w:after="96"/>
        <w:ind w:left="14"/>
      </w:pPr>
      <w:r>
        <w:rPr>
          <w:sz w:val="28"/>
        </w:rPr>
        <w:t xml:space="preserve">5.1.1 MODULE DESCRIPTION </w:t>
      </w:r>
    </w:p>
    <w:p w14:paraId="5290EAEC" w14:textId="77777777" w:rsidR="000F1FD6" w:rsidRDefault="00A2725C">
      <w:pPr>
        <w:pStyle w:val="Heading5"/>
        <w:ind w:left="-5"/>
      </w:pPr>
      <w:r>
        <w:t>MAINTAINER</w:t>
      </w:r>
      <w:r>
        <w:rPr>
          <w:b w:val="0"/>
        </w:rPr>
        <w:t xml:space="preserve"> </w:t>
      </w:r>
    </w:p>
    <w:p w14:paraId="0BECFBF9" w14:textId="1806C1F9" w:rsidR="000F1FD6" w:rsidRDefault="00A2725C" w:rsidP="00FA14AE">
      <w:pPr>
        <w:spacing w:after="2" w:line="357" w:lineRule="auto"/>
        <w:ind w:left="-5" w:right="262"/>
      </w:pPr>
      <w:r>
        <w:t xml:space="preserve">In this module, the Service Provider has to login by using valid user name and password. After login successful he can do some operations such as Browse and Train &amp; Test Data Sets, View Trained and Tested Datasets Accuracy in Bar Chart, View Trained and Tested Datasets Accuracy Results, View Prediction Of Cyber Attack Type, View Prediction Of Cyber Attack Type Ratio, Download Predicted Data Sets, View Cyber Attack Type Ratio Results, View All Remote Users. </w:t>
      </w:r>
    </w:p>
    <w:p w14:paraId="1D8B30FD" w14:textId="77777777" w:rsidR="000F1FD6" w:rsidRDefault="00A2725C">
      <w:pPr>
        <w:pStyle w:val="Heading5"/>
        <w:ind w:left="-5"/>
      </w:pPr>
      <w:r>
        <w:t>View and Authorize Users</w:t>
      </w:r>
      <w:r>
        <w:rPr>
          <w:b w:val="0"/>
        </w:rPr>
        <w:t xml:space="preserve"> </w:t>
      </w:r>
    </w:p>
    <w:p w14:paraId="44E43C5E" w14:textId="6C70C611" w:rsidR="000F1FD6" w:rsidRDefault="00A2725C" w:rsidP="00FA14AE">
      <w:pPr>
        <w:spacing w:after="0" w:line="397" w:lineRule="auto"/>
        <w:ind w:left="-5" w:right="262"/>
      </w:pPr>
      <w:r>
        <w:t xml:space="preserve">In this module, the admin can view the list of users who all registered. In this, the admin can view the user’s details such as, user name, email, address and admin authorizes the users. </w:t>
      </w:r>
    </w:p>
    <w:p w14:paraId="02ECCD13" w14:textId="77777777" w:rsidR="000F1FD6" w:rsidRDefault="00A2725C">
      <w:pPr>
        <w:pStyle w:val="Heading5"/>
        <w:ind w:left="-5"/>
      </w:pPr>
      <w:r>
        <w:t xml:space="preserve">NETWORK FOLLOWER </w:t>
      </w:r>
    </w:p>
    <w:p w14:paraId="271F456C" w14:textId="79869D44" w:rsidR="000F1FD6" w:rsidRDefault="00A2725C" w:rsidP="00FA14AE">
      <w:pPr>
        <w:spacing w:after="0" w:line="358" w:lineRule="auto"/>
        <w:ind w:left="-5" w:right="262"/>
      </w:pPr>
      <w:r>
        <w:t>In this module, there are n numbers of users are present. User should register before doing any operations. Once user registers, their details will be stored to the database.  After registration successful, he has to login by using authorized user name and password. Once Login is successful user will do some operations like  REGISTER AND LOGIN,  PREDICT CYBER ATTACK TYPE, VIEW YOUR PROFILE</w:t>
      </w:r>
      <w:r>
        <w:rPr>
          <w:sz w:val="28"/>
        </w:rPr>
        <w:t xml:space="preserve">. </w:t>
      </w:r>
    </w:p>
    <w:p w14:paraId="75B6F4E8" w14:textId="435B8E31" w:rsidR="000F1FD6" w:rsidRDefault="00A2725C">
      <w:pPr>
        <w:spacing w:after="0" w:line="259" w:lineRule="auto"/>
        <w:ind w:left="0" w:firstLine="0"/>
        <w:jc w:val="left"/>
        <w:rPr>
          <w:b/>
          <w:bCs/>
          <w:sz w:val="28"/>
          <w:szCs w:val="28"/>
        </w:rPr>
      </w:pPr>
      <w:r w:rsidRPr="00FA14AE">
        <w:rPr>
          <w:b/>
          <w:bCs/>
          <w:sz w:val="28"/>
          <w:szCs w:val="28"/>
        </w:rPr>
        <w:t xml:space="preserve"> </w:t>
      </w:r>
      <w:r w:rsidR="00FA14AE" w:rsidRPr="00FA14AE">
        <w:rPr>
          <w:b/>
          <w:bCs/>
          <w:sz w:val="28"/>
          <w:szCs w:val="28"/>
        </w:rPr>
        <w:t>5</w:t>
      </w:r>
      <w:r w:rsidR="001D37D5">
        <w:rPr>
          <w:b/>
          <w:bCs/>
          <w:sz w:val="28"/>
          <w:szCs w:val="28"/>
        </w:rPr>
        <w:t>.</w:t>
      </w:r>
      <w:r w:rsidR="00FA14AE" w:rsidRPr="00FA14AE">
        <w:rPr>
          <w:b/>
          <w:bCs/>
          <w:sz w:val="28"/>
          <w:szCs w:val="28"/>
        </w:rPr>
        <w:t>2 TECHNOLOGY</w:t>
      </w:r>
    </w:p>
    <w:p w14:paraId="24538879" w14:textId="77777777" w:rsidR="00FA14AE" w:rsidRPr="00FA14AE" w:rsidRDefault="00FA14AE">
      <w:pPr>
        <w:spacing w:after="0" w:line="259" w:lineRule="auto"/>
        <w:ind w:left="0" w:firstLine="0"/>
        <w:jc w:val="left"/>
        <w:rPr>
          <w:b/>
          <w:bCs/>
          <w:sz w:val="28"/>
          <w:szCs w:val="28"/>
        </w:rPr>
      </w:pPr>
    </w:p>
    <w:p w14:paraId="06DE5CB9" w14:textId="7D5EDAB1" w:rsidR="000F1FD6" w:rsidRPr="00FA14AE" w:rsidRDefault="00A2725C" w:rsidP="00FA14AE">
      <w:pPr>
        <w:pStyle w:val="Heading1"/>
        <w:numPr>
          <w:ilvl w:val="2"/>
          <w:numId w:val="39"/>
        </w:numPr>
        <w:spacing w:after="318"/>
        <w:ind w:right="275"/>
        <w:jc w:val="both"/>
        <w:rPr>
          <w:sz w:val="24"/>
        </w:rPr>
      </w:pPr>
      <w:r w:rsidRPr="00FA14AE">
        <w:rPr>
          <w:sz w:val="24"/>
        </w:rPr>
        <w:t xml:space="preserve">PYTHON </w:t>
      </w:r>
    </w:p>
    <w:p w14:paraId="0A0EEFFA" w14:textId="77DC4CC2" w:rsidR="00FA14AE" w:rsidRDefault="00A2725C" w:rsidP="00FA14AE">
      <w:pPr>
        <w:spacing w:after="243" w:line="357" w:lineRule="auto"/>
        <w:ind w:left="-15" w:right="262" w:firstLine="0"/>
      </w:pPr>
      <w:r>
        <w:t xml:space="preserve">Python is </w:t>
      </w:r>
      <w:r w:rsidRPr="001D37D5">
        <w:t>a high-level, interpreted, interactive</w:t>
      </w:r>
      <w:r>
        <w:t xml:space="preserve"> and </w:t>
      </w:r>
      <w:r w:rsidRPr="001D37D5">
        <w:rPr>
          <w:bCs/>
        </w:rPr>
        <w:t>object-oriented scripting language</w:t>
      </w:r>
      <w:r>
        <w:t xml:space="preserve">. Python is designed to be highly </w:t>
      </w:r>
      <w:r w:rsidR="00FA14AE">
        <w:t>readable.</w:t>
      </w:r>
      <w:r w:rsidR="00FA14AE">
        <w:rPr>
          <w:b/>
        </w:rPr>
        <w:t xml:space="preserve"> </w:t>
      </w:r>
      <w:r w:rsidR="00FA14AE" w:rsidRPr="001D37D5">
        <w:rPr>
          <w:bCs/>
        </w:rPr>
        <w:t>Python</w:t>
      </w:r>
      <w:r w:rsidRPr="001D37D5">
        <w:rPr>
          <w:bCs/>
        </w:rPr>
        <w:t xml:space="preserve"> is</w:t>
      </w:r>
      <w:r>
        <w:rPr>
          <w:b/>
        </w:rPr>
        <w:t xml:space="preserve"> </w:t>
      </w:r>
      <w:r w:rsidRPr="00FA14AE">
        <w:rPr>
          <w:bCs/>
        </w:rPr>
        <w:t>Interpreted</w:t>
      </w:r>
      <w:r w:rsidR="00FA14AE" w:rsidRPr="00FA14AE">
        <w:rPr>
          <w:bCs/>
        </w:rPr>
        <w:t>, Interactive, Object-Oriented and is a Beginner's Language</w:t>
      </w:r>
    </w:p>
    <w:p w14:paraId="13F976F6" w14:textId="29D73402" w:rsidR="000F1FD6" w:rsidRPr="00FA14AE" w:rsidRDefault="00A2725C" w:rsidP="00FA14AE">
      <w:pPr>
        <w:spacing w:after="243" w:line="357" w:lineRule="auto"/>
        <w:ind w:left="-15" w:right="262" w:firstLine="0"/>
        <w:rPr>
          <w:sz w:val="22"/>
          <w:szCs w:val="22"/>
        </w:rPr>
      </w:pPr>
      <w:r>
        <w:t xml:space="preserve"> </w:t>
      </w:r>
      <w:r w:rsidRPr="00FA14AE">
        <w:rPr>
          <w:b/>
          <w:color w:val="121214"/>
          <w:szCs w:val="22"/>
        </w:rPr>
        <w:t xml:space="preserve">HISTORY OF PYTHON </w:t>
      </w:r>
    </w:p>
    <w:p w14:paraId="35E3DCAF" w14:textId="39A6FC7D" w:rsidR="000F1FD6" w:rsidRDefault="00A2725C" w:rsidP="00FA14AE">
      <w:pPr>
        <w:spacing w:after="238" w:line="336" w:lineRule="auto"/>
        <w:ind w:left="-5" w:right="262"/>
      </w:pPr>
      <w:r>
        <w:t xml:space="preserve">Python was developed by Guido van Rossum in the late eighties and early nineties at the National Research Institute for Mathematics and Computer Science in the Netherlands. Python is derived from many other languages, including ABC, Modula-3, C, C++, Algol-68, SmallTalk, and Unix shell and other scripting languages. Python is copyrighted. Like Perl, Python source code is now available under the GNU General Public License (GPL). </w:t>
      </w:r>
    </w:p>
    <w:p w14:paraId="0195F47A" w14:textId="5979B592" w:rsidR="000F1FD6" w:rsidRDefault="00A2725C">
      <w:pPr>
        <w:spacing w:after="163" w:line="335" w:lineRule="auto"/>
        <w:ind w:left="-5" w:right="262"/>
      </w:pPr>
      <w:r>
        <w:t xml:space="preserve">. </w:t>
      </w:r>
    </w:p>
    <w:p w14:paraId="70D0AA0F" w14:textId="77777777" w:rsidR="000F1FD6" w:rsidRPr="00685355" w:rsidRDefault="00A2725C">
      <w:pPr>
        <w:spacing w:after="136" w:line="259" w:lineRule="auto"/>
        <w:ind w:left="-5"/>
        <w:jc w:val="left"/>
        <w:rPr>
          <w:sz w:val="22"/>
          <w:szCs w:val="22"/>
        </w:rPr>
      </w:pPr>
      <w:r w:rsidRPr="00685355">
        <w:rPr>
          <w:b/>
          <w:color w:val="121214"/>
          <w:szCs w:val="22"/>
        </w:rPr>
        <w:lastRenderedPageBreak/>
        <w:t xml:space="preserve">PYTHON FEATURES </w:t>
      </w:r>
    </w:p>
    <w:p w14:paraId="287E56AF" w14:textId="38575C2F" w:rsidR="000F1FD6" w:rsidRPr="001D37D5" w:rsidRDefault="00A2725C" w:rsidP="00FA14AE">
      <w:pPr>
        <w:spacing w:after="322"/>
        <w:ind w:left="-5" w:right="262"/>
        <w:rPr>
          <w:bCs/>
        </w:rPr>
      </w:pPr>
      <w:r>
        <w:t xml:space="preserve">Python's features include: </w:t>
      </w:r>
      <w:r w:rsidRPr="001D37D5">
        <w:rPr>
          <w:bCs/>
        </w:rPr>
        <w:t xml:space="preserve">Easy-to-learn </w:t>
      </w:r>
    </w:p>
    <w:p w14:paraId="11D03252" w14:textId="4778174D" w:rsidR="000F1FD6" w:rsidRPr="001D37D5" w:rsidRDefault="00A2725C">
      <w:pPr>
        <w:numPr>
          <w:ilvl w:val="0"/>
          <w:numId w:val="20"/>
        </w:numPr>
        <w:spacing w:after="322"/>
        <w:ind w:right="262" w:hanging="312"/>
        <w:rPr>
          <w:bCs/>
        </w:rPr>
      </w:pPr>
      <w:r w:rsidRPr="001D37D5">
        <w:rPr>
          <w:bCs/>
        </w:rPr>
        <w:t xml:space="preserve">Easy-to-read. </w:t>
      </w:r>
    </w:p>
    <w:p w14:paraId="7B2736D9" w14:textId="6522D18B" w:rsidR="000F1FD6" w:rsidRPr="001D37D5" w:rsidRDefault="00A2725C">
      <w:pPr>
        <w:numPr>
          <w:ilvl w:val="0"/>
          <w:numId w:val="20"/>
        </w:numPr>
        <w:spacing w:after="320"/>
        <w:ind w:right="262" w:hanging="312"/>
        <w:rPr>
          <w:bCs/>
        </w:rPr>
      </w:pPr>
      <w:r w:rsidRPr="001D37D5">
        <w:rPr>
          <w:bCs/>
        </w:rPr>
        <w:t xml:space="preserve">Easy-to-maintain </w:t>
      </w:r>
    </w:p>
    <w:p w14:paraId="2A70127A" w14:textId="694A25F6" w:rsidR="000F1FD6" w:rsidRPr="001D37D5" w:rsidRDefault="00A2725C">
      <w:pPr>
        <w:numPr>
          <w:ilvl w:val="0"/>
          <w:numId w:val="20"/>
        </w:numPr>
        <w:spacing w:after="240" w:line="336" w:lineRule="auto"/>
        <w:ind w:right="262" w:hanging="312"/>
        <w:rPr>
          <w:bCs/>
        </w:rPr>
      </w:pPr>
      <w:r w:rsidRPr="001D37D5">
        <w:rPr>
          <w:bCs/>
        </w:rPr>
        <w:t xml:space="preserve">A broad standard library </w:t>
      </w:r>
    </w:p>
    <w:p w14:paraId="28819EAD" w14:textId="3375AEF1" w:rsidR="000F1FD6" w:rsidRPr="001D37D5" w:rsidRDefault="00A2725C">
      <w:pPr>
        <w:numPr>
          <w:ilvl w:val="0"/>
          <w:numId w:val="20"/>
        </w:numPr>
        <w:spacing w:after="238" w:line="336" w:lineRule="auto"/>
        <w:ind w:right="262" w:hanging="312"/>
        <w:rPr>
          <w:bCs/>
        </w:rPr>
      </w:pPr>
      <w:r w:rsidRPr="001D37D5">
        <w:rPr>
          <w:bCs/>
        </w:rPr>
        <w:t>Interactive Mode</w:t>
      </w:r>
    </w:p>
    <w:p w14:paraId="0FB109D9" w14:textId="44C51111" w:rsidR="000F1FD6" w:rsidRPr="001D37D5" w:rsidRDefault="00A2725C">
      <w:pPr>
        <w:numPr>
          <w:ilvl w:val="0"/>
          <w:numId w:val="20"/>
        </w:numPr>
        <w:spacing w:after="238" w:line="336" w:lineRule="auto"/>
        <w:ind w:right="262" w:hanging="312"/>
        <w:rPr>
          <w:bCs/>
        </w:rPr>
      </w:pPr>
      <w:r w:rsidRPr="001D37D5">
        <w:rPr>
          <w:bCs/>
        </w:rPr>
        <w:t xml:space="preserve">Portable </w:t>
      </w:r>
    </w:p>
    <w:p w14:paraId="15D389C0" w14:textId="7FE947D5" w:rsidR="000F1FD6" w:rsidRPr="001D37D5" w:rsidRDefault="00A2725C">
      <w:pPr>
        <w:numPr>
          <w:ilvl w:val="0"/>
          <w:numId w:val="20"/>
        </w:numPr>
        <w:spacing w:after="241" w:line="336" w:lineRule="auto"/>
        <w:ind w:right="262" w:hanging="312"/>
        <w:rPr>
          <w:bCs/>
        </w:rPr>
      </w:pPr>
      <w:r w:rsidRPr="001D37D5">
        <w:rPr>
          <w:bCs/>
        </w:rPr>
        <w:t>Extendable</w:t>
      </w:r>
    </w:p>
    <w:p w14:paraId="6F583BE7" w14:textId="222EFE94" w:rsidR="000F1FD6" w:rsidRPr="001D37D5" w:rsidRDefault="00A2725C">
      <w:pPr>
        <w:numPr>
          <w:ilvl w:val="0"/>
          <w:numId w:val="20"/>
        </w:numPr>
        <w:spacing w:after="320"/>
        <w:ind w:right="262" w:hanging="312"/>
        <w:rPr>
          <w:bCs/>
        </w:rPr>
      </w:pPr>
      <w:r w:rsidRPr="001D37D5">
        <w:rPr>
          <w:bCs/>
        </w:rPr>
        <w:t>Databases</w:t>
      </w:r>
    </w:p>
    <w:p w14:paraId="26FEECC1" w14:textId="5E2EC81A" w:rsidR="000F1FD6" w:rsidRPr="001D37D5" w:rsidRDefault="00A2725C">
      <w:pPr>
        <w:numPr>
          <w:ilvl w:val="0"/>
          <w:numId w:val="20"/>
        </w:numPr>
        <w:spacing w:after="239" w:line="336" w:lineRule="auto"/>
        <w:ind w:right="262" w:hanging="312"/>
        <w:rPr>
          <w:bCs/>
        </w:rPr>
      </w:pPr>
      <w:r w:rsidRPr="001D37D5">
        <w:rPr>
          <w:bCs/>
        </w:rPr>
        <w:t>GUI Programming</w:t>
      </w:r>
    </w:p>
    <w:p w14:paraId="1CCD67E1" w14:textId="19D7AAB3" w:rsidR="000F1FD6" w:rsidRPr="001D37D5" w:rsidRDefault="00FA14AE">
      <w:pPr>
        <w:numPr>
          <w:ilvl w:val="0"/>
          <w:numId w:val="20"/>
        </w:numPr>
        <w:spacing w:after="240" w:line="336" w:lineRule="auto"/>
        <w:ind w:right="262" w:hanging="312"/>
        <w:rPr>
          <w:bCs/>
        </w:rPr>
      </w:pPr>
      <w:r w:rsidRPr="001D37D5">
        <w:rPr>
          <w:bCs/>
        </w:rPr>
        <w:t xml:space="preserve">Scalable. </w:t>
      </w:r>
    </w:p>
    <w:p w14:paraId="6551B35F" w14:textId="77777777" w:rsidR="000F1FD6" w:rsidRDefault="00A2725C">
      <w:pPr>
        <w:spacing w:after="105" w:line="259" w:lineRule="auto"/>
        <w:ind w:left="0" w:right="2" w:firstLine="0"/>
        <w:jc w:val="right"/>
      </w:pPr>
      <w:r>
        <w:rPr>
          <w:noProof/>
        </w:rPr>
        <w:drawing>
          <wp:inline distT="0" distB="0" distL="0" distR="0" wp14:anchorId="25215F8C" wp14:editId="6C767B4B">
            <wp:extent cx="6087762" cy="3472180"/>
            <wp:effectExtent l="0" t="0" r="8255" b="0"/>
            <wp:docPr id="4065" name="Picture 4065"/>
            <wp:cNvGraphicFramePr/>
            <a:graphic xmlns:a="http://schemas.openxmlformats.org/drawingml/2006/main">
              <a:graphicData uri="http://schemas.openxmlformats.org/drawingml/2006/picture">
                <pic:pic xmlns:pic="http://schemas.openxmlformats.org/drawingml/2006/picture">
                  <pic:nvPicPr>
                    <pic:cNvPr id="4065" name="Picture 4065"/>
                    <pic:cNvPicPr/>
                  </pic:nvPicPr>
                  <pic:blipFill>
                    <a:blip r:embed="rId24"/>
                    <a:stretch>
                      <a:fillRect/>
                    </a:stretch>
                  </pic:blipFill>
                  <pic:spPr>
                    <a:xfrm>
                      <a:off x="0" y="0"/>
                      <a:ext cx="6096769" cy="3477317"/>
                    </a:xfrm>
                    <a:prstGeom prst="rect">
                      <a:avLst/>
                    </a:prstGeom>
                  </pic:spPr>
                </pic:pic>
              </a:graphicData>
            </a:graphic>
          </wp:inline>
        </w:drawing>
      </w:r>
      <w:r>
        <w:rPr>
          <w:sz w:val="28"/>
        </w:rPr>
        <w:t xml:space="preserve"> </w:t>
      </w:r>
    </w:p>
    <w:p w14:paraId="0A5B35C8" w14:textId="038BAECD" w:rsidR="000F1FD6" w:rsidRDefault="00A2725C">
      <w:pPr>
        <w:spacing w:after="0" w:line="259" w:lineRule="auto"/>
        <w:ind w:left="0" w:firstLine="0"/>
        <w:jc w:val="left"/>
      </w:pPr>
      <w:r>
        <w:rPr>
          <w:b/>
        </w:rPr>
        <w:t xml:space="preserve"> </w:t>
      </w:r>
      <w:r w:rsidR="001D37D5">
        <w:rPr>
          <w:b/>
        </w:rPr>
        <w:t xml:space="preserve">                                                          Fig 5.2.1 Operators in Python</w:t>
      </w:r>
    </w:p>
    <w:p w14:paraId="4D54180F" w14:textId="77777777" w:rsidR="00FA14AE" w:rsidRDefault="00FA14AE">
      <w:pPr>
        <w:pStyle w:val="Heading4"/>
        <w:spacing w:after="0"/>
        <w:ind w:left="-5"/>
      </w:pPr>
    </w:p>
    <w:p w14:paraId="6167DCCC" w14:textId="77777777" w:rsidR="00FA14AE" w:rsidRDefault="00FA14AE">
      <w:pPr>
        <w:pStyle w:val="Heading4"/>
        <w:spacing w:after="0"/>
        <w:ind w:left="-5"/>
      </w:pPr>
    </w:p>
    <w:p w14:paraId="37D696B1" w14:textId="77777777" w:rsidR="00FA14AE" w:rsidRDefault="00FA14AE">
      <w:pPr>
        <w:pStyle w:val="Heading4"/>
        <w:spacing w:after="0"/>
        <w:ind w:left="-5"/>
      </w:pPr>
    </w:p>
    <w:p w14:paraId="7D8C6BC0" w14:textId="77777777" w:rsidR="00FA14AE" w:rsidRDefault="00FA14AE">
      <w:pPr>
        <w:pStyle w:val="Heading4"/>
        <w:spacing w:after="0"/>
        <w:ind w:left="-5"/>
      </w:pPr>
    </w:p>
    <w:p w14:paraId="43A72514" w14:textId="77777777" w:rsidR="00FA14AE" w:rsidRDefault="00FA14AE">
      <w:pPr>
        <w:pStyle w:val="Heading4"/>
        <w:spacing w:after="0"/>
        <w:ind w:left="-5"/>
      </w:pPr>
    </w:p>
    <w:p w14:paraId="74DE2521" w14:textId="77777777" w:rsidR="00FA14AE" w:rsidRPr="00FA14AE" w:rsidRDefault="00FA14AE" w:rsidP="00FA14AE"/>
    <w:p w14:paraId="66E0FEA5" w14:textId="77777777" w:rsidR="00FA14AE" w:rsidRDefault="00FA14AE">
      <w:pPr>
        <w:pStyle w:val="Heading4"/>
        <w:spacing w:after="0"/>
        <w:ind w:left="-5"/>
      </w:pPr>
    </w:p>
    <w:p w14:paraId="682AED34" w14:textId="7E46380B" w:rsidR="000F1FD6" w:rsidRDefault="00A2725C">
      <w:pPr>
        <w:pStyle w:val="Heading4"/>
        <w:spacing w:after="0"/>
        <w:ind w:left="-5"/>
      </w:pPr>
      <w:r>
        <w:t xml:space="preserve">ARITHMETIC OPERATORS </w:t>
      </w:r>
    </w:p>
    <w:p w14:paraId="51DAE2E5" w14:textId="77777777" w:rsidR="000F1FD6" w:rsidRDefault="00A2725C">
      <w:pPr>
        <w:spacing w:after="0" w:line="259" w:lineRule="auto"/>
        <w:ind w:left="0" w:firstLine="0"/>
        <w:jc w:val="left"/>
      </w:pPr>
      <w:r>
        <w:t xml:space="preserve"> </w:t>
      </w:r>
    </w:p>
    <w:tbl>
      <w:tblPr>
        <w:tblStyle w:val="TableGrid"/>
        <w:tblW w:w="9772" w:type="dxa"/>
        <w:tblInd w:w="9" w:type="dxa"/>
        <w:tblCellMar>
          <w:top w:w="146" w:type="dxa"/>
          <w:left w:w="128" w:type="dxa"/>
          <w:right w:w="56" w:type="dxa"/>
        </w:tblCellMar>
        <w:tblLook w:val="04A0" w:firstRow="1" w:lastRow="0" w:firstColumn="1" w:lastColumn="0" w:noHBand="0" w:noVBand="1"/>
      </w:tblPr>
      <w:tblGrid>
        <w:gridCol w:w="1899"/>
        <w:gridCol w:w="6558"/>
        <w:gridCol w:w="1315"/>
      </w:tblGrid>
      <w:tr w:rsidR="000F1FD6" w14:paraId="6AC0B863" w14:textId="77777777" w:rsidTr="00FA14AE">
        <w:trPr>
          <w:trHeight w:val="510"/>
        </w:trPr>
        <w:tc>
          <w:tcPr>
            <w:tcW w:w="1899" w:type="dxa"/>
            <w:tcBorders>
              <w:top w:val="single" w:sz="6" w:space="0" w:color="DDDDDD"/>
              <w:left w:val="single" w:sz="6" w:space="0" w:color="DDDDDD"/>
              <w:bottom w:val="single" w:sz="6" w:space="0" w:color="DDDDDD"/>
              <w:right w:val="single" w:sz="6" w:space="0" w:color="DDDDDD"/>
            </w:tcBorders>
            <w:shd w:val="clear" w:color="auto" w:fill="EEEEEE"/>
          </w:tcPr>
          <w:p w14:paraId="553F4075" w14:textId="77777777" w:rsidR="000F1FD6" w:rsidRDefault="00A2725C">
            <w:pPr>
              <w:spacing w:after="0" w:line="259" w:lineRule="auto"/>
              <w:ind w:left="0" w:firstLine="0"/>
              <w:jc w:val="left"/>
            </w:pPr>
            <w:r>
              <w:rPr>
                <w:b/>
                <w:color w:val="313131"/>
                <w:sz w:val="28"/>
              </w:rPr>
              <w:t xml:space="preserve">Operator </w:t>
            </w:r>
          </w:p>
        </w:tc>
        <w:tc>
          <w:tcPr>
            <w:tcW w:w="6558" w:type="dxa"/>
            <w:tcBorders>
              <w:top w:val="single" w:sz="6" w:space="0" w:color="DDDDDD"/>
              <w:left w:val="single" w:sz="6" w:space="0" w:color="DDDDDD"/>
              <w:bottom w:val="single" w:sz="6" w:space="0" w:color="DDDDDD"/>
              <w:right w:val="single" w:sz="6" w:space="0" w:color="DDDDDD"/>
            </w:tcBorders>
            <w:shd w:val="clear" w:color="auto" w:fill="EEEEEE"/>
          </w:tcPr>
          <w:p w14:paraId="7698BD77" w14:textId="77777777" w:rsidR="000F1FD6" w:rsidRDefault="00A2725C">
            <w:pPr>
              <w:spacing w:after="0" w:line="259" w:lineRule="auto"/>
              <w:ind w:left="2" w:firstLine="0"/>
              <w:jc w:val="left"/>
            </w:pPr>
            <w:r>
              <w:rPr>
                <w:b/>
                <w:color w:val="313131"/>
                <w:sz w:val="28"/>
              </w:rPr>
              <w:t xml:space="preserve">Description </w:t>
            </w:r>
          </w:p>
        </w:tc>
        <w:tc>
          <w:tcPr>
            <w:tcW w:w="1315" w:type="dxa"/>
            <w:tcBorders>
              <w:top w:val="single" w:sz="6" w:space="0" w:color="DDDDDD"/>
              <w:left w:val="single" w:sz="6" w:space="0" w:color="DDDDDD"/>
              <w:bottom w:val="single" w:sz="6" w:space="0" w:color="DDDDDD"/>
              <w:right w:val="single" w:sz="6" w:space="0" w:color="DDDDDD"/>
            </w:tcBorders>
            <w:shd w:val="clear" w:color="auto" w:fill="EEEEEE"/>
          </w:tcPr>
          <w:p w14:paraId="5CA96CD3" w14:textId="77777777" w:rsidR="000F1FD6" w:rsidRDefault="00A2725C">
            <w:pPr>
              <w:spacing w:after="0" w:line="259" w:lineRule="auto"/>
              <w:ind w:left="2" w:firstLine="0"/>
            </w:pPr>
            <w:r>
              <w:rPr>
                <w:b/>
                <w:color w:val="313131"/>
                <w:sz w:val="28"/>
              </w:rPr>
              <w:t xml:space="preserve">Example </w:t>
            </w:r>
          </w:p>
        </w:tc>
      </w:tr>
      <w:tr w:rsidR="000F1FD6" w14:paraId="47B4FAB3" w14:textId="77777777" w:rsidTr="00FA14AE">
        <w:trPr>
          <w:trHeight w:val="831"/>
        </w:trPr>
        <w:tc>
          <w:tcPr>
            <w:tcW w:w="1899" w:type="dxa"/>
            <w:tcBorders>
              <w:top w:val="single" w:sz="6" w:space="0" w:color="DDDDDD"/>
              <w:left w:val="single" w:sz="6" w:space="0" w:color="DDDDDD"/>
              <w:bottom w:val="single" w:sz="6" w:space="0" w:color="DDDDDD"/>
              <w:right w:val="single" w:sz="6" w:space="0" w:color="DDDDDD"/>
            </w:tcBorders>
          </w:tcPr>
          <w:p w14:paraId="7E6E90B8" w14:textId="77777777" w:rsidR="000F1FD6" w:rsidRPr="00685355" w:rsidRDefault="00A2725C">
            <w:pPr>
              <w:spacing w:after="0" w:line="259" w:lineRule="auto"/>
              <w:ind w:left="0" w:firstLine="0"/>
              <w:jc w:val="left"/>
              <w:rPr>
                <w:szCs w:val="22"/>
              </w:rPr>
            </w:pPr>
            <w:r w:rsidRPr="00685355">
              <w:rPr>
                <w:color w:val="313131"/>
                <w:szCs w:val="22"/>
              </w:rPr>
              <w:t xml:space="preserve">+ Addition </w:t>
            </w:r>
          </w:p>
        </w:tc>
        <w:tc>
          <w:tcPr>
            <w:tcW w:w="6558" w:type="dxa"/>
            <w:tcBorders>
              <w:top w:val="single" w:sz="6" w:space="0" w:color="DDDDDD"/>
              <w:left w:val="single" w:sz="6" w:space="0" w:color="DDDDDD"/>
              <w:bottom w:val="single" w:sz="6" w:space="0" w:color="DDDDDD"/>
              <w:right w:val="single" w:sz="6" w:space="0" w:color="DDDDDD"/>
            </w:tcBorders>
          </w:tcPr>
          <w:p w14:paraId="72B2CC1E" w14:textId="77777777" w:rsidR="000F1FD6" w:rsidRPr="00685355" w:rsidRDefault="00A2725C">
            <w:pPr>
              <w:spacing w:after="0" w:line="259" w:lineRule="auto"/>
              <w:ind w:left="2" w:firstLine="0"/>
              <w:jc w:val="left"/>
              <w:rPr>
                <w:szCs w:val="22"/>
              </w:rPr>
            </w:pPr>
            <w:r w:rsidRPr="00685355">
              <w:rPr>
                <w:color w:val="313131"/>
                <w:szCs w:val="22"/>
              </w:rPr>
              <w:t xml:space="preserve">Adds values on either side of the operator. </w:t>
            </w:r>
          </w:p>
        </w:tc>
        <w:tc>
          <w:tcPr>
            <w:tcW w:w="1315" w:type="dxa"/>
            <w:tcBorders>
              <w:top w:val="single" w:sz="6" w:space="0" w:color="DDDDDD"/>
              <w:left w:val="single" w:sz="6" w:space="0" w:color="DDDDDD"/>
              <w:bottom w:val="single" w:sz="6" w:space="0" w:color="DDDDDD"/>
              <w:right w:val="single" w:sz="6" w:space="0" w:color="DDDDDD"/>
            </w:tcBorders>
          </w:tcPr>
          <w:p w14:paraId="504D7CAE" w14:textId="77777777" w:rsidR="000F1FD6" w:rsidRDefault="00A2725C">
            <w:pPr>
              <w:spacing w:after="0" w:line="259" w:lineRule="auto"/>
              <w:ind w:left="2" w:firstLine="0"/>
              <w:jc w:val="left"/>
            </w:pPr>
            <w:r>
              <w:rPr>
                <w:color w:val="313131"/>
                <w:sz w:val="28"/>
              </w:rPr>
              <w:t xml:space="preserve">a + b = 30 </w:t>
            </w:r>
          </w:p>
        </w:tc>
      </w:tr>
      <w:tr w:rsidR="000F1FD6" w14:paraId="6D3A5F6D" w14:textId="77777777" w:rsidTr="00FA14AE">
        <w:trPr>
          <w:trHeight w:val="689"/>
        </w:trPr>
        <w:tc>
          <w:tcPr>
            <w:tcW w:w="1899" w:type="dxa"/>
            <w:tcBorders>
              <w:top w:val="single" w:sz="6" w:space="0" w:color="DDDDDD"/>
              <w:left w:val="single" w:sz="6" w:space="0" w:color="DDDDDD"/>
              <w:bottom w:val="single" w:sz="6" w:space="0" w:color="DDDDDD"/>
              <w:right w:val="single" w:sz="6" w:space="0" w:color="DDDDDD"/>
            </w:tcBorders>
          </w:tcPr>
          <w:p w14:paraId="0502768E" w14:textId="77777777" w:rsidR="000F1FD6" w:rsidRPr="00685355" w:rsidRDefault="00A2725C">
            <w:pPr>
              <w:spacing w:after="0" w:line="259" w:lineRule="auto"/>
              <w:ind w:left="0" w:firstLine="0"/>
              <w:jc w:val="left"/>
              <w:rPr>
                <w:szCs w:val="22"/>
              </w:rPr>
            </w:pPr>
            <w:r w:rsidRPr="00685355">
              <w:rPr>
                <w:color w:val="313131"/>
                <w:szCs w:val="22"/>
              </w:rPr>
              <w:t xml:space="preserve">- Subtraction </w:t>
            </w:r>
          </w:p>
        </w:tc>
        <w:tc>
          <w:tcPr>
            <w:tcW w:w="6558" w:type="dxa"/>
            <w:tcBorders>
              <w:top w:val="single" w:sz="6" w:space="0" w:color="DDDDDD"/>
              <w:left w:val="single" w:sz="6" w:space="0" w:color="DDDDDD"/>
              <w:bottom w:val="single" w:sz="6" w:space="0" w:color="DDDDDD"/>
              <w:right w:val="single" w:sz="6" w:space="0" w:color="DDDDDD"/>
            </w:tcBorders>
          </w:tcPr>
          <w:p w14:paraId="4A8ACAAD" w14:textId="77777777" w:rsidR="000F1FD6" w:rsidRPr="00685355" w:rsidRDefault="00A2725C">
            <w:pPr>
              <w:spacing w:after="0" w:line="259" w:lineRule="auto"/>
              <w:ind w:left="2" w:firstLine="0"/>
              <w:jc w:val="left"/>
              <w:rPr>
                <w:szCs w:val="22"/>
              </w:rPr>
            </w:pPr>
            <w:r w:rsidRPr="00685355">
              <w:rPr>
                <w:color w:val="313131"/>
                <w:szCs w:val="22"/>
              </w:rPr>
              <w:t xml:space="preserve">Subtracts right hand operand from left hand operand. </w:t>
            </w:r>
          </w:p>
        </w:tc>
        <w:tc>
          <w:tcPr>
            <w:tcW w:w="1315" w:type="dxa"/>
            <w:tcBorders>
              <w:top w:val="single" w:sz="6" w:space="0" w:color="DDDDDD"/>
              <w:left w:val="single" w:sz="6" w:space="0" w:color="DDDDDD"/>
              <w:bottom w:val="single" w:sz="6" w:space="0" w:color="DDDDDD"/>
              <w:right w:val="single" w:sz="6" w:space="0" w:color="DDDDDD"/>
            </w:tcBorders>
          </w:tcPr>
          <w:p w14:paraId="498E2551" w14:textId="77777777" w:rsidR="000F1FD6" w:rsidRDefault="00A2725C">
            <w:pPr>
              <w:spacing w:after="0" w:line="259" w:lineRule="auto"/>
              <w:ind w:left="2" w:firstLine="0"/>
              <w:jc w:val="left"/>
            </w:pPr>
            <w:r>
              <w:rPr>
                <w:color w:val="313131"/>
                <w:sz w:val="28"/>
              </w:rPr>
              <w:t xml:space="preserve">a – b = 10 </w:t>
            </w:r>
          </w:p>
        </w:tc>
      </w:tr>
      <w:tr w:rsidR="000F1FD6" w14:paraId="0AD4A460" w14:textId="77777777" w:rsidTr="00FA14AE">
        <w:trPr>
          <w:trHeight w:val="830"/>
        </w:trPr>
        <w:tc>
          <w:tcPr>
            <w:tcW w:w="1899" w:type="dxa"/>
            <w:tcBorders>
              <w:top w:val="single" w:sz="6" w:space="0" w:color="DDDDDD"/>
              <w:left w:val="single" w:sz="6" w:space="0" w:color="DDDDDD"/>
              <w:bottom w:val="single" w:sz="6" w:space="0" w:color="DDDDDD"/>
              <w:right w:val="single" w:sz="6" w:space="0" w:color="DDDDDD"/>
            </w:tcBorders>
          </w:tcPr>
          <w:p w14:paraId="0A636DEB" w14:textId="6EC0C6D6" w:rsidR="000F1FD6" w:rsidRPr="00685355" w:rsidRDefault="00A2725C">
            <w:pPr>
              <w:spacing w:after="0" w:line="259" w:lineRule="auto"/>
              <w:ind w:left="0" w:firstLine="0"/>
              <w:jc w:val="left"/>
              <w:rPr>
                <w:szCs w:val="22"/>
              </w:rPr>
            </w:pPr>
            <w:r w:rsidRPr="00685355">
              <w:rPr>
                <w:color w:val="313131"/>
                <w:szCs w:val="22"/>
              </w:rPr>
              <w:t xml:space="preserve">*Multiplication </w:t>
            </w:r>
          </w:p>
        </w:tc>
        <w:tc>
          <w:tcPr>
            <w:tcW w:w="6558" w:type="dxa"/>
            <w:tcBorders>
              <w:top w:val="single" w:sz="6" w:space="0" w:color="DDDDDD"/>
              <w:left w:val="single" w:sz="6" w:space="0" w:color="DDDDDD"/>
              <w:bottom w:val="single" w:sz="6" w:space="0" w:color="DDDDDD"/>
              <w:right w:val="single" w:sz="6" w:space="0" w:color="DDDDDD"/>
            </w:tcBorders>
          </w:tcPr>
          <w:p w14:paraId="237C7ADC" w14:textId="77777777" w:rsidR="000F1FD6" w:rsidRPr="00685355" w:rsidRDefault="00A2725C">
            <w:pPr>
              <w:spacing w:after="0" w:line="259" w:lineRule="auto"/>
              <w:ind w:left="2" w:firstLine="0"/>
              <w:jc w:val="left"/>
              <w:rPr>
                <w:szCs w:val="22"/>
              </w:rPr>
            </w:pPr>
            <w:r w:rsidRPr="00685355">
              <w:rPr>
                <w:color w:val="313131"/>
                <w:szCs w:val="22"/>
              </w:rPr>
              <w:t xml:space="preserve">Multiplies values on either side of the operator </w:t>
            </w:r>
          </w:p>
        </w:tc>
        <w:tc>
          <w:tcPr>
            <w:tcW w:w="1315" w:type="dxa"/>
            <w:tcBorders>
              <w:top w:val="single" w:sz="6" w:space="0" w:color="DDDDDD"/>
              <w:left w:val="single" w:sz="6" w:space="0" w:color="DDDDDD"/>
              <w:bottom w:val="single" w:sz="6" w:space="0" w:color="DDDDDD"/>
              <w:right w:val="single" w:sz="6" w:space="0" w:color="DDDDDD"/>
            </w:tcBorders>
          </w:tcPr>
          <w:p w14:paraId="7981FD05" w14:textId="77777777" w:rsidR="000F1FD6" w:rsidRDefault="00A2725C">
            <w:pPr>
              <w:spacing w:after="0" w:line="259" w:lineRule="auto"/>
              <w:ind w:left="2" w:firstLine="0"/>
              <w:jc w:val="left"/>
            </w:pPr>
            <w:r>
              <w:rPr>
                <w:color w:val="313131"/>
                <w:sz w:val="28"/>
              </w:rPr>
              <w:t xml:space="preserve">a * b = 200 </w:t>
            </w:r>
          </w:p>
        </w:tc>
      </w:tr>
      <w:tr w:rsidR="000F1FD6" w14:paraId="0B6B761C" w14:textId="77777777" w:rsidTr="00FA14AE">
        <w:trPr>
          <w:trHeight w:val="701"/>
        </w:trPr>
        <w:tc>
          <w:tcPr>
            <w:tcW w:w="1899" w:type="dxa"/>
            <w:tcBorders>
              <w:top w:val="single" w:sz="6" w:space="0" w:color="DDDDDD"/>
              <w:left w:val="single" w:sz="6" w:space="0" w:color="DDDDDD"/>
              <w:bottom w:val="single" w:sz="6" w:space="0" w:color="DDDDDD"/>
              <w:right w:val="single" w:sz="6" w:space="0" w:color="DDDDDD"/>
            </w:tcBorders>
          </w:tcPr>
          <w:p w14:paraId="1AB2BE95" w14:textId="77777777" w:rsidR="000F1FD6" w:rsidRPr="00685355" w:rsidRDefault="00A2725C">
            <w:pPr>
              <w:spacing w:after="0" w:line="259" w:lineRule="auto"/>
              <w:ind w:left="0" w:firstLine="0"/>
              <w:jc w:val="left"/>
              <w:rPr>
                <w:szCs w:val="22"/>
              </w:rPr>
            </w:pPr>
            <w:r w:rsidRPr="00685355">
              <w:rPr>
                <w:color w:val="313131"/>
                <w:szCs w:val="22"/>
              </w:rPr>
              <w:t xml:space="preserve">/ Division </w:t>
            </w:r>
          </w:p>
        </w:tc>
        <w:tc>
          <w:tcPr>
            <w:tcW w:w="6558" w:type="dxa"/>
            <w:tcBorders>
              <w:top w:val="single" w:sz="6" w:space="0" w:color="DDDDDD"/>
              <w:left w:val="single" w:sz="6" w:space="0" w:color="DDDDDD"/>
              <w:bottom w:val="single" w:sz="6" w:space="0" w:color="DDDDDD"/>
              <w:right w:val="single" w:sz="6" w:space="0" w:color="DDDDDD"/>
            </w:tcBorders>
          </w:tcPr>
          <w:p w14:paraId="56462D73" w14:textId="77777777" w:rsidR="000F1FD6" w:rsidRPr="00685355" w:rsidRDefault="00A2725C">
            <w:pPr>
              <w:spacing w:after="0" w:line="259" w:lineRule="auto"/>
              <w:ind w:left="0" w:firstLine="0"/>
              <w:jc w:val="left"/>
              <w:rPr>
                <w:szCs w:val="22"/>
              </w:rPr>
            </w:pPr>
            <w:r w:rsidRPr="00685355">
              <w:rPr>
                <w:color w:val="313131"/>
                <w:szCs w:val="22"/>
              </w:rPr>
              <w:t xml:space="preserve">Divides left hand operand by right hand operand </w:t>
            </w:r>
          </w:p>
        </w:tc>
        <w:tc>
          <w:tcPr>
            <w:tcW w:w="1315" w:type="dxa"/>
            <w:tcBorders>
              <w:top w:val="single" w:sz="6" w:space="0" w:color="DDDDDD"/>
              <w:left w:val="single" w:sz="6" w:space="0" w:color="DDDDDD"/>
              <w:bottom w:val="single" w:sz="6" w:space="0" w:color="DDDDDD"/>
              <w:right w:val="single" w:sz="6" w:space="0" w:color="DDDDDD"/>
            </w:tcBorders>
          </w:tcPr>
          <w:p w14:paraId="5D4A6E04" w14:textId="77777777" w:rsidR="000F1FD6" w:rsidRDefault="00A2725C">
            <w:pPr>
              <w:spacing w:after="0" w:line="259" w:lineRule="auto"/>
              <w:ind w:left="0" w:firstLine="0"/>
              <w:jc w:val="left"/>
            </w:pPr>
            <w:r>
              <w:rPr>
                <w:color w:val="313131"/>
                <w:sz w:val="28"/>
              </w:rPr>
              <w:t xml:space="preserve">b / a = 2 </w:t>
            </w:r>
          </w:p>
        </w:tc>
      </w:tr>
      <w:tr w:rsidR="000F1FD6" w14:paraId="6EB24E06" w14:textId="77777777" w:rsidTr="00FA14AE">
        <w:trPr>
          <w:trHeight w:val="813"/>
        </w:trPr>
        <w:tc>
          <w:tcPr>
            <w:tcW w:w="1899" w:type="dxa"/>
            <w:tcBorders>
              <w:top w:val="single" w:sz="6" w:space="0" w:color="DDDDDD"/>
              <w:left w:val="single" w:sz="6" w:space="0" w:color="DDDDDD"/>
              <w:bottom w:val="single" w:sz="6" w:space="0" w:color="DDDDDD"/>
              <w:right w:val="single" w:sz="6" w:space="0" w:color="DDDDDD"/>
            </w:tcBorders>
          </w:tcPr>
          <w:p w14:paraId="349EBDCE" w14:textId="77777777" w:rsidR="000F1FD6" w:rsidRPr="00685355" w:rsidRDefault="00A2725C">
            <w:pPr>
              <w:spacing w:after="0" w:line="259" w:lineRule="auto"/>
              <w:ind w:left="0" w:firstLine="0"/>
              <w:jc w:val="left"/>
              <w:rPr>
                <w:szCs w:val="22"/>
              </w:rPr>
            </w:pPr>
            <w:r w:rsidRPr="00685355">
              <w:rPr>
                <w:color w:val="313131"/>
                <w:szCs w:val="22"/>
              </w:rPr>
              <w:t xml:space="preserve">% Modulus </w:t>
            </w:r>
          </w:p>
        </w:tc>
        <w:tc>
          <w:tcPr>
            <w:tcW w:w="6558" w:type="dxa"/>
            <w:tcBorders>
              <w:top w:val="single" w:sz="6" w:space="0" w:color="DDDDDD"/>
              <w:left w:val="single" w:sz="6" w:space="0" w:color="DDDDDD"/>
              <w:bottom w:val="single" w:sz="6" w:space="0" w:color="DDDDDD"/>
              <w:right w:val="single" w:sz="6" w:space="0" w:color="DDDDDD"/>
            </w:tcBorders>
          </w:tcPr>
          <w:p w14:paraId="48E45310" w14:textId="77777777" w:rsidR="000F1FD6" w:rsidRPr="00685355" w:rsidRDefault="00A2725C">
            <w:pPr>
              <w:spacing w:after="0" w:line="259" w:lineRule="auto"/>
              <w:ind w:left="0" w:firstLine="0"/>
              <w:jc w:val="left"/>
              <w:rPr>
                <w:szCs w:val="22"/>
              </w:rPr>
            </w:pPr>
            <w:r w:rsidRPr="00685355">
              <w:rPr>
                <w:color w:val="313131"/>
                <w:szCs w:val="22"/>
              </w:rPr>
              <w:t xml:space="preserve">Divides left hand operand by right hand operand and returns remainder </w:t>
            </w:r>
          </w:p>
        </w:tc>
        <w:tc>
          <w:tcPr>
            <w:tcW w:w="1315" w:type="dxa"/>
            <w:tcBorders>
              <w:top w:val="single" w:sz="6" w:space="0" w:color="DDDDDD"/>
              <w:left w:val="single" w:sz="6" w:space="0" w:color="DDDDDD"/>
              <w:bottom w:val="single" w:sz="6" w:space="0" w:color="DDDDDD"/>
              <w:right w:val="single" w:sz="6" w:space="0" w:color="DDDDDD"/>
            </w:tcBorders>
          </w:tcPr>
          <w:p w14:paraId="7A5374BC" w14:textId="77777777" w:rsidR="000F1FD6" w:rsidRDefault="00A2725C">
            <w:pPr>
              <w:spacing w:after="0" w:line="259" w:lineRule="auto"/>
              <w:ind w:left="0" w:right="43" w:firstLine="0"/>
              <w:jc w:val="left"/>
            </w:pPr>
            <w:r>
              <w:rPr>
                <w:color w:val="313131"/>
                <w:sz w:val="28"/>
              </w:rPr>
              <w:t xml:space="preserve">b % a = 0 </w:t>
            </w:r>
          </w:p>
        </w:tc>
      </w:tr>
      <w:tr w:rsidR="000F1FD6" w14:paraId="286ECE52" w14:textId="77777777" w:rsidTr="00FA14AE">
        <w:trPr>
          <w:trHeight w:val="970"/>
        </w:trPr>
        <w:tc>
          <w:tcPr>
            <w:tcW w:w="1899" w:type="dxa"/>
            <w:tcBorders>
              <w:top w:val="single" w:sz="6" w:space="0" w:color="DDDDDD"/>
              <w:left w:val="single" w:sz="6" w:space="0" w:color="DDDDDD"/>
              <w:bottom w:val="single" w:sz="6" w:space="0" w:color="DDDDDD"/>
              <w:right w:val="single" w:sz="6" w:space="0" w:color="DDDDDD"/>
            </w:tcBorders>
          </w:tcPr>
          <w:p w14:paraId="49683497" w14:textId="77777777" w:rsidR="000F1FD6" w:rsidRPr="00685355" w:rsidRDefault="00A2725C">
            <w:pPr>
              <w:spacing w:after="0" w:line="259" w:lineRule="auto"/>
              <w:ind w:left="0" w:firstLine="0"/>
              <w:jc w:val="left"/>
              <w:rPr>
                <w:szCs w:val="22"/>
              </w:rPr>
            </w:pPr>
            <w:r w:rsidRPr="00685355">
              <w:rPr>
                <w:color w:val="313131"/>
                <w:szCs w:val="22"/>
              </w:rPr>
              <w:t xml:space="preserve">** Exponent </w:t>
            </w:r>
          </w:p>
        </w:tc>
        <w:tc>
          <w:tcPr>
            <w:tcW w:w="6558" w:type="dxa"/>
            <w:tcBorders>
              <w:top w:val="single" w:sz="6" w:space="0" w:color="DDDDDD"/>
              <w:left w:val="single" w:sz="6" w:space="0" w:color="DDDDDD"/>
              <w:bottom w:val="single" w:sz="6" w:space="0" w:color="DDDDDD"/>
              <w:right w:val="single" w:sz="6" w:space="0" w:color="DDDDDD"/>
            </w:tcBorders>
          </w:tcPr>
          <w:p w14:paraId="3DB65ACC" w14:textId="77777777" w:rsidR="000F1FD6" w:rsidRPr="00685355" w:rsidRDefault="00A2725C">
            <w:pPr>
              <w:spacing w:after="0" w:line="259" w:lineRule="auto"/>
              <w:ind w:left="0" w:firstLine="0"/>
              <w:jc w:val="left"/>
              <w:rPr>
                <w:szCs w:val="22"/>
              </w:rPr>
            </w:pPr>
            <w:r w:rsidRPr="00685355">
              <w:rPr>
                <w:color w:val="313131"/>
                <w:szCs w:val="22"/>
              </w:rPr>
              <w:t xml:space="preserve">Performs exponential (power) calculation on operators </w:t>
            </w:r>
          </w:p>
        </w:tc>
        <w:tc>
          <w:tcPr>
            <w:tcW w:w="1315" w:type="dxa"/>
            <w:tcBorders>
              <w:top w:val="single" w:sz="6" w:space="0" w:color="DDDDDD"/>
              <w:left w:val="single" w:sz="6" w:space="0" w:color="DDDDDD"/>
              <w:bottom w:val="single" w:sz="6" w:space="0" w:color="DDDDDD"/>
              <w:right w:val="single" w:sz="6" w:space="0" w:color="DDDDDD"/>
            </w:tcBorders>
          </w:tcPr>
          <w:p w14:paraId="17C62B10" w14:textId="77777777" w:rsidR="000F1FD6" w:rsidRDefault="00A2725C">
            <w:pPr>
              <w:spacing w:after="0" w:line="259" w:lineRule="auto"/>
              <w:ind w:left="0" w:firstLine="0"/>
              <w:jc w:val="left"/>
            </w:pPr>
            <w:r>
              <w:rPr>
                <w:color w:val="313131"/>
                <w:sz w:val="28"/>
              </w:rPr>
              <w:t xml:space="preserve">a**b =10 to the power 20 </w:t>
            </w:r>
          </w:p>
        </w:tc>
      </w:tr>
      <w:tr w:rsidR="000F1FD6" w14:paraId="74B51494" w14:textId="77777777" w:rsidTr="005E47C2">
        <w:trPr>
          <w:trHeight w:val="1327"/>
        </w:trPr>
        <w:tc>
          <w:tcPr>
            <w:tcW w:w="1899" w:type="dxa"/>
            <w:tcBorders>
              <w:top w:val="single" w:sz="6" w:space="0" w:color="DDDDDD"/>
              <w:left w:val="single" w:sz="6" w:space="0" w:color="DDDDDD"/>
              <w:bottom w:val="single" w:sz="6" w:space="0" w:color="DDDDDD"/>
              <w:right w:val="single" w:sz="6" w:space="0" w:color="DDDDDD"/>
            </w:tcBorders>
          </w:tcPr>
          <w:p w14:paraId="3DEDDA89" w14:textId="77777777" w:rsidR="000F1FD6" w:rsidRDefault="00A2725C">
            <w:pPr>
              <w:spacing w:after="0" w:line="259" w:lineRule="auto"/>
              <w:ind w:left="0" w:firstLine="0"/>
              <w:jc w:val="left"/>
            </w:pPr>
            <w:r>
              <w:rPr>
                <w:color w:val="313131"/>
                <w:sz w:val="28"/>
              </w:rPr>
              <w:t xml:space="preserve">// </w:t>
            </w:r>
          </w:p>
        </w:tc>
        <w:tc>
          <w:tcPr>
            <w:tcW w:w="6558" w:type="dxa"/>
            <w:tcBorders>
              <w:top w:val="single" w:sz="6" w:space="0" w:color="DDDDDD"/>
              <w:left w:val="single" w:sz="6" w:space="0" w:color="DDDDDD"/>
              <w:bottom w:val="single" w:sz="6" w:space="0" w:color="DDDDDD"/>
              <w:right w:val="single" w:sz="6" w:space="0" w:color="DDDDDD"/>
            </w:tcBorders>
          </w:tcPr>
          <w:p w14:paraId="68E57CD4" w14:textId="68F229B4" w:rsidR="000F1FD6" w:rsidRDefault="00A2725C">
            <w:pPr>
              <w:spacing w:after="0" w:line="259" w:lineRule="auto"/>
              <w:ind w:left="0" w:right="61" w:firstLine="0"/>
              <w:jc w:val="left"/>
            </w:pPr>
            <w:r w:rsidRPr="00685355">
              <w:rPr>
                <w:color w:val="313131"/>
                <w:szCs w:val="22"/>
              </w:rPr>
              <w:t>Floor Division - The division of operands where the result is the quotient in which the digits after the decimal point are removed</w:t>
            </w:r>
            <w:r>
              <w:rPr>
                <w:color w:val="313131"/>
                <w:sz w:val="28"/>
              </w:rPr>
              <w:t xml:space="preserve">. </w:t>
            </w:r>
          </w:p>
        </w:tc>
        <w:tc>
          <w:tcPr>
            <w:tcW w:w="1315" w:type="dxa"/>
            <w:tcBorders>
              <w:top w:val="single" w:sz="6" w:space="0" w:color="DDDDDD"/>
              <w:left w:val="single" w:sz="6" w:space="0" w:color="DDDDDD"/>
              <w:bottom w:val="single" w:sz="6" w:space="0" w:color="DDDDDD"/>
              <w:right w:val="single" w:sz="6" w:space="0" w:color="DDDDDD"/>
            </w:tcBorders>
          </w:tcPr>
          <w:p w14:paraId="49950386" w14:textId="6A2FF63A" w:rsidR="000F1FD6" w:rsidRDefault="00A2725C" w:rsidP="00FA14AE">
            <w:pPr>
              <w:spacing w:after="0" w:line="237" w:lineRule="auto"/>
              <w:ind w:left="0" w:firstLine="0"/>
              <w:jc w:val="left"/>
            </w:pPr>
            <w:r>
              <w:rPr>
                <w:color w:val="313131"/>
                <w:sz w:val="28"/>
              </w:rPr>
              <w:t xml:space="preserve">9//2 = 4 </w:t>
            </w:r>
          </w:p>
        </w:tc>
      </w:tr>
    </w:tbl>
    <w:p w14:paraId="61E356FE" w14:textId="77777777" w:rsidR="000F1FD6" w:rsidRDefault="00A2725C">
      <w:pPr>
        <w:spacing w:after="0" w:line="259" w:lineRule="auto"/>
        <w:ind w:left="0" w:firstLine="0"/>
        <w:jc w:val="left"/>
      </w:pPr>
      <w:r>
        <w:t xml:space="preserve"> </w:t>
      </w:r>
    </w:p>
    <w:p w14:paraId="698D3765" w14:textId="77777777" w:rsidR="000F1FD6" w:rsidRDefault="00A2725C">
      <w:pPr>
        <w:spacing w:after="0" w:line="259" w:lineRule="auto"/>
        <w:ind w:left="0" w:firstLine="0"/>
      </w:pPr>
      <w:r>
        <w:t xml:space="preserve"> </w:t>
      </w:r>
      <w:r>
        <w:tab/>
        <w:t xml:space="preserve"> </w:t>
      </w:r>
      <w:r>
        <w:tab/>
        <w:t xml:space="preserve"> </w:t>
      </w:r>
      <w:r>
        <w:tab/>
        <w:t xml:space="preserve"> </w:t>
      </w:r>
      <w:r>
        <w:tab/>
        <w:t xml:space="preserve"> </w:t>
      </w:r>
      <w:r>
        <w:tab/>
        <w:t xml:space="preserve"> </w:t>
      </w:r>
    </w:p>
    <w:p w14:paraId="699317D3" w14:textId="77777777" w:rsidR="000F1FD6" w:rsidRDefault="00A2725C">
      <w:pPr>
        <w:pStyle w:val="Heading4"/>
        <w:spacing w:after="0"/>
        <w:ind w:left="-5"/>
      </w:pPr>
      <w:r>
        <w:t xml:space="preserve">ASSIGNMENT OPERATOR </w:t>
      </w:r>
    </w:p>
    <w:p w14:paraId="4B05D657" w14:textId="77777777" w:rsidR="000F1FD6" w:rsidRDefault="00A2725C">
      <w:pPr>
        <w:spacing w:after="0" w:line="259" w:lineRule="auto"/>
        <w:ind w:left="0" w:firstLine="0"/>
        <w:jc w:val="left"/>
      </w:pPr>
      <w:r>
        <w:rPr>
          <w:b/>
        </w:rPr>
        <w:t xml:space="preserve"> </w:t>
      </w:r>
    </w:p>
    <w:tbl>
      <w:tblPr>
        <w:tblStyle w:val="TableGrid"/>
        <w:tblW w:w="9772" w:type="dxa"/>
        <w:tblInd w:w="9" w:type="dxa"/>
        <w:tblCellMar>
          <w:top w:w="193" w:type="dxa"/>
          <w:left w:w="128" w:type="dxa"/>
          <w:right w:w="45" w:type="dxa"/>
        </w:tblCellMar>
        <w:tblLook w:val="04A0" w:firstRow="1" w:lastRow="0" w:firstColumn="1" w:lastColumn="0" w:noHBand="0" w:noVBand="1"/>
      </w:tblPr>
      <w:tblGrid>
        <w:gridCol w:w="1894"/>
        <w:gridCol w:w="6369"/>
        <w:gridCol w:w="1509"/>
      </w:tblGrid>
      <w:tr w:rsidR="000F1FD6" w14:paraId="32CDA297" w14:textId="77777777" w:rsidTr="005E47C2">
        <w:trPr>
          <w:trHeight w:val="580"/>
        </w:trPr>
        <w:tc>
          <w:tcPr>
            <w:tcW w:w="1894" w:type="dxa"/>
            <w:tcBorders>
              <w:top w:val="single" w:sz="6" w:space="0" w:color="DDDDDD"/>
              <w:left w:val="single" w:sz="6" w:space="0" w:color="DDDDDD"/>
              <w:bottom w:val="single" w:sz="6" w:space="0" w:color="DDDDDD"/>
              <w:right w:val="single" w:sz="6" w:space="0" w:color="DDDDDD"/>
            </w:tcBorders>
            <w:shd w:val="clear" w:color="auto" w:fill="EEEEEE"/>
          </w:tcPr>
          <w:p w14:paraId="39FC9588" w14:textId="77777777" w:rsidR="000F1FD6" w:rsidRPr="00685355" w:rsidRDefault="00A2725C">
            <w:pPr>
              <w:spacing w:after="0" w:line="259" w:lineRule="auto"/>
              <w:ind w:left="0" w:firstLine="0"/>
              <w:jc w:val="left"/>
            </w:pPr>
            <w:r w:rsidRPr="00685355">
              <w:rPr>
                <w:rFonts w:eastAsia="Verdana"/>
                <w:b/>
                <w:color w:val="313131"/>
              </w:rPr>
              <w:t xml:space="preserve">Operator </w:t>
            </w:r>
          </w:p>
        </w:tc>
        <w:tc>
          <w:tcPr>
            <w:tcW w:w="6369" w:type="dxa"/>
            <w:tcBorders>
              <w:top w:val="single" w:sz="6" w:space="0" w:color="DDDDDD"/>
              <w:left w:val="single" w:sz="6" w:space="0" w:color="DDDDDD"/>
              <w:bottom w:val="single" w:sz="6" w:space="0" w:color="DDDDDD"/>
              <w:right w:val="single" w:sz="6" w:space="0" w:color="DDDDDD"/>
            </w:tcBorders>
            <w:shd w:val="clear" w:color="auto" w:fill="EEEEEE"/>
          </w:tcPr>
          <w:p w14:paraId="2A0158A6" w14:textId="77777777" w:rsidR="000F1FD6" w:rsidRPr="00685355" w:rsidRDefault="00A2725C">
            <w:pPr>
              <w:spacing w:after="0" w:line="259" w:lineRule="auto"/>
              <w:ind w:left="2" w:firstLine="0"/>
              <w:jc w:val="left"/>
            </w:pPr>
            <w:r w:rsidRPr="00685355">
              <w:rPr>
                <w:rFonts w:eastAsia="Verdana"/>
                <w:b/>
                <w:color w:val="313131"/>
              </w:rPr>
              <w:t xml:space="preserve">Description </w:t>
            </w:r>
          </w:p>
        </w:tc>
        <w:tc>
          <w:tcPr>
            <w:tcW w:w="1509" w:type="dxa"/>
            <w:tcBorders>
              <w:top w:val="single" w:sz="6" w:space="0" w:color="DDDDDD"/>
              <w:left w:val="single" w:sz="6" w:space="0" w:color="DDDDDD"/>
              <w:bottom w:val="single" w:sz="6" w:space="0" w:color="DDDDDD"/>
              <w:right w:val="single" w:sz="6" w:space="0" w:color="DDDDDD"/>
            </w:tcBorders>
            <w:shd w:val="clear" w:color="auto" w:fill="EEEEEE"/>
          </w:tcPr>
          <w:p w14:paraId="10B2B4C5" w14:textId="77777777" w:rsidR="000F1FD6" w:rsidRPr="00685355" w:rsidRDefault="00A2725C">
            <w:pPr>
              <w:spacing w:after="0" w:line="259" w:lineRule="auto"/>
              <w:ind w:left="2" w:firstLine="0"/>
            </w:pPr>
            <w:r w:rsidRPr="00685355">
              <w:rPr>
                <w:rFonts w:eastAsia="Verdana"/>
                <w:b/>
                <w:color w:val="313131"/>
              </w:rPr>
              <w:t xml:space="preserve">Example </w:t>
            </w:r>
          </w:p>
        </w:tc>
      </w:tr>
      <w:tr w:rsidR="000F1FD6" w14:paraId="5B13C343" w14:textId="77777777" w:rsidTr="005E47C2">
        <w:trPr>
          <w:trHeight w:val="1202"/>
        </w:trPr>
        <w:tc>
          <w:tcPr>
            <w:tcW w:w="1894" w:type="dxa"/>
            <w:tcBorders>
              <w:top w:val="single" w:sz="6" w:space="0" w:color="DDDDDD"/>
              <w:left w:val="single" w:sz="6" w:space="0" w:color="DDDDDD"/>
              <w:bottom w:val="single" w:sz="6" w:space="0" w:color="DDDDDD"/>
              <w:right w:val="single" w:sz="6" w:space="0" w:color="DDDDDD"/>
            </w:tcBorders>
          </w:tcPr>
          <w:p w14:paraId="15E3371A" w14:textId="77777777" w:rsidR="000F1FD6" w:rsidRDefault="00A2725C">
            <w:pPr>
              <w:spacing w:after="0" w:line="259" w:lineRule="auto"/>
              <w:ind w:left="0" w:firstLine="0"/>
              <w:jc w:val="left"/>
            </w:pPr>
            <w:r>
              <w:rPr>
                <w:rFonts w:ascii="Verdana" w:eastAsia="Verdana" w:hAnsi="Verdana" w:cs="Verdana"/>
                <w:color w:val="313131"/>
              </w:rPr>
              <w:t xml:space="preserve">= </w:t>
            </w:r>
          </w:p>
        </w:tc>
        <w:tc>
          <w:tcPr>
            <w:tcW w:w="6369" w:type="dxa"/>
            <w:tcBorders>
              <w:top w:val="single" w:sz="6" w:space="0" w:color="DDDDDD"/>
              <w:left w:val="single" w:sz="6" w:space="0" w:color="DDDDDD"/>
              <w:bottom w:val="single" w:sz="6" w:space="0" w:color="DDDDDD"/>
              <w:right w:val="single" w:sz="6" w:space="0" w:color="DDDDDD"/>
            </w:tcBorders>
          </w:tcPr>
          <w:p w14:paraId="48C5956B" w14:textId="77777777" w:rsidR="000F1FD6" w:rsidRPr="00685355" w:rsidRDefault="00A2725C">
            <w:pPr>
              <w:spacing w:after="0" w:line="259" w:lineRule="auto"/>
              <w:ind w:left="2" w:right="12" w:firstLine="0"/>
              <w:jc w:val="left"/>
            </w:pPr>
            <w:r w:rsidRPr="00685355">
              <w:rPr>
                <w:rFonts w:eastAsia="Verdana"/>
                <w:color w:val="313131"/>
              </w:rPr>
              <w:t xml:space="preserve">Assigns values from right side operands to left side operand </w:t>
            </w:r>
          </w:p>
        </w:tc>
        <w:tc>
          <w:tcPr>
            <w:tcW w:w="1509" w:type="dxa"/>
            <w:tcBorders>
              <w:top w:val="single" w:sz="6" w:space="0" w:color="DDDDDD"/>
              <w:left w:val="single" w:sz="6" w:space="0" w:color="DDDDDD"/>
              <w:bottom w:val="single" w:sz="6" w:space="0" w:color="DDDDDD"/>
              <w:right w:val="single" w:sz="6" w:space="0" w:color="DDDDDD"/>
            </w:tcBorders>
          </w:tcPr>
          <w:p w14:paraId="5F0213D1" w14:textId="77777777" w:rsidR="000F1FD6" w:rsidRDefault="00A2725C">
            <w:pPr>
              <w:spacing w:after="1" w:line="240" w:lineRule="auto"/>
              <w:ind w:left="2" w:firstLine="0"/>
              <w:jc w:val="left"/>
            </w:pPr>
            <w:r>
              <w:rPr>
                <w:rFonts w:ascii="Verdana" w:eastAsia="Verdana" w:hAnsi="Verdana" w:cs="Verdana"/>
                <w:color w:val="313131"/>
              </w:rPr>
              <w:t xml:space="preserve">c = a + b assigns value of a </w:t>
            </w:r>
          </w:p>
          <w:p w14:paraId="6DBF32FB" w14:textId="77777777" w:rsidR="000F1FD6" w:rsidRDefault="00A2725C">
            <w:pPr>
              <w:spacing w:after="0" w:line="259" w:lineRule="auto"/>
              <w:ind w:left="2" w:firstLine="0"/>
              <w:jc w:val="left"/>
            </w:pPr>
            <w:r>
              <w:rPr>
                <w:rFonts w:ascii="Verdana" w:eastAsia="Verdana" w:hAnsi="Verdana" w:cs="Verdana"/>
                <w:color w:val="313131"/>
              </w:rPr>
              <w:t xml:space="preserve">+ b into c </w:t>
            </w:r>
          </w:p>
        </w:tc>
      </w:tr>
      <w:tr w:rsidR="000F1FD6" w14:paraId="6A04A64D" w14:textId="77777777">
        <w:trPr>
          <w:trHeight w:val="1764"/>
        </w:trPr>
        <w:tc>
          <w:tcPr>
            <w:tcW w:w="1894" w:type="dxa"/>
            <w:tcBorders>
              <w:top w:val="single" w:sz="6" w:space="0" w:color="DDDDDD"/>
              <w:left w:val="single" w:sz="6" w:space="0" w:color="DDDDDD"/>
              <w:bottom w:val="single" w:sz="6" w:space="0" w:color="DDDDDD"/>
              <w:right w:val="single" w:sz="6" w:space="0" w:color="DDDDDD"/>
            </w:tcBorders>
          </w:tcPr>
          <w:p w14:paraId="2036D9C0" w14:textId="77777777" w:rsidR="000F1FD6" w:rsidRPr="00685355" w:rsidRDefault="00A2725C">
            <w:pPr>
              <w:spacing w:after="0" w:line="259" w:lineRule="auto"/>
              <w:ind w:left="0" w:firstLine="0"/>
            </w:pPr>
            <w:r w:rsidRPr="00685355">
              <w:rPr>
                <w:rFonts w:eastAsia="Verdana"/>
                <w:color w:val="313131"/>
              </w:rPr>
              <w:t xml:space="preserve">+= Add AND </w:t>
            </w:r>
          </w:p>
        </w:tc>
        <w:tc>
          <w:tcPr>
            <w:tcW w:w="6369" w:type="dxa"/>
            <w:tcBorders>
              <w:top w:val="single" w:sz="6" w:space="0" w:color="DDDDDD"/>
              <w:left w:val="single" w:sz="6" w:space="0" w:color="DDDDDD"/>
              <w:bottom w:val="single" w:sz="6" w:space="0" w:color="DDDDDD"/>
              <w:right w:val="single" w:sz="6" w:space="0" w:color="DDDDDD"/>
            </w:tcBorders>
          </w:tcPr>
          <w:p w14:paraId="734C709D" w14:textId="77777777" w:rsidR="000F1FD6" w:rsidRPr="00685355" w:rsidRDefault="00A2725C">
            <w:pPr>
              <w:spacing w:after="0" w:line="259" w:lineRule="auto"/>
              <w:ind w:left="2" w:firstLine="0"/>
              <w:jc w:val="left"/>
            </w:pPr>
            <w:r w:rsidRPr="00685355">
              <w:rPr>
                <w:rFonts w:eastAsia="Verdana"/>
                <w:color w:val="313131"/>
              </w:rPr>
              <w:t xml:space="preserve">It adds right operand to the left operand and assign the result to left operand </w:t>
            </w:r>
          </w:p>
        </w:tc>
        <w:tc>
          <w:tcPr>
            <w:tcW w:w="1509" w:type="dxa"/>
            <w:tcBorders>
              <w:top w:val="single" w:sz="6" w:space="0" w:color="DDDDDD"/>
              <w:left w:val="single" w:sz="6" w:space="0" w:color="DDDDDD"/>
              <w:bottom w:val="single" w:sz="6" w:space="0" w:color="DDDDDD"/>
              <w:right w:val="single" w:sz="6" w:space="0" w:color="DDDDDD"/>
            </w:tcBorders>
          </w:tcPr>
          <w:p w14:paraId="56893D61" w14:textId="77777777" w:rsidR="000F1FD6" w:rsidRDefault="00A2725C">
            <w:pPr>
              <w:spacing w:after="0" w:line="259" w:lineRule="auto"/>
              <w:ind w:left="2" w:firstLine="0"/>
              <w:jc w:val="left"/>
            </w:pPr>
            <w:r>
              <w:rPr>
                <w:rFonts w:ascii="Verdana" w:eastAsia="Verdana" w:hAnsi="Verdana" w:cs="Verdana"/>
                <w:color w:val="313131"/>
              </w:rPr>
              <w:t xml:space="preserve">c += a is equivalent to c = c + a </w:t>
            </w:r>
          </w:p>
        </w:tc>
      </w:tr>
      <w:tr w:rsidR="000F1FD6" w:rsidRPr="00685355" w14:paraId="1FD7CCC7" w14:textId="77777777" w:rsidTr="005E47C2">
        <w:trPr>
          <w:trHeight w:val="1074"/>
        </w:trPr>
        <w:tc>
          <w:tcPr>
            <w:tcW w:w="1894" w:type="dxa"/>
            <w:tcBorders>
              <w:top w:val="single" w:sz="6" w:space="0" w:color="DDDDDD"/>
              <w:left w:val="single" w:sz="6" w:space="0" w:color="DDDDDD"/>
              <w:bottom w:val="single" w:sz="6" w:space="0" w:color="DDDDDD"/>
              <w:right w:val="single" w:sz="6" w:space="0" w:color="DDDDDD"/>
            </w:tcBorders>
          </w:tcPr>
          <w:p w14:paraId="4F6CBFAC" w14:textId="77777777" w:rsidR="000F1FD6" w:rsidRPr="00685355" w:rsidRDefault="00A2725C">
            <w:pPr>
              <w:spacing w:after="0" w:line="259" w:lineRule="auto"/>
              <w:ind w:left="0" w:firstLine="0"/>
              <w:jc w:val="left"/>
            </w:pPr>
            <w:r w:rsidRPr="00685355">
              <w:rPr>
                <w:rFonts w:eastAsia="Verdana"/>
                <w:color w:val="313131"/>
              </w:rPr>
              <w:lastRenderedPageBreak/>
              <w:t xml:space="preserve">-= Subtract </w:t>
            </w:r>
          </w:p>
          <w:p w14:paraId="1A021250" w14:textId="77777777" w:rsidR="000F1FD6" w:rsidRPr="00685355" w:rsidRDefault="00A2725C">
            <w:pPr>
              <w:spacing w:after="0" w:line="259" w:lineRule="auto"/>
              <w:ind w:left="0" w:firstLine="0"/>
              <w:jc w:val="left"/>
            </w:pPr>
            <w:r w:rsidRPr="00685355">
              <w:rPr>
                <w:rFonts w:eastAsia="Verdana"/>
                <w:color w:val="313131"/>
              </w:rPr>
              <w:t xml:space="preserve">AND </w:t>
            </w:r>
          </w:p>
        </w:tc>
        <w:tc>
          <w:tcPr>
            <w:tcW w:w="6369" w:type="dxa"/>
            <w:tcBorders>
              <w:top w:val="single" w:sz="6" w:space="0" w:color="DDDDDD"/>
              <w:left w:val="single" w:sz="6" w:space="0" w:color="DDDDDD"/>
              <w:bottom w:val="single" w:sz="6" w:space="0" w:color="DDDDDD"/>
              <w:right w:val="single" w:sz="6" w:space="0" w:color="DDDDDD"/>
            </w:tcBorders>
          </w:tcPr>
          <w:p w14:paraId="5C853EF5" w14:textId="77777777" w:rsidR="000F1FD6" w:rsidRPr="00685355" w:rsidRDefault="00A2725C">
            <w:pPr>
              <w:spacing w:after="0" w:line="259" w:lineRule="auto"/>
              <w:ind w:left="0" w:firstLine="0"/>
              <w:jc w:val="left"/>
            </w:pPr>
            <w:r w:rsidRPr="00685355">
              <w:rPr>
                <w:rFonts w:eastAsia="Verdana"/>
                <w:color w:val="313131"/>
              </w:rPr>
              <w:t xml:space="preserve">It subtracts right operand from the left operand and assign the result to left operand </w:t>
            </w:r>
          </w:p>
        </w:tc>
        <w:tc>
          <w:tcPr>
            <w:tcW w:w="1509" w:type="dxa"/>
            <w:tcBorders>
              <w:top w:val="single" w:sz="6" w:space="0" w:color="DDDDDD"/>
              <w:left w:val="single" w:sz="6" w:space="0" w:color="DDDDDD"/>
              <w:bottom w:val="single" w:sz="6" w:space="0" w:color="DDDDDD"/>
              <w:right w:val="single" w:sz="6" w:space="0" w:color="DDDDDD"/>
            </w:tcBorders>
          </w:tcPr>
          <w:p w14:paraId="7ECD2A2C" w14:textId="77777777" w:rsidR="000F1FD6" w:rsidRPr="00685355" w:rsidRDefault="00A2725C">
            <w:pPr>
              <w:spacing w:after="0" w:line="259" w:lineRule="auto"/>
              <w:ind w:left="0" w:firstLine="0"/>
              <w:jc w:val="left"/>
            </w:pPr>
            <w:r w:rsidRPr="00685355">
              <w:rPr>
                <w:rFonts w:eastAsia="Verdana"/>
                <w:color w:val="313131"/>
              </w:rPr>
              <w:t xml:space="preserve">c -= a is equivalent to c = c - a </w:t>
            </w:r>
          </w:p>
        </w:tc>
      </w:tr>
      <w:tr w:rsidR="000F1FD6" w:rsidRPr="00685355" w14:paraId="398B6B31" w14:textId="77777777" w:rsidTr="005E47C2">
        <w:trPr>
          <w:trHeight w:val="1151"/>
        </w:trPr>
        <w:tc>
          <w:tcPr>
            <w:tcW w:w="1894" w:type="dxa"/>
            <w:tcBorders>
              <w:top w:val="single" w:sz="6" w:space="0" w:color="DDDDDD"/>
              <w:left w:val="single" w:sz="6" w:space="0" w:color="DDDDDD"/>
              <w:bottom w:val="single" w:sz="6" w:space="0" w:color="DDDDDD"/>
              <w:right w:val="single" w:sz="6" w:space="0" w:color="DDDDDD"/>
            </w:tcBorders>
          </w:tcPr>
          <w:p w14:paraId="34D7AC42" w14:textId="77777777" w:rsidR="000F1FD6" w:rsidRPr="00685355" w:rsidRDefault="00A2725C">
            <w:pPr>
              <w:spacing w:after="0" w:line="259" w:lineRule="auto"/>
              <w:ind w:left="0" w:firstLine="0"/>
              <w:jc w:val="left"/>
            </w:pPr>
            <w:r w:rsidRPr="00685355">
              <w:rPr>
                <w:rFonts w:eastAsia="Verdana"/>
                <w:color w:val="313131"/>
              </w:rPr>
              <w:t xml:space="preserve">*= Multiply </w:t>
            </w:r>
          </w:p>
          <w:p w14:paraId="50F84222" w14:textId="77777777" w:rsidR="000F1FD6" w:rsidRPr="00685355" w:rsidRDefault="00A2725C">
            <w:pPr>
              <w:spacing w:after="0" w:line="259" w:lineRule="auto"/>
              <w:ind w:left="0" w:firstLine="0"/>
              <w:jc w:val="left"/>
            </w:pPr>
            <w:r w:rsidRPr="00685355">
              <w:rPr>
                <w:rFonts w:eastAsia="Verdana"/>
                <w:color w:val="313131"/>
              </w:rPr>
              <w:t xml:space="preserve">AND </w:t>
            </w:r>
          </w:p>
        </w:tc>
        <w:tc>
          <w:tcPr>
            <w:tcW w:w="6369" w:type="dxa"/>
            <w:tcBorders>
              <w:top w:val="single" w:sz="6" w:space="0" w:color="DDDDDD"/>
              <w:left w:val="single" w:sz="6" w:space="0" w:color="DDDDDD"/>
              <w:bottom w:val="single" w:sz="6" w:space="0" w:color="DDDDDD"/>
              <w:right w:val="single" w:sz="6" w:space="0" w:color="DDDDDD"/>
            </w:tcBorders>
          </w:tcPr>
          <w:p w14:paraId="5F0DEA3E" w14:textId="77777777" w:rsidR="000F1FD6" w:rsidRPr="00685355" w:rsidRDefault="00A2725C">
            <w:pPr>
              <w:spacing w:after="0" w:line="259" w:lineRule="auto"/>
              <w:ind w:left="0" w:firstLine="0"/>
              <w:jc w:val="left"/>
            </w:pPr>
            <w:r w:rsidRPr="00685355">
              <w:rPr>
                <w:rFonts w:eastAsia="Verdana"/>
                <w:color w:val="313131"/>
              </w:rPr>
              <w:t xml:space="preserve">It multiplies right operand with the left operand and assign the result to left operand </w:t>
            </w:r>
          </w:p>
        </w:tc>
        <w:tc>
          <w:tcPr>
            <w:tcW w:w="1509" w:type="dxa"/>
            <w:tcBorders>
              <w:top w:val="single" w:sz="6" w:space="0" w:color="DDDDDD"/>
              <w:left w:val="single" w:sz="6" w:space="0" w:color="DDDDDD"/>
              <w:bottom w:val="single" w:sz="6" w:space="0" w:color="DDDDDD"/>
              <w:right w:val="single" w:sz="6" w:space="0" w:color="DDDDDD"/>
            </w:tcBorders>
          </w:tcPr>
          <w:p w14:paraId="33E028D6" w14:textId="77777777" w:rsidR="000F1FD6" w:rsidRPr="00685355" w:rsidRDefault="00A2725C">
            <w:pPr>
              <w:spacing w:after="0" w:line="259" w:lineRule="auto"/>
              <w:ind w:left="0" w:firstLine="0"/>
              <w:jc w:val="left"/>
            </w:pPr>
            <w:r w:rsidRPr="00685355">
              <w:rPr>
                <w:rFonts w:eastAsia="Verdana"/>
                <w:color w:val="313131"/>
              </w:rPr>
              <w:t xml:space="preserve">c *= a is equivalent to c = c * a </w:t>
            </w:r>
          </w:p>
        </w:tc>
      </w:tr>
      <w:tr w:rsidR="000F1FD6" w:rsidRPr="00685355" w14:paraId="43E01C6D" w14:textId="77777777" w:rsidTr="005E47C2">
        <w:trPr>
          <w:trHeight w:val="1683"/>
        </w:trPr>
        <w:tc>
          <w:tcPr>
            <w:tcW w:w="1894" w:type="dxa"/>
            <w:tcBorders>
              <w:top w:val="single" w:sz="6" w:space="0" w:color="DDDDDD"/>
              <w:left w:val="single" w:sz="6" w:space="0" w:color="DDDDDD"/>
              <w:bottom w:val="single" w:sz="6" w:space="0" w:color="DDDDDD"/>
              <w:right w:val="single" w:sz="6" w:space="0" w:color="DDDDDD"/>
            </w:tcBorders>
          </w:tcPr>
          <w:p w14:paraId="349BFB49" w14:textId="77777777" w:rsidR="000F1FD6" w:rsidRPr="00685355" w:rsidRDefault="00A2725C">
            <w:pPr>
              <w:spacing w:after="0" w:line="259" w:lineRule="auto"/>
              <w:ind w:left="0" w:firstLine="0"/>
              <w:jc w:val="left"/>
            </w:pPr>
            <w:r w:rsidRPr="00685355">
              <w:rPr>
                <w:rFonts w:eastAsia="Verdana"/>
                <w:color w:val="313131"/>
              </w:rPr>
              <w:t xml:space="preserve">/= Divide </w:t>
            </w:r>
          </w:p>
          <w:p w14:paraId="5F03FA1B" w14:textId="77777777" w:rsidR="000F1FD6" w:rsidRPr="00685355" w:rsidRDefault="00A2725C">
            <w:pPr>
              <w:spacing w:after="0" w:line="259" w:lineRule="auto"/>
              <w:ind w:left="0" w:firstLine="0"/>
              <w:jc w:val="left"/>
            </w:pPr>
            <w:r w:rsidRPr="00685355">
              <w:rPr>
                <w:rFonts w:eastAsia="Verdana"/>
                <w:color w:val="313131"/>
              </w:rPr>
              <w:t xml:space="preserve">AND </w:t>
            </w:r>
          </w:p>
        </w:tc>
        <w:tc>
          <w:tcPr>
            <w:tcW w:w="6369" w:type="dxa"/>
            <w:tcBorders>
              <w:top w:val="single" w:sz="6" w:space="0" w:color="DDDDDD"/>
              <w:left w:val="single" w:sz="6" w:space="0" w:color="DDDDDD"/>
              <w:bottom w:val="single" w:sz="6" w:space="0" w:color="DDDDDD"/>
              <w:right w:val="single" w:sz="6" w:space="0" w:color="DDDDDD"/>
            </w:tcBorders>
          </w:tcPr>
          <w:p w14:paraId="369ECECD" w14:textId="77777777" w:rsidR="000F1FD6" w:rsidRPr="00685355" w:rsidRDefault="00A2725C">
            <w:pPr>
              <w:spacing w:after="0" w:line="259" w:lineRule="auto"/>
              <w:ind w:left="0" w:firstLine="0"/>
              <w:jc w:val="left"/>
            </w:pPr>
            <w:r w:rsidRPr="00685355">
              <w:rPr>
                <w:rFonts w:eastAsia="Verdana"/>
                <w:color w:val="313131"/>
              </w:rPr>
              <w:t xml:space="preserve">It divides left operand with the right operand and assign the result to left operand </w:t>
            </w:r>
          </w:p>
        </w:tc>
        <w:tc>
          <w:tcPr>
            <w:tcW w:w="1509" w:type="dxa"/>
            <w:tcBorders>
              <w:top w:val="single" w:sz="6" w:space="0" w:color="DDDDDD"/>
              <w:left w:val="single" w:sz="6" w:space="0" w:color="DDDDDD"/>
              <w:bottom w:val="single" w:sz="6" w:space="0" w:color="DDDDDD"/>
              <w:right w:val="single" w:sz="6" w:space="0" w:color="DDDDDD"/>
            </w:tcBorders>
          </w:tcPr>
          <w:p w14:paraId="05706505" w14:textId="77777777" w:rsidR="000F1FD6" w:rsidRPr="00685355" w:rsidRDefault="00A2725C">
            <w:pPr>
              <w:spacing w:after="0" w:line="259" w:lineRule="auto"/>
              <w:ind w:left="0" w:firstLine="0"/>
              <w:jc w:val="left"/>
            </w:pPr>
            <w:r w:rsidRPr="00685355">
              <w:rPr>
                <w:rFonts w:eastAsia="Verdana"/>
                <w:color w:val="313131"/>
              </w:rPr>
              <w:t xml:space="preserve">c /= a is equivalent to c = c / ac /= a is equivalent to c = c / a </w:t>
            </w:r>
          </w:p>
        </w:tc>
      </w:tr>
    </w:tbl>
    <w:p w14:paraId="6BAFFC3D" w14:textId="15AECFE0" w:rsidR="000F1FD6" w:rsidRPr="00685355" w:rsidRDefault="00A2725C">
      <w:pPr>
        <w:spacing w:after="0" w:line="259" w:lineRule="auto"/>
        <w:ind w:left="0" w:firstLine="0"/>
        <w:jc w:val="left"/>
      </w:pPr>
      <w:r w:rsidRPr="00685355">
        <w:rPr>
          <w:b/>
        </w:rPr>
        <w:tab/>
        <w:t xml:space="preserve"> </w:t>
      </w:r>
      <w:r w:rsidRPr="00685355">
        <w:rPr>
          <w:b/>
        </w:rPr>
        <w:tab/>
        <w:t xml:space="preserve"> </w:t>
      </w:r>
      <w:r w:rsidRPr="00685355">
        <w:rPr>
          <w:b/>
        </w:rPr>
        <w:tab/>
        <w:t xml:space="preserve"> </w:t>
      </w:r>
      <w:r w:rsidRPr="00685355">
        <w:rPr>
          <w:b/>
        </w:rPr>
        <w:tab/>
        <w:t xml:space="preserve"> </w:t>
      </w:r>
    </w:p>
    <w:tbl>
      <w:tblPr>
        <w:tblStyle w:val="TableGrid"/>
        <w:tblW w:w="9774" w:type="dxa"/>
        <w:tblInd w:w="7" w:type="dxa"/>
        <w:tblCellMar>
          <w:top w:w="193" w:type="dxa"/>
          <w:left w:w="130" w:type="dxa"/>
          <w:right w:w="84" w:type="dxa"/>
        </w:tblCellMar>
        <w:tblLook w:val="04A0" w:firstRow="1" w:lastRow="0" w:firstColumn="1" w:lastColumn="0" w:noHBand="0" w:noVBand="1"/>
      </w:tblPr>
      <w:tblGrid>
        <w:gridCol w:w="1843"/>
        <w:gridCol w:w="5307"/>
        <w:gridCol w:w="2624"/>
      </w:tblGrid>
      <w:tr w:rsidR="000F1FD6" w:rsidRPr="00685355" w14:paraId="75D4FA5B" w14:textId="77777777" w:rsidTr="005E47C2">
        <w:trPr>
          <w:trHeight w:val="918"/>
        </w:trPr>
        <w:tc>
          <w:tcPr>
            <w:tcW w:w="1843" w:type="dxa"/>
            <w:tcBorders>
              <w:top w:val="single" w:sz="6" w:space="0" w:color="DDDDDD"/>
              <w:left w:val="single" w:sz="6" w:space="0" w:color="DDDDDD"/>
              <w:bottom w:val="single" w:sz="6" w:space="0" w:color="DDDDDD"/>
              <w:right w:val="single" w:sz="6" w:space="0" w:color="DDDDDD"/>
            </w:tcBorders>
          </w:tcPr>
          <w:p w14:paraId="596CA3C6" w14:textId="77777777" w:rsidR="000F1FD6" w:rsidRPr="00685355" w:rsidRDefault="00A2725C">
            <w:pPr>
              <w:spacing w:after="0" w:line="259" w:lineRule="auto"/>
              <w:ind w:left="0" w:firstLine="0"/>
            </w:pPr>
            <w:r w:rsidRPr="00685355">
              <w:rPr>
                <w:rFonts w:eastAsia="Verdana"/>
                <w:color w:val="313131"/>
              </w:rPr>
              <w:t xml:space="preserve">%= Modulus </w:t>
            </w:r>
          </w:p>
          <w:p w14:paraId="37D3C742" w14:textId="77777777" w:rsidR="000F1FD6" w:rsidRPr="00685355" w:rsidRDefault="00A2725C">
            <w:pPr>
              <w:spacing w:after="0" w:line="259" w:lineRule="auto"/>
              <w:ind w:left="0" w:firstLine="0"/>
              <w:jc w:val="left"/>
            </w:pPr>
            <w:r w:rsidRPr="00685355">
              <w:rPr>
                <w:rFonts w:eastAsia="Verdana"/>
                <w:color w:val="313131"/>
              </w:rPr>
              <w:t xml:space="preserve">AND </w:t>
            </w:r>
          </w:p>
        </w:tc>
        <w:tc>
          <w:tcPr>
            <w:tcW w:w="5307" w:type="dxa"/>
            <w:tcBorders>
              <w:top w:val="single" w:sz="6" w:space="0" w:color="DDDDDD"/>
              <w:left w:val="single" w:sz="6" w:space="0" w:color="DDDDDD"/>
              <w:bottom w:val="single" w:sz="6" w:space="0" w:color="DDDDDD"/>
              <w:right w:val="single" w:sz="6" w:space="0" w:color="DDDDDD"/>
            </w:tcBorders>
          </w:tcPr>
          <w:p w14:paraId="52901122" w14:textId="77777777" w:rsidR="000F1FD6" w:rsidRPr="00685355" w:rsidRDefault="00A2725C">
            <w:pPr>
              <w:spacing w:after="0" w:line="259" w:lineRule="auto"/>
              <w:ind w:left="0" w:firstLine="0"/>
              <w:jc w:val="left"/>
            </w:pPr>
            <w:r w:rsidRPr="00685355">
              <w:rPr>
                <w:rFonts w:eastAsia="Verdana"/>
                <w:color w:val="313131"/>
              </w:rPr>
              <w:t xml:space="preserve">It takes modulus using two operands and assign the result to left operand </w:t>
            </w:r>
          </w:p>
        </w:tc>
        <w:tc>
          <w:tcPr>
            <w:tcW w:w="2624" w:type="dxa"/>
            <w:tcBorders>
              <w:top w:val="single" w:sz="6" w:space="0" w:color="DDDDDD"/>
              <w:left w:val="single" w:sz="6" w:space="0" w:color="DDDDDD"/>
              <w:bottom w:val="single" w:sz="6" w:space="0" w:color="DDDDDD"/>
              <w:right w:val="single" w:sz="6" w:space="0" w:color="DDDDDD"/>
            </w:tcBorders>
          </w:tcPr>
          <w:p w14:paraId="7BEE1D3D" w14:textId="77777777" w:rsidR="000F1FD6" w:rsidRPr="00685355" w:rsidRDefault="00A2725C">
            <w:pPr>
              <w:spacing w:after="0" w:line="259" w:lineRule="auto"/>
              <w:ind w:left="0" w:firstLine="0"/>
              <w:jc w:val="left"/>
            </w:pPr>
            <w:r w:rsidRPr="00685355">
              <w:rPr>
                <w:rFonts w:eastAsia="Verdana"/>
                <w:color w:val="313131"/>
              </w:rPr>
              <w:t xml:space="preserve">c %= a is </w:t>
            </w:r>
          </w:p>
          <w:p w14:paraId="78E4AFD5" w14:textId="77777777" w:rsidR="000F1FD6" w:rsidRPr="00685355" w:rsidRDefault="00A2725C">
            <w:pPr>
              <w:spacing w:after="0" w:line="259" w:lineRule="auto"/>
              <w:ind w:left="0" w:firstLine="0"/>
              <w:jc w:val="left"/>
            </w:pPr>
            <w:r w:rsidRPr="00685355">
              <w:rPr>
                <w:rFonts w:eastAsia="Verdana"/>
                <w:color w:val="313131"/>
              </w:rPr>
              <w:t xml:space="preserve">equivalent to c = c </w:t>
            </w:r>
          </w:p>
          <w:p w14:paraId="783A7630" w14:textId="77777777" w:rsidR="000F1FD6" w:rsidRPr="00685355" w:rsidRDefault="00A2725C">
            <w:pPr>
              <w:spacing w:after="0" w:line="259" w:lineRule="auto"/>
              <w:ind w:left="0" w:firstLine="0"/>
              <w:jc w:val="left"/>
            </w:pPr>
            <w:r w:rsidRPr="00685355">
              <w:rPr>
                <w:rFonts w:eastAsia="Verdana"/>
                <w:color w:val="313131"/>
              </w:rPr>
              <w:t xml:space="preserve">% a </w:t>
            </w:r>
          </w:p>
        </w:tc>
      </w:tr>
      <w:tr w:rsidR="000F1FD6" w:rsidRPr="00685355" w14:paraId="5CA1C943" w14:textId="77777777" w:rsidTr="005E47C2">
        <w:trPr>
          <w:trHeight w:val="1048"/>
        </w:trPr>
        <w:tc>
          <w:tcPr>
            <w:tcW w:w="1843" w:type="dxa"/>
            <w:tcBorders>
              <w:top w:val="single" w:sz="6" w:space="0" w:color="DDDDDD"/>
              <w:left w:val="single" w:sz="6" w:space="0" w:color="DDDDDD"/>
              <w:bottom w:val="single" w:sz="6" w:space="0" w:color="DDDDDD"/>
              <w:right w:val="single" w:sz="6" w:space="0" w:color="DDDDDD"/>
            </w:tcBorders>
          </w:tcPr>
          <w:p w14:paraId="06957D0F" w14:textId="77777777" w:rsidR="000F1FD6" w:rsidRPr="00685355" w:rsidRDefault="00A2725C">
            <w:pPr>
              <w:spacing w:after="0" w:line="259" w:lineRule="auto"/>
              <w:ind w:left="0" w:firstLine="0"/>
              <w:jc w:val="left"/>
            </w:pPr>
            <w:r w:rsidRPr="00685355">
              <w:rPr>
                <w:rFonts w:eastAsia="Verdana"/>
                <w:color w:val="313131"/>
              </w:rPr>
              <w:t xml:space="preserve">**= </w:t>
            </w:r>
          </w:p>
          <w:p w14:paraId="2FEB4FA3" w14:textId="77777777" w:rsidR="000F1FD6" w:rsidRPr="00685355" w:rsidRDefault="00A2725C">
            <w:pPr>
              <w:spacing w:after="0" w:line="259" w:lineRule="auto"/>
              <w:ind w:left="0" w:firstLine="0"/>
              <w:jc w:val="left"/>
            </w:pPr>
            <w:r w:rsidRPr="00685355">
              <w:rPr>
                <w:rFonts w:eastAsia="Verdana"/>
                <w:color w:val="313131"/>
              </w:rPr>
              <w:t xml:space="preserve">Exponent </w:t>
            </w:r>
          </w:p>
          <w:p w14:paraId="715AF9FA" w14:textId="77777777" w:rsidR="000F1FD6" w:rsidRPr="00685355" w:rsidRDefault="00A2725C">
            <w:pPr>
              <w:spacing w:after="0" w:line="259" w:lineRule="auto"/>
              <w:ind w:left="0" w:firstLine="0"/>
              <w:jc w:val="left"/>
            </w:pPr>
            <w:r w:rsidRPr="00685355">
              <w:rPr>
                <w:rFonts w:eastAsia="Verdana"/>
                <w:color w:val="313131"/>
              </w:rPr>
              <w:t xml:space="preserve">AND </w:t>
            </w:r>
          </w:p>
        </w:tc>
        <w:tc>
          <w:tcPr>
            <w:tcW w:w="5307" w:type="dxa"/>
            <w:tcBorders>
              <w:top w:val="single" w:sz="6" w:space="0" w:color="DDDDDD"/>
              <w:left w:val="single" w:sz="6" w:space="0" w:color="DDDDDD"/>
              <w:bottom w:val="single" w:sz="6" w:space="0" w:color="DDDDDD"/>
              <w:right w:val="single" w:sz="6" w:space="0" w:color="DDDDDD"/>
            </w:tcBorders>
          </w:tcPr>
          <w:p w14:paraId="4A34DCE3" w14:textId="77777777" w:rsidR="000F1FD6" w:rsidRPr="00685355" w:rsidRDefault="00A2725C">
            <w:pPr>
              <w:spacing w:after="0" w:line="259" w:lineRule="auto"/>
              <w:ind w:left="0" w:firstLine="0"/>
              <w:jc w:val="left"/>
            </w:pPr>
            <w:r w:rsidRPr="00685355">
              <w:rPr>
                <w:rFonts w:eastAsia="Verdana"/>
                <w:color w:val="313131"/>
              </w:rPr>
              <w:t xml:space="preserve">Performs exponential (power) calculation on operators and assign value to the left operand </w:t>
            </w:r>
          </w:p>
        </w:tc>
        <w:tc>
          <w:tcPr>
            <w:tcW w:w="2624" w:type="dxa"/>
            <w:tcBorders>
              <w:top w:val="single" w:sz="6" w:space="0" w:color="DDDDDD"/>
              <w:left w:val="single" w:sz="6" w:space="0" w:color="DDDDDD"/>
              <w:bottom w:val="single" w:sz="6" w:space="0" w:color="DDDDDD"/>
              <w:right w:val="single" w:sz="6" w:space="0" w:color="DDDDDD"/>
            </w:tcBorders>
          </w:tcPr>
          <w:p w14:paraId="690ACE0C" w14:textId="77777777" w:rsidR="000F1FD6" w:rsidRPr="00685355" w:rsidRDefault="00A2725C">
            <w:pPr>
              <w:spacing w:after="0" w:line="259" w:lineRule="auto"/>
              <w:ind w:left="0" w:firstLine="0"/>
              <w:jc w:val="left"/>
            </w:pPr>
            <w:r w:rsidRPr="00685355">
              <w:rPr>
                <w:rFonts w:eastAsia="Verdana"/>
                <w:color w:val="313131"/>
              </w:rPr>
              <w:t xml:space="preserve">c **= a is </w:t>
            </w:r>
          </w:p>
          <w:p w14:paraId="5E8F9D8A" w14:textId="77777777" w:rsidR="000F1FD6" w:rsidRPr="00685355" w:rsidRDefault="00A2725C">
            <w:pPr>
              <w:spacing w:after="0" w:line="259" w:lineRule="auto"/>
              <w:ind w:left="0" w:firstLine="0"/>
              <w:jc w:val="left"/>
            </w:pPr>
            <w:r w:rsidRPr="00685355">
              <w:rPr>
                <w:rFonts w:eastAsia="Verdana"/>
                <w:color w:val="313131"/>
              </w:rPr>
              <w:t xml:space="preserve">equivalent to c = c </w:t>
            </w:r>
          </w:p>
          <w:p w14:paraId="469BA8A6" w14:textId="77777777" w:rsidR="000F1FD6" w:rsidRPr="00685355" w:rsidRDefault="00A2725C">
            <w:pPr>
              <w:spacing w:after="0" w:line="259" w:lineRule="auto"/>
              <w:ind w:left="0" w:firstLine="0"/>
              <w:jc w:val="left"/>
            </w:pPr>
            <w:r w:rsidRPr="00685355">
              <w:rPr>
                <w:rFonts w:eastAsia="Verdana"/>
                <w:color w:val="313131"/>
              </w:rPr>
              <w:t xml:space="preserve">** a </w:t>
            </w:r>
          </w:p>
        </w:tc>
      </w:tr>
      <w:tr w:rsidR="000F1FD6" w:rsidRPr="00685355" w14:paraId="2A026B3B" w14:textId="77777777" w:rsidTr="005E47C2">
        <w:trPr>
          <w:trHeight w:val="924"/>
        </w:trPr>
        <w:tc>
          <w:tcPr>
            <w:tcW w:w="1843" w:type="dxa"/>
            <w:tcBorders>
              <w:top w:val="single" w:sz="6" w:space="0" w:color="DDDDDD"/>
              <w:left w:val="single" w:sz="6" w:space="0" w:color="DDDDDD"/>
              <w:bottom w:val="single" w:sz="6" w:space="0" w:color="DDDDDD"/>
              <w:right w:val="single" w:sz="6" w:space="0" w:color="DDDDDD"/>
            </w:tcBorders>
          </w:tcPr>
          <w:p w14:paraId="45B2EAD4" w14:textId="77777777" w:rsidR="000F1FD6" w:rsidRPr="00685355" w:rsidRDefault="00A2725C">
            <w:pPr>
              <w:spacing w:after="0" w:line="259" w:lineRule="auto"/>
              <w:ind w:left="0" w:firstLine="0"/>
              <w:jc w:val="left"/>
            </w:pPr>
            <w:r w:rsidRPr="00685355">
              <w:rPr>
                <w:rFonts w:eastAsia="Verdana"/>
                <w:color w:val="313131"/>
              </w:rPr>
              <w:t xml:space="preserve">//= Floor </w:t>
            </w:r>
          </w:p>
          <w:p w14:paraId="7BE79889" w14:textId="77777777" w:rsidR="000F1FD6" w:rsidRPr="00685355" w:rsidRDefault="00A2725C">
            <w:pPr>
              <w:spacing w:after="0" w:line="259" w:lineRule="auto"/>
              <w:ind w:left="0" w:firstLine="0"/>
              <w:jc w:val="left"/>
            </w:pPr>
            <w:r w:rsidRPr="00685355">
              <w:rPr>
                <w:rFonts w:eastAsia="Verdana"/>
                <w:color w:val="313131"/>
              </w:rPr>
              <w:t xml:space="preserve">Division </w:t>
            </w:r>
          </w:p>
        </w:tc>
        <w:tc>
          <w:tcPr>
            <w:tcW w:w="5307" w:type="dxa"/>
            <w:tcBorders>
              <w:top w:val="single" w:sz="6" w:space="0" w:color="DDDDDD"/>
              <w:left w:val="single" w:sz="6" w:space="0" w:color="DDDDDD"/>
              <w:bottom w:val="single" w:sz="6" w:space="0" w:color="DDDDDD"/>
              <w:right w:val="single" w:sz="6" w:space="0" w:color="DDDDDD"/>
            </w:tcBorders>
          </w:tcPr>
          <w:p w14:paraId="7ED3B195" w14:textId="77777777" w:rsidR="000F1FD6" w:rsidRPr="00685355" w:rsidRDefault="00A2725C">
            <w:pPr>
              <w:spacing w:after="0" w:line="259" w:lineRule="auto"/>
              <w:ind w:left="0" w:firstLine="0"/>
              <w:jc w:val="left"/>
            </w:pPr>
            <w:r w:rsidRPr="00685355">
              <w:rPr>
                <w:rFonts w:eastAsia="Verdana"/>
                <w:color w:val="313131"/>
              </w:rPr>
              <w:t xml:space="preserve">It performs floor division on operators and assign value to the left operand </w:t>
            </w:r>
          </w:p>
        </w:tc>
        <w:tc>
          <w:tcPr>
            <w:tcW w:w="2624" w:type="dxa"/>
            <w:tcBorders>
              <w:top w:val="single" w:sz="6" w:space="0" w:color="DDDDDD"/>
              <w:left w:val="single" w:sz="6" w:space="0" w:color="DDDDDD"/>
              <w:bottom w:val="single" w:sz="6" w:space="0" w:color="DDDDDD"/>
              <w:right w:val="single" w:sz="6" w:space="0" w:color="DDDDDD"/>
            </w:tcBorders>
          </w:tcPr>
          <w:p w14:paraId="1A509E09" w14:textId="77777777" w:rsidR="000F1FD6" w:rsidRPr="00685355" w:rsidRDefault="00A2725C">
            <w:pPr>
              <w:spacing w:after="0" w:line="259" w:lineRule="auto"/>
              <w:ind w:left="0" w:firstLine="0"/>
              <w:jc w:val="left"/>
            </w:pPr>
            <w:r w:rsidRPr="00685355">
              <w:rPr>
                <w:rFonts w:eastAsia="Verdana"/>
                <w:color w:val="313131"/>
              </w:rPr>
              <w:t xml:space="preserve">c //= a is </w:t>
            </w:r>
          </w:p>
          <w:p w14:paraId="21CB9151" w14:textId="77777777" w:rsidR="000F1FD6" w:rsidRPr="00685355" w:rsidRDefault="00A2725C">
            <w:pPr>
              <w:spacing w:after="0" w:line="259" w:lineRule="auto"/>
              <w:ind w:left="0" w:firstLine="0"/>
              <w:jc w:val="left"/>
            </w:pPr>
            <w:r w:rsidRPr="00685355">
              <w:rPr>
                <w:rFonts w:eastAsia="Verdana"/>
                <w:color w:val="313131"/>
              </w:rPr>
              <w:t xml:space="preserve">equivalent to c = c </w:t>
            </w:r>
          </w:p>
          <w:p w14:paraId="1992A64C" w14:textId="77777777" w:rsidR="000F1FD6" w:rsidRPr="00685355" w:rsidRDefault="00A2725C">
            <w:pPr>
              <w:spacing w:after="0" w:line="259" w:lineRule="auto"/>
              <w:ind w:left="0" w:firstLine="0"/>
              <w:jc w:val="left"/>
            </w:pPr>
            <w:r w:rsidRPr="00685355">
              <w:rPr>
                <w:rFonts w:eastAsia="Verdana"/>
                <w:color w:val="313131"/>
              </w:rPr>
              <w:t xml:space="preserve">// a </w:t>
            </w:r>
          </w:p>
        </w:tc>
      </w:tr>
    </w:tbl>
    <w:p w14:paraId="39D8840F" w14:textId="77777777" w:rsidR="000F1FD6" w:rsidRDefault="00A2725C">
      <w:pPr>
        <w:spacing w:after="50" w:line="259" w:lineRule="auto"/>
        <w:ind w:left="0" w:firstLine="0"/>
        <w:jc w:val="left"/>
      </w:pPr>
      <w:r>
        <w:rPr>
          <w:b/>
        </w:rPr>
        <w:t xml:space="preserve"> </w:t>
      </w:r>
    </w:p>
    <w:p w14:paraId="6EC615A7" w14:textId="74647067" w:rsidR="000F1FD6" w:rsidRDefault="00A2725C" w:rsidP="005E47C2">
      <w:pPr>
        <w:spacing w:after="0" w:line="259" w:lineRule="auto"/>
        <w:ind w:left="-5"/>
        <w:jc w:val="left"/>
      </w:pPr>
      <w:r>
        <w:rPr>
          <w:b/>
          <w:sz w:val="32"/>
        </w:rPr>
        <w:t>IDENTITY OPERATOR</w:t>
      </w:r>
    </w:p>
    <w:p w14:paraId="4039ABEB" w14:textId="77777777" w:rsidR="000F1FD6" w:rsidRDefault="00A2725C">
      <w:pPr>
        <w:spacing w:after="0" w:line="259" w:lineRule="auto"/>
        <w:ind w:left="0" w:firstLine="0"/>
        <w:jc w:val="left"/>
      </w:pPr>
      <w:r>
        <w:rPr>
          <w:b/>
          <w:sz w:val="28"/>
        </w:rPr>
        <w:t xml:space="preserve"> </w:t>
      </w:r>
    </w:p>
    <w:tbl>
      <w:tblPr>
        <w:tblStyle w:val="TableGrid"/>
        <w:tblW w:w="7835" w:type="dxa"/>
        <w:tblInd w:w="6" w:type="dxa"/>
        <w:tblCellMar>
          <w:top w:w="81" w:type="dxa"/>
          <w:left w:w="102" w:type="dxa"/>
          <w:right w:w="33" w:type="dxa"/>
        </w:tblCellMar>
        <w:tblLook w:val="04A0" w:firstRow="1" w:lastRow="0" w:firstColumn="1" w:lastColumn="0" w:noHBand="0" w:noVBand="1"/>
      </w:tblPr>
      <w:tblGrid>
        <w:gridCol w:w="1326"/>
        <w:gridCol w:w="4762"/>
        <w:gridCol w:w="1747"/>
      </w:tblGrid>
      <w:tr w:rsidR="000F1FD6" w14:paraId="7E8AD2E2" w14:textId="77777777" w:rsidTr="005E47C2">
        <w:trPr>
          <w:trHeight w:val="544"/>
        </w:trPr>
        <w:tc>
          <w:tcPr>
            <w:tcW w:w="1326" w:type="dxa"/>
            <w:tcBorders>
              <w:top w:val="single" w:sz="4" w:space="0" w:color="DDDDDD"/>
              <w:left w:val="single" w:sz="4" w:space="0" w:color="DDDDDD"/>
              <w:bottom w:val="single" w:sz="4" w:space="0" w:color="DDDDDD"/>
              <w:right w:val="single" w:sz="4" w:space="0" w:color="DDDDDD"/>
            </w:tcBorders>
            <w:shd w:val="clear" w:color="auto" w:fill="EEEEEE"/>
          </w:tcPr>
          <w:p w14:paraId="7F8520C5" w14:textId="77777777" w:rsidR="000F1FD6" w:rsidRDefault="00A2725C">
            <w:pPr>
              <w:spacing w:after="0" w:line="259" w:lineRule="auto"/>
              <w:ind w:left="0" w:firstLine="0"/>
            </w:pPr>
            <w:r>
              <w:rPr>
                <w:b/>
                <w:color w:val="313131"/>
                <w:sz w:val="28"/>
              </w:rPr>
              <w:t xml:space="preserve">Operator </w:t>
            </w:r>
          </w:p>
        </w:tc>
        <w:tc>
          <w:tcPr>
            <w:tcW w:w="4763" w:type="dxa"/>
            <w:tcBorders>
              <w:top w:val="single" w:sz="4" w:space="0" w:color="DDDDDD"/>
              <w:left w:val="single" w:sz="4" w:space="0" w:color="DDDDDD"/>
              <w:bottom w:val="single" w:sz="4" w:space="0" w:color="DDDDDD"/>
              <w:right w:val="single" w:sz="4" w:space="0" w:color="DDDDDD"/>
            </w:tcBorders>
            <w:shd w:val="clear" w:color="auto" w:fill="EEEEEE"/>
          </w:tcPr>
          <w:p w14:paraId="314733EE" w14:textId="77777777" w:rsidR="000F1FD6" w:rsidRDefault="00A2725C">
            <w:pPr>
              <w:spacing w:after="0" w:line="259" w:lineRule="auto"/>
              <w:ind w:left="4" w:firstLine="0"/>
              <w:jc w:val="left"/>
            </w:pPr>
            <w:r>
              <w:rPr>
                <w:b/>
                <w:color w:val="313131"/>
                <w:sz w:val="28"/>
              </w:rPr>
              <w:t xml:space="preserve">Description </w:t>
            </w:r>
          </w:p>
        </w:tc>
        <w:tc>
          <w:tcPr>
            <w:tcW w:w="1747" w:type="dxa"/>
            <w:tcBorders>
              <w:top w:val="single" w:sz="4" w:space="0" w:color="DDDDDD"/>
              <w:left w:val="single" w:sz="4" w:space="0" w:color="DDDDDD"/>
              <w:bottom w:val="single" w:sz="4" w:space="0" w:color="DDDDDD"/>
              <w:right w:val="single" w:sz="4" w:space="0" w:color="DDDDDD"/>
            </w:tcBorders>
            <w:shd w:val="clear" w:color="auto" w:fill="EEEEEE"/>
          </w:tcPr>
          <w:p w14:paraId="13A00FCC" w14:textId="77777777" w:rsidR="000F1FD6" w:rsidRDefault="00A2725C">
            <w:pPr>
              <w:spacing w:after="0" w:line="259" w:lineRule="auto"/>
              <w:ind w:left="1" w:firstLine="0"/>
              <w:jc w:val="left"/>
            </w:pPr>
            <w:r>
              <w:rPr>
                <w:b/>
                <w:color w:val="313131"/>
                <w:sz w:val="28"/>
              </w:rPr>
              <w:t xml:space="preserve">Example </w:t>
            </w:r>
          </w:p>
        </w:tc>
      </w:tr>
      <w:tr w:rsidR="000F1FD6" w14:paraId="32670F91" w14:textId="77777777">
        <w:trPr>
          <w:trHeight w:val="1807"/>
        </w:trPr>
        <w:tc>
          <w:tcPr>
            <w:tcW w:w="1326" w:type="dxa"/>
            <w:tcBorders>
              <w:top w:val="single" w:sz="4" w:space="0" w:color="DDDDDD"/>
              <w:left w:val="single" w:sz="4" w:space="0" w:color="DDDDDD"/>
              <w:bottom w:val="single" w:sz="4" w:space="0" w:color="DDDDDD"/>
              <w:right w:val="single" w:sz="4" w:space="0" w:color="DDDDDD"/>
            </w:tcBorders>
          </w:tcPr>
          <w:p w14:paraId="2EC916C6" w14:textId="77777777" w:rsidR="000F1FD6" w:rsidRDefault="00A2725C">
            <w:pPr>
              <w:spacing w:after="0" w:line="259" w:lineRule="auto"/>
              <w:ind w:left="0" w:firstLine="0"/>
              <w:jc w:val="left"/>
            </w:pPr>
            <w:r>
              <w:rPr>
                <w:color w:val="313131"/>
                <w:sz w:val="28"/>
              </w:rPr>
              <w:t xml:space="preserve">is </w:t>
            </w:r>
          </w:p>
        </w:tc>
        <w:tc>
          <w:tcPr>
            <w:tcW w:w="4763" w:type="dxa"/>
            <w:tcBorders>
              <w:top w:val="single" w:sz="4" w:space="0" w:color="DDDDDD"/>
              <w:left w:val="single" w:sz="4" w:space="0" w:color="DDDDDD"/>
              <w:bottom w:val="single" w:sz="4" w:space="0" w:color="DDDDDD"/>
              <w:right w:val="single" w:sz="4" w:space="0" w:color="DDDDDD"/>
            </w:tcBorders>
          </w:tcPr>
          <w:p w14:paraId="737B6858" w14:textId="77777777" w:rsidR="000F1FD6" w:rsidRDefault="00A2725C">
            <w:pPr>
              <w:spacing w:after="0" w:line="259" w:lineRule="auto"/>
              <w:ind w:left="4" w:firstLine="0"/>
              <w:jc w:val="left"/>
            </w:pPr>
            <w:r>
              <w:rPr>
                <w:color w:val="313131"/>
                <w:sz w:val="28"/>
              </w:rPr>
              <w:t xml:space="preserve">Evaluates to true if the variables on either side of the operator point to the same object and false otherwise. </w:t>
            </w:r>
          </w:p>
        </w:tc>
        <w:tc>
          <w:tcPr>
            <w:tcW w:w="1747" w:type="dxa"/>
            <w:tcBorders>
              <w:top w:val="single" w:sz="4" w:space="0" w:color="DDDDDD"/>
              <w:left w:val="single" w:sz="4" w:space="0" w:color="DDDDDD"/>
              <w:bottom w:val="single" w:sz="4" w:space="0" w:color="DDDDDD"/>
              <w:right w:val="single" w:sz="4" w:space="0" w:color="DDDDDD"/>
            </w:tcBorders>
          </w:tcPr>
          <w:p w14:paraId="605EDD92" w14:textId="77777777" w:rsidR="000F1FD6" w:rsidRDefault="00A2725C">
            <w:pPr>
              <w:spacing w:after="0" w:line="259" w:lineRule="auto"/>
              <w:ind w:left="1" w:right="69" w:firstLine="0"/>
              <w:jc w:val="left"/>
            </w:pPr>
            <w:r>
              <w:rPr>
                <w:color w:val="313131"/>
                <w:sz w:val="28"/>
              </w:rPr>
              <w:t xml:space="preserve">x is y, here </w:t>
            </w:r>
            <w:r>
              <w:rPr>
                <w:b/>
                <w:color w:val="313131"/>
                <w:sz w:val="28"/>
              </w:rPr>
              <w:t>is</w:t>
            </w:r>
            <w:r>
              <w:rPr>
                <w:color w:val="313131"/>
                <w:sz w:val="28"/>
              </w:rPr>
              <w:t xml:space="preserve"> results in 1 if id(x) equals id(y). </w:t>
            </w:r>
          </w:p>
        </w:tc>
      </w:tr>
      <w:tr w:rsidR="000F1FD6" w14:paraId="47A13DF4" w14:textId="77777777" w:rsidTr="005E47C2">
        <w:trPr>
          <w:trHeight w:val="1900"/>
        </w:trPr>
        <w:tc>
          <w:tcPr>
            <w:tcW w:w="1326" w:type="dxa"/>
            <w:tcBorders>
              <w:top w:val="single" w:sz="4" w:space="0" w:color="DDDDDD"/>
              <w:left w:val="single" w:sz="4" w:space="0" w:color="DDDDDD"/>
              <w:bottom w:val="single" w:sz="4" w:space="0" w:color="DDDDDD"/>
              <w:right w:val="single" w:sz="4" w:space="0" w:color="DDDDDD"/>
            </w:tcBorders>
          </w:tcPr>
          <w:p w14:paraId="36CD0C3C" w14:textId="77777777" w:rsidR="000F1FD6" w:rsidRDefault="00A2725C">
            <w:pPr>
              <w:spacing w:after="0" w:line="259" w:lineRule="auto"/>
              <w:ind w:left="0" w:firstLine="0"/>
              <w:jc w:val="left"/>
            </w:pPr>
            <w:r>
              <w:rPr>
                <w:color w:val="313131"/>
                <w:sz w:val="28"/>
              </w:rPr>
              <w:t xml:space="preserve">is not </w:t>
            </w:r>
          </w:p>
        </w:tc>
        <w:tc>
          <w:tcPr>
            <w:tcW w:w="4763" w:type="dxa"/>
            <w:tcBorders>
              <w:top w:val="single" w:sz="4" w:space="0" w:color="DDDDDD"/>
              <w:left w:val="single" w:sz="4" w:space="0" w:color="DDDDDD"/>
              <w:bottom w:val="single" w:sz="4" w:space="0" w:color="DDDDDD"/>
              <w:right w:val="single" w:sz="4" w:space="0" w:color="DDDDDD"/>
            </w:tcBorders>
          </w:tcPr>
          <w:p w14:paraId="735B3C7A" w14:textId="77777777" w:rsidR="000F1FD6" w:rsidRDefault="00A2725C">
            <w:pPr>
              <w:spacing w:after="0" w:line="259" w:lineRule="auto"/>
              <w:ind w:left="4" w:firstLine="0"/>
              <w:jc w:val="left"/>
            </w:pPr>
            <w:r>
              <w:rPr>
                <w:color w:val="313131"/>
                <w:sz w:val="28"/>
              </w:rPr>
              <w:t xml:space="preserve">Evaluates to false if the variables on either side of the operator point to the same object and true otherwise. </w:t>
            </w:r>
          </w:p>
        </w:tc>
        <w:tc>
          <w:tcPr>
            <w:tcW w:w="1747" w:type="dxa"/>
            <w:tcBorders>
              <w:top w:val="single" w:sz="4" w:space="0" w:color="DDDDDD"/>
              <w:left w:val="single" w:sz="4" w:space="0" w:color="DDDDDD"/>
              <w:bottom w:val="single" w:sz="4" w:space="0" w:color="DDDDDD"/>
              <w:right w:val="single" w:sz="4" w:space="0" w:color="DDDDDD"/>
            </w:tcBorders>
          </w:tcPr>
          <w:p w14:paraId="0E2BF6A1" w14:textId="77777777" w:rsidR="000F1FD6" w:rsidRDefault="00A2725C">
            <w:pPr>
              <w:spacing w:after="0" w:line="259" w:lineRule="auto"/>
              <w:ind w:left="1" w:right="132" w:firstLine="0"/>
              <w:jc w:val="left"/>
            </w:pPr>
            <w:r>
              <w:rPr>
                <w:color w:val="313131"/>
                <w:sz w:val="28"/>
              </w:rPr>
              <w:t xml:space="preserve">x is not y, here </w:t>
            </w:r>
            <w:r>
              <w:rPr>
                <w:b/>
                <w:color w:val="313131"/>
                <w:sz w:val="28"/>
              </w:rPr>
              <w:t>is not</w:t>
            </w:r>
            <w:r>
              <w:rPr>
                <w:color w:val="313131"/>
                <w:sz w:val="28"/>
              </w:rPr>
              <w:t xml:space="preserve"> results in 1 if id(x) is not equal to id(y </w:t>
            </w:r>
          </w:p>
        </w:tc>
      </w:tr>
    </w:tbl>
    <w:p w14:paraId="0FD28DB7" w14:textId="77777777" w:rsidR="000F1FD6" w:rsidRDefault="00A2725C">
      <w:pPr>
        <w:spacing w:after="0" w:line="259" w:lineRule="auto"/>
        <w:ind w:left="0" w:firstLine="0"/>
        <w:jc w:val="left"/>
      </w:pPr>
      <w:r>
        <w:rPr>
          <w:b/>
          <w:sz w:val="28"/>
        </w:rPr>
        <w:t xml:space="preserve"> </w:t>
      </w:r>
    </w:p>
    <w:p w14:paraId="5CAB4EF2" w14:textId="77777777" w:rsidR="00BA7422" w:rsidRDefault="00BA7422">
      <w:pPr>
        <w:pStyle w:val="Heading4"/>
        <w:spacing w:after="3"/>
        <w:ind w:left="14"/>
        <w:rPr>
          <w:sz w:val="28"/>
        </w:rPr>
      </w:pPr>
    </w:p>
    <w:p w14:paraId="1B935151" w14:textId="5B6F6CBC" w:rsidR="000F1FD6" w:rsidRDefault="00A2725C">
      <w:pPr>
        <w:pStyle w:val="Heading4"/>
        <w:spacing w:after="3"/>
        <w:ind w:left="14"/>
      </w:pPr>
      <w:r>
        <w:rPr>
          <w:sz w:val="28"/>
        </w:rPr>
        <w:t xml:space="preserve">COMPARISON OPERATOR </w:t>
      </w:r>
    </w:p>
    <w:p w14:paraId="7DA34DDD" w14:textId="77777777" w:rsidR="000F1FD6" w:rsidRDefault="00A2725C">
      <w:pPr>
        <w:spacing w:after="0" w:line="259" w:lineRule="auto"/>
        <w:ind w:left="0" w:firstLine="0"/>
        <w:jc w:val="left"/>
      </w:pPr>
      <w:r>
        <w:rPr>
          <w:b/>
          <w:sz w:val="28"/>
        </w:rPr>
        <w:t xml:space="preserve"> </w:t>
      </w:r>
    </w:p>
    <w:tbl>
      <w:tblPr>
        <w:tblStyle w:val="TableGrid"/>
        <w:tblW w:w="9772" w:type="dxa"/>
        <w:tblInd w:w="9" w:type="dxa"/>
        <w:tblCellMar>
          <w:top w:w="146" w:type="dxa"/>
          <w:left w:w="127" w:type="dxa"/>
          <w:right w:w="69" w:type="dxa"/>
        </w:tblCellMar>
        <w:tblLook w:val="04A0" w:firstRow="1" w:lastRow="0" w:firstColumn="1" w:lastColumn="0" w:noHBand="0" w:noVBand="1"/>
      </w:tblPr>
      <w:tblGrid>
        <w:gridCol w:w="2343"/>
        <w:gridCol w:w="5985"/>
        <w:gridCol w:w="1444"/>
      </w:tblGrid>
      <w:tr w:rsidR="000F1FD6" w14:paraId="5B29DD33" w14:textId="77777777" w:rsidTr="005E47C2">
        <w:trPr>
          <w:trHeight w:val="454"/>
        </w:trPr>
        <w:tc>
          <w:tcPr>
            <w:tcW w:w="2343" w:type="dxa"/>
            <w:tcBorders>
              <w:top w:val="single" w:sz="6" w:space="0" w:color="DDDDDD"/>
              <w:left w:val="single" w:sz="6" w:space="0" w:color="DDDDDD"/>
              <w:bottom w:val="single" w:sz="6" w:space="0" w:color="DDDDDD"/>
              <w:right w:val="single" w:sz="6" w:space="0" w:color="DDDDDD"/>
            </w:tcBorders>
            <w:shd w:val="clear" w:color="auto" w:fill="EEEEEE"/>
          </w:tcPr>
          <w:p w14:paraId="7CEF1563" w14:textId="77777777" w:rsidR="000F1FD6" w:rsidRDefault="00A2725C">
            <w:pPr>
              <w:spacing w:after="0" w:line="259" w:lineRule="auto"/>
              <w:ind w:left="1" w:firstLine="0"/>
              <w:jc w:val="left"/>
            </w:pPr>
            <w:r>
              <w:rPr>
                <w:rFonts w:ascii="Verdana" w:eastAsia="Verdana" w:hAnsi="Verdana" w:cs="Verdana"/>
                <w:b/>
                <w:color w:val="313131"/>
                <w:sz w:val="23"/>
              </w:rPr>
              <w:t xml:space="preserve">Operator </w:t>
            </w:r>
          </w:p>
        </w:tc>
        <w:tc>
          <w:tcPr>
            <w:tcW w:w="5985" w:type="dxa"/>
            <w:tcBorders>
              <w:top w:val="single" w:sz="6" w:space="0" w:color="DDDDDD"/>
              <w:left w:val="single" w:sz="6" w:space="0" w:color="DDDDDD"/>
              <w:bottom w:val="single" w:sz="6" w:space="0" w:color="DDDDDD"/>
              <w:right w:val="single" w:sz="6" w:space="0" w:color="DDDDDD"/>
            </w:tcBorders>
            <w:shd w:val="clear" w:color="auto" w:fill="EEEEEE"/>
          </w:tcPr>
          <w:p w14:paraId="7B146BC6" w14:textId="77777777" w:rsidR="000F1FD6" w:rsidRDefault="00A2725C">
            <w:pPr>
              <w:spacing w:after="0" w:line="259" w:lineRule="auto"/>
              <w:ind w:left="0" w:firstLine="0"/>
              <w:jc w:val="left"/>
            </w:pPr>
            <w:r>
              <w:rPr>
                <w:rFonts w:ascii="Verdana" w:eastAsia="Verdana" w:hAnsi="Verdana" w:cs="Verdana"/>
                <w:b/>
                <w:color w:val="313131"/>
                <w:sz w:val="23"/>
              </w:rPr>
              <w:t xml:space="preserve">Description </w:t>
            </w:r>
          </w:p>
        </w:tc>
        <w:tc>
          <w:tcPr>
            <w:tcW w:w="1444" w:type="dxa"/>
            <w:tcBorders>
              <w:top w:val="single" w:sz="6" w:space="0" w:color="DDDDDD"/>
              <w:left w:val="single" w:sz="6" w:space="0" w:color="DDDDDD"/>
              <w:bottom w:val="single" w:sz="6" w:space="0" w:color="DDDDDD"/>
              <w:right w:val="single" w:sz="6" w:space="0" w:color="DDDDDD"/>
            </w:tcBorders>
            <w:shd w:val="clear" w:color="auto" w:fill="EEEEEE"/>
          </w:tcPr>
          <w:p w14:paraId="59779206" w14:textId="77777777" w:rsidR="000F1FD6" w:rsidRDefault="00A2725C">
            <w:pPr>
              <w:spacing w:after="0" w:line="259" w:lineRule="auto"/>
              <w:ind w:left="3" w:firstLine="0"/>
            </w:pPr>
            <w:r>
              <w:rPr>
                <w:rFonts w:ascii="Verdana" w:eastAsia="Verdana" w:hAnsi="Verdana" w:cs="Verdana"/>
                <w:b/>
                <w:color w:val="313131"/>
                <w:sz w:val="23"/>
              </w:rPr>
              <w:t xml:space="preserve">Example </w:t>
            </w:r>
          </w:p>
        </w:tc>
      </w:tr>
      <w:tr w:rsidR="000F1FD6" w14:paraId="5C56F992" w14:textId="77777777" w:rsidTr="005E47C2">
        <w:trPr>
          <w:trHeight w:val="831"/>
        </w:trPr>
        <w:tc>
          <w:tcPr>
            <w:tcW w:w="2343" w:type="dxa"/>
            <w:tcBorders>
              <w:top w:val="single" w:sz="6" w:space="0" w:color="DDDDDD"/>
              <w:left w:val="single" w:sz="6" w:space="0" w:color="DDDDDD"/>
              <w:bottom w:val="single" w:sz="6" w:space="0" w:color="DDDDDD"/>
              <w:right w:val="single" w:sz="6" w:space="0" w:color="DDDDDD"/>
            </w:tcBorders>
          </w:tcPr>
          <w:p w14:paraId="7017D261" w14:textId="77777777" w:rsidR="000F1FD6" w:rsidRDefault="00A2725C">
            <w:pPr>
              <w:spacing w:after="0" w:line="259" w:lineRule="auto"/>
              <w:ind w:left="1" w:firstLine="0"/>
              <w:jc w:val="left"/>
            </w:pPr>
            <w:r>
              <w:rPr>
                <w:color w:val="313131"/>
              </w:rPr>
              <w:t xml:space="preserve">&amp; Binary AND </w:t>
            </w:r>
          </w:p>
        </w:tc>
        <w:tc>
          <w:tcPr>
            <w:tcW w:w="5985" w:type="dxa"/>
            <w:tcBorders>
              <w:top w:val="single" w:sz="6" w:space="0" w:color="DDDDDD"/>
              <w:left w:val="single" w:sz="6" w:space="0" w:color="DDDDDD"/>
              <w:bottom w:val="single" w:sz="6" w:space="0" w:color="DDDDDD"/>
              <w:right w:val="single" w:sz="6" w:space="0" w:color="DDDDDD"/>
            </w:tcBorders>
          </w:tcPr>
          <w:p w14:paraId="5CEEBFCF" w14:textId="77777777" w:rsidR="000F1FD6" w:rsidRDefault="00A2725C">
            <w:pPr>
              <w:spacing w:after="0" w:line="259" w:lineRule="auto"/>
              <w:ind w:left="0" w:firstLine="0"/>
              <w:jc w:val="left"/>
            </w:pPr>
            <w:r>
              <w:rPr>
                <w:color w:val="313131"/>
              </w:rPr>
              <w:t xml:space="preserve">Operator copies a bit to the result if it exists in both operands </w:t>
            </w:r>
          </w:p>
        </w:tc>
        <w:tc>
          <w:tcPr>
            <w:tcW w:w="1444" w:type="dxa"/>
            <w:tcBorders>
              <w:top w:val="single" w:sz="6" w:space="0" w:color="DDDDDD"/>
              <w:left w:val="single" w:sz="6" w:space="0" w:color="DDDDDD"/>
              <w:bottom w:val="single" w:sz="6" w:space="0" w:color="DDDDDD"/>
              <w:right w:val="single" w:sz="6" w:space="0" w:color="DDDDDD"/>
            </w:tcBorders>
          </w:tcPr>
          <w:p w14:paraId="4E4149AE" w14:textId="77777777" w:rsidR="000F1FD6" w:rsidRDefault="00A2725C">
            <w:pPr>
              <w:spacing w:after="0" w:line="238" w:lineRule="auto"/>
              <w:ind w:left="3" w:firstLine="0"/>
              <w:jc w:val="left"/>
            </w:pPr>
            <w:r>
              <w:rPr>
                <w:color w:val="313131"/>
              </w:rPr>
              <w:t xml:space="preserve">(a &amp; b) (means </w:t>
            </w:r>
          </w:p>
          <w:p w14:paraId="39B47E1D" w14:textId="77777777" w:rsidR="000F1FD6" w:rsidRDefault="00A2725C">
            <w:pPr>
              <w:spacing w:after="0" w:line="259" w:lineRule="auto"/>
              <w:ind w:left="3" w:firstLine="0"/>
              <w:jc w:val="left"/>
            </w:pPr>
            <w:r>
              <w:rPr>
                <w:color w:val="313131"/>
              </w:rPr>
              <w:t xml:space="preserve">0000 1100) </w:t>
            </w:r>
          </w:p>
        </w:tc>
      </w:tr>
      <w:tr w:rsidR="000F1FD6" w14:paraId="154B6319" w14:textId="77777777" w:rsidTr="005E47C2">
        <w:trPr>
          <w:trHeight w:val="959"/>
        </w:trPr>
        <w:tc>
          <w:tcPr>
            <w:tcW w:w="2343" w:type="dxa"/>
            <w:tcBorders>
              <w:top w:val="single" w:sz="6" w:space="0" w:color="DDDDDD"/>
              <w:left w:val="single" w:sz="6" w:space="0" w:color="DDDDDD"/>
              <w:bottom w:val="single" w:sz="6" w:space="0" w:color="DDDDDD"/>
              <w:right w:val="single" w:sz="6" w:space="0" w:color="DDDDDD"/>
            </w:tcBorders>
          </w:tcPr>
          <w:p w14:paraId="0FB14A7B" w14:textId="77777777" w:rsidR="000F1FD6" w:rsidRDefault="00A2725C">
            <w:pPr>
              <w:spacing w:after="0" w:line="259" w:lineRule="auto"/>
              <w:ind w:left="1" w:firstLine="0"/>
              <w:jc w:val="left"/>
            </w:pPr>
            <w:r>
              <w:rPr>
                <w:color w:val="313131"/>
              </w:rPr>
              <w:t xml:space="preserve">| Binary OR </w:t>
            </w:r>
          </w:p>
        </w:tc>
        <w:tc>
          <w:tcPr>
            <w:tcW w:w="5985" w:type="dxa"/>
            <w:tcBorders>
              <w:top w:val="single" w:sz="6" w:space="0" w:color="DDDDDD"/>
              <w:left w:val="single" w:sz="6" w:space="0" w:color="DDDDDD"/>
              <w:bottom w:val="single" w:sz="6" w:space="0" w:color="DDDDDD"/>
              <w:right w:val="single" w:sz="6" w:space="0" w:color="DDDDDD"/>
            </w:tcBorders>
          </w:tcPr>
          <w:p w14:paraId="1F830E80" w14:textId="77777777" w:rsidR="000F1FD6" w:rsidRDefault="00A2725C">
            <w:pPr>
              <w:spacing w:after="0" w:line="259" w:lineRule="auto"/>
              <w:ind w:left="0" w:firstLine="0"/>
              <w:jc w:val="left"/>
            </w:pPr>
            <w:r>
              <w:rPr>
                <w:color w:val="313131"/>
              </w:rPr>
              <w:t xml:space="preserve">It copies a bit if it exists in either operand. </w:t>
            </w:r>
          </w:p>
        </w:tc>
        <w:tc>
          <w:tcPr>
            <w:tcW w:w="1444" w:type="dxa"/>
            <w:tcBorders>
              <w:top w:val="single" w:sz="6" w:space="0" w:color="DDDDDD"/>
              <w:left w:val="single" w:sz="6" w:space="0" w:color="DDDDDD"/>
              <w:bottom w:val="single" w:sz="6" w:space="0" w:color="DDDDDD"/>
              <w:right w:val="single" w:sz="6" w:space="0" w:color="DDDDDD"/>
            </w:tcBorders>
          </w:tcPr>
          <w:p w14:paraId="01D018B9" w14:textId="77777777" w:rsidR="000F1FD6" w:rsidRDefault="00A2725C">
            <w:pPr>
              <w:spacing w:after="0" w:line="259" w:lineRule="auto"/>
              <w:ind w:left="3" w:firstLine="0"/>
              <w:jc w:val="left"/>
            </w:pPr>
            <w:r>
              <w:rPr>
                <w:color w:val="313131"/>
              </w:rPr>
              <w:t xml:space="preserve">(a | b) = 61 </w:t>
            </w:r>
          </w:p>
          <w:p w14:paraId="27512AFB" w14:textId="77777777" w:rsidR="000F1FD6" w:rsidRDefault="00A2725C">
            <w:pPr>
              <w:spacing w:after="0" w:line="259" w:lineRule="auto"/>
              <w:ind w:left="3" w:firstLine="0"/>
              <w:jc w:val="left"/>
            </w:pPr>
            <w:r>
              <w:rPr>
                <w:color w:val="313131"/>
              </w:rPr>
              <w:t xml:space="preserve">(means </w:t>
            </w:r>
          </w:p>
          <w:p w14:paraId="6FEA9462" w14:textId="77777777" w:rsidR="000F1FD6" w:rsidRDefault="00A2725C">
            <w:pPr>
              <w:spacing w:after="0" w:line="259" w:lineRule="auto"/>
              <w:ind w:left="3" w:firstLine="0"/>
              <w:jc w:val="left"/>
            </w:pPr>
            <w:r>
              <w:rPr>
                <w:color w:val="313131"/>
              </w:rPr>
              <w:t xml:space="preserve">0011 1101) </w:t>
            </w:r>
          </w:p>
        </w:tc>
      </w:tr>
      <w:tr w:rsidR="000F1FD6" w14:paraId="293B54EC" w14:textId="77777777" w:rsidTr="005E47C2">
        <w:trPr>
          <w:trHeight w:val="833"/>
        </w:trPr>
        <w:tc>
          <w:tcPr>
            <w:tcW w:w="2343" w:type="dxa"/>
            <w:tcBorders>
              <w:top w:val="single" w:sz="6" w:space="0" w:color="DDDDDD"/>
              <w:left w:val="single" w:sz="6" w:space="0" w:color="DDDDDD"/>
              <w:bottom w:val="single" w:sz="6" w:space="0" w:color="DDDDDD"/>
              <w:right w:val="single" w:sz="6" w:space="0" w:color="DDDDDD"/>
            </w:tcBorders>
          </w:tcPr>
          <w:p w14:paraId="0825745A" w14:textId="77777777" w:rsidR="000F1FD6" w:rsidRDefault="00A2725C">
            <w:pPr>
              <w:spacing w:after="0" w:line="259" w:lineRule="auto"/>
              <w:ind w:left="1" w:firstLine="0"/>
              <w:jc w:val="left"/>
            </w:pPr>
            <w:r>
              <w:rPr>
                <w:color w:val="313131"/>
              </w:rPr>
              <w:t xml:space="preserve">^ Binary XOR </w:t>
            </w:r>
          </w:p>
        </w:tc>
        <w:tc>
          <w:tcPr>
            <w:tcW w:w="5985" w:type="dxa"/>
            <w:tcBorders>
              <w:top w:val="single" w:sz="6" w:space="0" w:color="DDDDDD"/>
              <w:left w:val="single" w:sz="6" w:space="0" w:color="DDDDDD"/>
              <w:bottom w:val="single" w:sz="6" w:space="0" w:color="DDDDDD"/>
              <w:right w:val="single" w:sz="6" w:space="0" w:color="DDDDDD"/>
            </w:tcBorders>
          </w:tcPr>
          <w:p w14:paraId="1FED5200" w14:textId="77777777" w:rsidR="000F1FD6" w:rsidRDefault="00A2725C">
            <w:pPr>
              <w:spacing w:after="0" w:line="259" w:lineRule="auto"/>
              <w:ind w:left="0" w:firstLine="0"/>
              <w:jc w:val="left"/>
            </w:pPr>
            <w:r>
              <w:rPr>
                <w:color w:val="313131"/>
              </w:rPr>
              <w:t xml:space="preserve">It copies the bit if it is set in one operand but not both. </w:t>
            </w:r>
          </w:p>
        </w:tc>
        <w:tc>
          <w:tcPr>
            <w:tcW w:w="1444" w:type="dxa"/>
            <w:tcBorders>
              <w:top w:val="single" w:sz="6" w:space="0" w:color="DDDDDD"/>
              <w:left w:val="single" w:sz="6" w:space="0" w:color="DDDDDD"/>
              <w:bottom w:val="single" w:sz="6" w:space="0" w:color="DDDDDD"/>
              <w:right w:val="single" w:sz="6" w:space="0" w:color="DDDDDD"/>
            </w:tcBorders>
          </w:tcPr>
          <w:p w14:paraId="6E6F9167" w14:textId="77777777" w:rsidR="000F1FD6" w:rsidRDefault="00A2725C">
            <w:pPr>
              <w:spacing w:after="0" w:line="259" w:lineRule="auto"/>
              <w:ind w:left="3" w:firstLine="0"/>
              <w:jc w:val="left"/>
            </w:pPr>
            <w:r>
              <w:rPr>
                <w:color w:val="313131"/>
              </w:rPr>
              <w:t xml:space="preserve">(a ^ b) = 49 </w:t>
            </w:r>
          </w:p>
          <w:p w14:paraId="492A2097" w14:textId="77777777" w:rsidR="000F1FD6" w:rsidRDefault="00A2725C">
            <w:pPr>
              <w:spacing w:after="0" w:line="259" w:lineRule="auto"/>
              <w:ind w:left="3" w:firstLine="0"/>
              <w:jc w:val="left"/>
            </w:pPr>
            <w:r>
              <w:rPr>
                <w:color w:val="313131"/>
              </w:rPr>
              <w:t xml:space="preserve">(means </w:t>
            </w:r>
          </w:p>
          <w:p w14:paraId="70312A94" w14:textId="77777777" w:rsidR="000F1FD6" w:rsidRDefault="00A2725C">
            <w:pPr>
              <w:spacing w:after="0" w:line="259" w:lineRule="auto"/>
              <w:ind w:left="3" w:firstLine="0"/>
              <w:jc w:val="left"/>
            </w:pPr>
            <w:r>
              <w:rPr>
                <w:color w:val="313131"/>
              </w:rPr>
              <w:t xml:space="preserve">0011 0001) </w:t>
            </w:r>
          </w:p>
        </w:tc>
      </w:tr>
      <w:tr w:rsidR="000F1FD6" w14:paraId="39DD9398" w14:textId="77777777" w:rsidTr="005E47C2">
        <w:trPr>
          <w:trHeight w:val="919"/>
        </w:trPr>
        <w:tc>
          <w:tcPr>
            <w:tcW w:w="2343" w:type="dxa"/>
            <w:tcBorders>
              <w:top w:val="single" w:sz="6" w:space="0" w:color="DDDDDD"/>
              <w:left w:val="single" w:sz="6" w:space="0" w:color="DDDDDD"/>
              <w:bottom w:val="single" w:sz="6" w:space="0" w:color="DDDDDD"/>
              <w:right w:val="single" w:sz="6" w:space="0" w:color="DDDDDD"/>
            </w:tcBorders>
          </w:tcPr>
          <w:p w14:paraId="64359D9A" w14:textId="77777777" w:rsidR="000F1FD6" w:rsidRDefault="00A2725C">
            <w:pPr>
              <w:spacing w:after="0" w:line="259" w:lineRule="auto"/>
              <w:ind w:left="1" w:firstLine="0"/>
              <w:jc w:val="left"/>
            </w:pPr>
            <w:r>
              <w:rPr>
                <w:color w:val="313131"/>
              </w:rPr>
              <w:t xml:space="preserve">~ Binary Ones </w:t>
            </w:r>
          </w:p>
          <w:p w14:paraId="77EBFBCD" w14:textId="77777777" w:rsidR="000F1FD6" w:rsidRDefault="00A2725C">
            <w:pPr>
              <w:spacing w:after="0" w:line="259" w:lineRule="auto"/>
              <w:ind w:left="1" w:firstLine="0"/>
              <w:jc w:val="left"/>
            </w:pPr>
            <w:r>
              <w:rPr>
                <w:color w:val="313131"/>
              </w:rPr>
              <w:t xml:space="preserve">Complement </w:t>
            </w:r>
          </w:p>
        </w:tc>
        <w:tc>
          <w:tcPr>
            <w:tcW w:w="5985" w:type="dxa"/>
            <w:tcBorders>
              <w:top w:val="single" w:sz="6" w:space="0" w:color="DDDDDD"/>
              <w:left w:val="single" w:sz="6" w:space="0" w:color="DDDDDD"/>
              <w:bottom w:val="single" w:sz="6" w:space="0" w:color="DDDDDD"/>
              <w:right w:val="single" w:sz="6" w:space="0" w:color="DDDDDD"/>
            </w:tcBorders>
          </w:tcPr>
          <w:p w14:paraId="3327E607" w14:textId="77777777" w:rsidR="000F1FD6" w:rsidRDefault="00A2725C">
            <w:pPr>
              <w:spacing w:after="0" w:line="259" w:lineRule="auto"/>
              <w:ind w:left="0" w:firstLine="0"/>
              <w:jc w:val="left"/>
            </w:pPr>
            <w:r>
              <w:rPr>
                <w:color w:val="313131"/>
              </w:rPr>
              <w:t xml:space="preserve">It is unary and has the effect of 'flipping' bits. </w:t>
            </w:r>
          </w:p>
        </w:tc>
        <w:tc>
          <w:tcPr>
            <w:tcW w:w="1444" w:type="dxa"/>
            <w:tcBorders>
              <w:top w:val="single" w:sz="6" w:space="0" w:color="DDDDDD"/>
              <w:left w:val="single" w:sz="6" w:space="0" w:color="DDDDDD"/>
              <w:bottom w:val="single" w:sz="6" w:space="0" w:color="DDDDDD"/>
              <w:right w:val="single" w:sz="6" w:space="0" w:color="DDDDDD"/>
            </w:tcBorders>
            <w:vAlign w:val="center"/>
          </w:tcPr>
          <w:p w14:paraId="1CB06C71" w14:textId="77777777" w:rsidR="000F1FD6" w:rsidRDefault="00A2725C">
            <w:pPr>
              <w:spacing w:after="0" w:line="259" w:lineRule="auto"/>
              <w:ind w:left="3" w:firstLine="0"/>
              <w:jc w:val="left"/>
            </w:pPr>
            <w:r>
              <w:rPr>
                <w:color w:val="313131"/>
              </w:rPr>
              <w:t xml:space="preserve">(~a ) = -61 </w:t>
            </w:r>
          </w:p>
          <w:p w14:paraId="373CF2FC" w14:textId="77777777" w:rsidR="000F1FD6" w:rsidRDefault="00A2725C">
            <w:pPr>
              <w:spacing w:after="0" w:line="238" w:lineRule="auto"/>
              <w:ind w:left="3" w:right="14" w:firstLine="0"/>
              <w:jc w:val="left"/>
            </w:pPr>
            <w:r>
              <w:rPr>
                <w:color w:val="313131"/>
              </w:rPr>
              <w:t xml:space="preserve">(means 1100 0011 </w:t>
            </w:r>
          </w:p>
          <w:p w14:paraId="67B8DC05" w14:textId="4AB8EB5F" w:rsidR="000F1FD6" w:rsidRDefault="00A2725C" w:rsidP="005E47C2">
            <w:pPr>
              <w:spacing w:after="0" w:line="259" w:lineRule="auto"/>
              <w:ind w:left="3" w:firstLine="0"/>
              <w:jc w:val="left"/>
            </w:pPr>
            <w:r>
              <w:rPr>
                <w:color w:val="313131"/>
              </w:rPr>
              <w:t xml:space="preserve"> </w:t>
            </w:r>
          </w:p>
        </w:tc>
      </w:tr>
      <w:tr w:rsidR="000F1FD6" w14:paraId="7FFC4550" w14:textId="77777777" w:rsidTr="005E47C2">
        <w:trPr>
          <w:trHeight w:val="895"/>
        </w:trPr>
        <w:tc>
          <w:tcPr>
            <w:tcW w:w="2343" w:type="dxa"/>
            <w:tcBorders>
              <w:top w:val="single" w:sz="6" w:space="0" w:color="DDDDDD"/>
              <w:left w:val="single" w:sz="6" w:space="0" w:color="DDDDDD"/>
              <w:bottom w:val="single" w:sz="6" w:space="0" w:color="DDDDDD"/>
              <w:right w:val="single" w:sz="6" w:space="0" w:color="DDDDDD"/>
            </w:tcBorders>
          </w:tcPr>
          <w:p w14:paraId="381A6DF3" w14:textId="77777777" w:rsidR="000F1FD6" w:rsidRDefault="00A2725C">
            <w:pPr>
              <w:spacing w:after="0" w:line="259" w:lineRule="auto"/>
              <w:ind w:left="2" w:firstLine="0"/>
              <w:jc w:val="left"/>
            </w:pPr>
            <w:r>
              <w:rPr>
                <w:color w:val="313131"/>
              </w:rPr>
              <w:t xml:space="preserve">&lt;&lt; Binary Left Shift </w:t>
            </w:r>
          </w:p>
        </w:tc>
        <w:tc>
          <w:tcPr>
            <w:tcW w:w="5985" w:type="dxa"/>
            <w:tcBorders>
              <w:top w:val="single" w:sz="6" w:space="0" w:color="DDDDDD"/>
              <w:left w:val="single" w:sz="6" w:space="0" w:color="DDDDDD"/>
              <w:bottom w:val="single" w:sz="6" w:space="0" w:color="DDDDDD"/>
              <w:right w:val="single" w:sz="6" w:space="0" w:color="DDDDDD"/>
            </w:tcBorders>
          </w:tcPr>
          <w:p w14:paraId="68F8E608" w14:textId="77777777" w:rsidR="000F1FD6" w:rsidRDefault="00A2725C">
            <w:pPr>
              <w:spacing w:after="0" w:line="259" w:lineRule="auto"/>
              <w:ind w:left="0" w:firstLine="0"/>
              <w:jc w:val="left"/>
            </w:pPr>
            <w:r>
              <w:rPr>
                <w:color w:val="313131"/>
              </w:rPr>
              <w:t xml:space="preserve">The left operands value is moved left by the number of bits specified by the right operand. </w:t>
            </w:r>
          </w:p>
        </w:tc>
        <w:tc>
          <w:tcPr>
            <w:tcW w:w="1444" w:type="dxa"/>
            <w:tcBorders>
              <w:top w:val="single" w:sz="6" w:space="0" w:color="DDDDDD"/>
              <w:left w:val="single" w:sz="6" w:space="0" w:color="DDDDDD"/>
              <w:bottom w:val="single" w:sz="6" w:space="0" w:color="DDDDDD"/>
              <w:right w:val="single" w:sz="6" w:space="0" w:color="DDDDDD"/>
            </w:tcBorders>
          </w:tcPr>
          <w:p w14:paraId="2F9DAA2F" w14:textId="77777777" w:rsidR="000F1FD6" w:rsidRDefault="00A2725C">
            <w:pPr>
              <w:spacing w:after="0" w:line="238" w:lineRule="auto"/>
              <w:ind w:left="2" w:firstLine="0"/>
              <w:jc w:val="left"/>
            </w:pPr>
            <w:r>
              <w:rPr>
                <w:color w:val="313131"/>
              </w:rPr>
              <w:t xml:space="preserve">a &lt;&lt; 2 = 240 (means </w:t>
            </w:r>
          </w:p>
          <w:p w14:paraId="4E96886B" w14:textId="77777777" w:rsidR="000F1FD6" w:rsidRDefault="00A2725C">
            <w:pPr>
              <w:spacing w:after="0" w:line="259" w:lineRule="auto"/>
              <w:ind w:left="2" w:firstLine="0"/>
              <w:jc w:val="left"/>
            </w:pPr>
            <w:r>
              <w:rPr>
                <w:color w:val="313131"/>
              </w:rPr>
              <w:t xml:space="preserve">1111 0000) </w:t>
            </w:r>
          </w:p>
        </w:tc>
      </w:tr>
      <w:tr w:rsidR="000F1FD6" w14:paraId="7023D7A2" w14:textId="77777777" w:rsidTr="005E47C2">
        <w:trPr>
          <w:trHeight w:val="967"/>
        </w:trPr>
        <w:tc>
          <w:tcPr>
            <w:tcW w:w="2343" w:type="dxa"/>
            <w:tcBorders>
              <w:top w:val="single" w:sz="6" w:space="0" w:color="DDDDDD"/>
              <w:left w:val="single" w:sz="6" w:space="0" w:color="DDDDDD"/>
              <w:bottom w:val="single" w:sz="6" w:space="0" w:color="DDDDDD"/>
              <w:right w:val="single" w:sz="6" w:space="0" w:color="DDDDDD"/>
            </w:tcBorders>
          </w:tcPr>
          <w:p w14:paraId="0BFC031B" w14:textId="77777777" w:rsidR="000F1FD6" w:rsidRDefault="00A2725C">
            <w:pPr>
              <w:spacing w:after="0" w:line="259" w:lineRule="auto"/>
              <w:ind w:left="2" w:firstLine="0"/>
              <w:jc w:val="left"/>
            </w:pPr>
            <w:r>
              <w:rPr>
                <w:color w:val="313131"/>
              </w:rPr>
              <w:t xml:space="preserve">&gt;&gt; Binary Right </w:t>
            </w:r>
          </w:p>
          <w:p w14:paraId="5E0FCBCB" w14:textId="77777777" w:rsidR="000F1FD6" w:rsidRDefault="00A2725C">
            <w:pPr>
              <w:spacing w:after="0" w:line="259" w:lineRule="auto"/>
              <w:ind w:left="2" w:firstLine="0"/>
              <w:jc w:val="left"/>
            </w:pPr>
            <w:r>
              <w:rPr>
                <w:color w:val="313131"/>
              </w:rPr>
              <w:t xml:space="preserve">Shift </w:t>
            </w:r>
          </w:p>
        </w:tc>
        <w:tc>
          <w:tcPr>
            <w:tcW w:w="5985" w:type="dxa"/>
            <w:tcBorders>
              <w:top w:val="single" w:sz="6" w:space="0" w:color="DDDDDD"/>
              <w:left w:val="single" w:sz="6" w:space="0" w:color="DDDDDD"/>
              <w:bottom w:val="single" w:sz="6" w:space="0" w:color="DDDDDD"/>
              <w:right w:val="single" w:sz="6" w:space="0" w:color="DDDDDD"/>
            </w:tcBorders>
          </w:tcPr>
          <w:p w14:paraId="1F0A124D" w14:textId="77777777" w:rsidR="000F1FD6" w:rsidRDefault="00A2725C">
            <w:pPr>
              <w:spacing w:after="0" w:line="259" w:lineRule="auto"/>
              <w:ind w:left="0" w:firstLine="0"/>
              <w:jc w:val="left"/>
            </w:pPr>
            <w:r>
              <w:rPr>
                <w:color w:val="313131"/>
              </w:rPr>
              <w:t xml:space="preserve">The left operands value is moved right by the number of bits specified by the right operand. </w:t>
            </w:r>
          </w:p>
        </w:tc>
        <w:tc>
          <w:tcPr>
            <w:tcW w:w="1444" w:type="dxa"/>
            <w:tcBorders>
              <w:top w:val="single" w:sz="6" w:space="0" w:color="DDDDDD"/>
              <w:left w:val="single" w:sz="6" w:space="0" w:color="DDDDDD"/>
              <w:bottom w:val="single" w:sz="6" w:space="0" w:color="DDDDDD"/>
              <w:right w:val="single" w:sz="6" w:space="0" w:color="DDDDDD"/>
            </w:tcBorders>
          </w:tcPr>
          <w:p w14:paraId="606CC87F" w14:textId="77777777" w:rsidR="000F1FD6" w:rsidRDefault="00A2725C">
            <w:pPr>
              <w:spacing w:after="1" w:line="238" w:lineRule="auto"/>
              <w:ind w:left="2" w:firstLine="0"/>
              <w:jc w:val="left"/>
            </w:pPr>
            <w:r>
              <w:rPr>
                <w:color w:val="313131"/>
              </w:rPr>
              <w:t xml:space="preserve">a &gt;&gt; 2 = 15 (means </w:t>
            </w:r>
          </w:p>
          <w:p w14:paraId="485496A3" w14:textId="77777777" w:rsidR="000F1FD6" w:rsidRDefault="00A2725C">
            <w:pPr>
              <w:spacing w:after="0" w:line="259" w:lineRule="auto"/>
              <w:ind w:left="2" w:firstLine="0"/>
              <w:jc w:val="left"/>
            </w:pPr>
            <w:r>
              <w:rPr>
                <w:color w:val="313131"/>
              </w:rPr>
              <w:t xml:space="preserve">0000 1111) </w:t>
            </w:r>
          </w:p>
        </w:tc>
      </w:tr>
    </w:tbl>
    <w:p w14:paraId="6A0E2FE6" w14:textId="255CCC6C" w:rsidR="000F1FD6" w:rsidRDefault="00A2725C" w:rsidP="005E47C2">
      <w:pPr>
        <w:spacing w:after="0" w:line="259" w:lineRule="auto"/>
        <w:ind w:left="0" w:firstLine="0"/>
        <w:jc w:val="left"/>
      </w:pPr>
      <w:r>
        <w:rPr>
          <w:b/>
        </w:rPr>
        <w:t xml:space="preserve"> </w:t>
      </w:r>
    </w:p>
    <w:p w14:paraId="3D5076E7" w14:textId="77777777" w:rsidR="000F1FD6" w:rsidRDefault="00A2725C">
      <w:pPr>
        <w:pStyle w:val="Heading4"/>
        <w:spacing w:after="3"/>
        <w:ind w:left="14"/>
      </w:pPr>
      <w:r>
        <w:rPr>
          <w:sz w:val="28"/>
        </w:rPr>
        <w:t xml:space="preserve"> LOGICAL OPERATOR </w:t>
      </w:r>
    </w:p>
    <w:p w14:paraId="52EE486B" w14:textId="77777777" w:rsidR="000F1FD6" w:rsidRDefault="00A2725C">
      <w:pPr>
        <w:spacing w:after="0" w:line="259" w:lineRule="auto"/>
        <w:ind w:left="0" w:firstLine="0"/>
        <w:jc w:val="left"/>
      </w:pPr>
      <w:r>
        <w:rPr>
          <w:b/>
          <w:sz w:val="28"/>
        </w:rPr>
        <w:t xml:space="preserve"> </w:t>
      </w:r>
    </w:p>
    <w:tbl>
      <w:tblPr>
        <w:tblStyle w:val="TableGrid"/>
        <w:tblW w:w="7835" w:type="dxa"/>
        <w:tblInd w:w="6" w:type="dxa"/>
        <w:tblCellMar>
          <w:top w:w="79" w:type="dxa"/>
          <w:left w:w="102" w:type="dxa"/>
          <w:right w:w="42" w:type="dxa"/>
        </w:tblCellMar>
        <w:tblLook w:val="04A0" w:firstRow="1" w:lastRow="0" w:firstColumn="1" w:lastColumn="0" w:noHBand="0" w:noVBand="1"/>
      </w:tblPr>
      <w:tblGrid>
        <w:gridCol w:w="1676"/>
        <w:gridCol w:w="5045"/>
        <w:gridCol w:w="1114"/>
      </w:tblGrid>
      <w:tr w:rsidR="000F1FD6" w14:paraId="66D3A066" w14:textId="77777777" w:rsidTr="005E47C2">
        <w:trPr>
          <w:trHeight w:val="502"/>
        </w:trPr>
        <w:tc>
          <w:tcPr>
            <w:tcW w:w="1676" w:type="dxa"/>
            <w:tcBorders>
              <w:top w:val="single" w:sz="4" w:space="0" w:color="DDDDDD"/>
              <w:left w:val="single" w:sz="4" w:space="0" w:color="DDDDDD"/>
              <w:bottom w:val="single" w:sz="4" w:space="0" w:color="DDDDDD"/>
              <w:right w:val="single" w:sz="4" w:space="0" w:color="DDDDDD"/>
            </w:tcBorders>
            <w:shd w:val="clear" w:color="auto" w:fill="EEEEEE"/>
          </w:tcPr>
          <w:p w14:paraId="1A5D1C2C" w14:textId="77777777" w:rsidR="000F1FD6" w:rsidRDefault="00A2725C">
            <w:pPr>
              <w:spacing w:after="0" w:line="259" w:lineRule="auto"/>
              <w:ind w:left="0" w:firstLine="0"/>
              <w:jc w:val="left"/>
            </w:pPr>
            <w:r>
              <w:rPr>
                <w:b/>
                <w:color w:val="313131"/>
              </w:rPr>
              <w:t xml:space="preserve">Operator </w:t>
            </w:r>
          </w:p>
        </w:tc>
        <w:tc>
          <w:tcPr>
            <w:tcW w:w="5045" w:type="dxa"/>
            <w:tcBorders>
              <w:top w:val="single" w:sz="4" w:space="0" w:color="DDDDDD"/>
              <w:left w:val="single" w:sz="4" w:space="0" w:color="DDDDDD"/>
              <w:bottom w:val="single" w:sz="4" w:space="0" w:color="DDDDDD"/>
              <w:right w:val="single" w:sz="4" w:space="0" w:color="DDDDDD"/>
            </w:tcBorders>
            <w:shd w:val="clear" w:color="auto" w:fill="EEEEEE"/>
          </w:tcPr>
          <w:p w14:paraId="010E7BA9" w14:textId="77777777" w:rsidR="000F1FD6" w:rsidRDefault="00A2725C">
            <w:pPr>
              <w:spacing w:after="0" w:line="259" w:lineRule="auto"/>
              <w:ind w:left="4" w:firstLine="0"/>
              <w:jc w:val="left"/>
            </w:pPr>
            <w:r>
              <w:rPr>
                <w:b/>
                <w:color w:val="313131"/>
              </w:rPr>
              <w:t xml:space="preserve">Description </w:t>
            </w:r>
          </w:p>
        </w:tc>
        <w:tc>
          <w:tcPr>
            <w:tcW w:w="1114" w:type="dxa"/>
            <w:tcBorders>
              <w:top w:val="single" w:sz="4" w:space="0" w:color="DDDDDD"/>
              <w:left w:val="single" w:sz="4" w:space="0" w:color="DDDDDD"/>
              <w:bottom w:val="single" w:sz="4" w:space="0" w:color="DDDDDD"/>
              <w:right w:val="single" w:sz="4" w:space="0" w:color="DDDDDD"/>
            </w:tcBorders>
            <w:shd w:val="clear" w:color="auto" w:fill="EEEEEE"/>
          </w:tcPr>
          <w:p w14:paraId="23AAB44D" w14:textId="77777777" w:rsidR="000F1FD6" w:rsidRDefault="00A2725C">
            <w:pPr>
              <w:spacing w:after="0" w:line="259" w:lineRule="auto"/>
              <w:ind w:left="2" w:firstLine="0"/>
            </w:pPr>
            <w:r>
              <w:rPr>
                <w:b/>
                <w:color w:val="313131"/>
              </w:rPr>
              <w:t xml:space="preserve">Example </w:t>
            </w:r>
          </w:p>
        </w:tc>
      </w:tr>
      <w:tr w:rsidR="000F1FD6" w14:paraId="2B3912B1" w14:textId="77777777" w:rsidTr="005E47C2">
        <w:trPr>
          <w:trHeight w:val="907"/>
        </w:trPr>
        <w:tc>
          <w:tcPr>
            <w:tcW w:w="1676" w:type="dxa"/>
            <w:tcBorders>
              <w:top w:val="single" w:sz="4" w:space="0" w:color="DDDDDD"/>
              <w:left w:val="single" w:sz="4" w:space="0" w:color="DDDDDD"/>
              <w:bottom w:val="single" w:sz="4" w:space="0" w:color="DDDDDD"/>
              <w:right w:val="single" w:sz="4" w:space="0" w:color="DDDDDD"/>
            </w:tcBorders>
          </w:tcPr>
          <w:p w14:paraId="5FBD57C2" w14:textId="77777777" w:rsidR="000F1FD6" w:rsidRDefault="00A2725C">
            <w:pPr>
              <w:spacing w:after="0" w:line="259" w:lineRule="auto"/>
              <w:ind w:left="0" w:firstLine="0"/>
              <w:jc w:val="left"/>
            </w:pPr>
            <w:r>
              <w:rPr>
                <w:color w:val="313131"/>
              </w:rPr>
              <w:t xml:space="preserve">and Logical </w:t>
            </w:r>
          </w:p>
          <w:p w14:paraId="7DDCA8CE" w14:textId="77777777" w:rsidR="000F1FD6" w:rsidRDefault="00A2725C">
            <w:pPr>
              <w:spacing w:after="0" w:line="259" w:lineRule="auto"/>
              <w:ind w:left="0" w:firstLine="0"/>
              <w:jc w:val="left"/>
            </w:pPr>
            <w:r>
              <w:rPr>
                <w:color w:val="313131"/>
              </w:rPr>
              <w:t xml:space="preserve">AND </w:t>
            </w:r>
          </w:p>
        </w:tc>
        <w:tc>
          <w:tcPr>
            <w:tcW w:w="5045" w:type="dxa"/>
            <w:tcBorders>
              <w:top w:val="single" w:sz="4" w:space="0" w:color="DDDDDD"/>
              <w:left w:val="single" w:sz="4" w:space="0" w:color="DDDDDD"/>
              <w:bottom w:val="single" w:sz="4" w:space="0" w:color="DDDDDD"/>
              <w:right w:val="single" w:sz="4" w:space="0" w:color="DDDDDD"/>
            </w:tcBorders>
          </w:tcPr>
          <w:p w14:paraId="1544E64B" w14:textId="77777777" w:rsidR="000F1FD6" w:rsidRDefault="00A2725C">
            <w:pPr>
              <w:spacing w:after="0" w:line="259" w:lineRule="auto"/>
              <w:ind w:left="4" w:firstLine="0"/>
              <w:jc w:val="left"/>
            </w:pPr>
            <w:r>
              <w:rPr>
                <w:color w:val="313131"/>
              </w:rPr>
              <w:t xml:space="preserve">If both the operands are true then condition becomes true. </w:t>
            </w:r>
          </w:p>
        </w:tc>
        <w:tc>
          <w:tcPr>
            <w:tcW w:w="1114" w:type="dxa"/>
            <w:tcBorders>
              <w:top w:val="single" w:sz="4" w:space="0" w:color="DDDDDD"/>
              <w:left w:val="single" w:sz="4" w:space="0" w:color="DDDDDD"/>
              <w:bottom w:val="single" w:sz="4" w:space="0" w:color="DDDDDD"/>
              <w:right w:val="single" w:sz="4" w:space="0" w:color="DDDDDD"/>
            </w:tcBorders>
          </w:tcPr>
          <w:p w14:paraId="0F437DAD" w14:textId="77777777" w:rsidR="000F1FD6" w:rsidRDefault="00A2725C">
            <w:pPr>
              <w:spacing w:after="0" w:line="259" w:lineRule="auto"/>
              <w:ind w:left="2" w:firstLine="0"/>
              <w:jc w:val="left"/>
            </w:pPr>
            <w:r>
              <w:rPr>
                <w:color w:val="313131"/>
              </w:rPr>
              <w:t xml:space="preserve">(a and b) is true. </w:t>
            </w:r>
          </w:p>
        </w:tc>
      </w:tr>
      <w:tr w:rsidR="000F1FD6" w14:paraId="350E7996" w14:textId="77777777" w:rsidTr="005E47C2">
        <w:trPr>
          <w:trHeight w:val="894"/>
        </w:trPr>
        <w:tc>
          <w:tcPr>
            <w:tcW w:w="1676" w:type="dxa"/>
            <w:tcBorders>
              <w:top w:val="single" w:sz="4" w:space="0" w:color="DDDDDD"/>
              <w:left w:val="single" w:sz="4" w:space="0" w:color="DDDDDD"/>
              <w:bottom w:val="single" w:sz="4" w:space="0" w:color="DDDDDD"/>
              <w:right w:val="single" w:sz="4" w:space="0" w:color="DDDDDD"/>
            </w:tcBorders>
          </w:tcPr>
          <w:p w14:paraId="478ED6A9" w14:textId="77777777" w:rsidR="000F1FD6" w:rsidRDefault="00A2725C">
            <w:pPr>
              <w:spacing w:after="0" w:line="259" w:lineRule="auto"/>
              <w:ind w:left="0" w:firstLine="0"/>
              <w:jc w:val="left"/>
            </w:pPr>
            <w:r>
              <w:rPr>
                <w:color w:val="313131"/>
              </w:rPr>
              <w:t xml:space="preserve">or Logical OR </w:t>
            </w:r>
          </w:p>
        </w:tc>
        <w:tc>
          <w:tcPr>
            <w:tcW w:w="5045" w:type="dxa"/>
            <w:tcBorders>
              <w:top w:val="single" w:sz="4" w:space="0" w:color="DDDDDD"/>
              <w:left w:val="single" w:sz="4" w:space="0" w:color="DDDDDD"/>
              <w:bottom w:val="single" w:sz="4" w:space="0" w:color="DDDDDD"/>
              <w:right w:val="single" w:sz="4" w:space="0" w:color="DDDDDD"/>
            </w:tcBorders>
          </w:tcPr>
          <w:p w14:paraId="4DCDDA60" w14:textId="77777777" w:rsidR="000F1FD6" w:rsidRDefault="00A2725C">
            <w:pPr>
              <w:spacing w:after="0" w:line="259" w:lineRule="auto"/>
              <w:ind w:left="4" w:firstLine="0"/>
              <w:jc w:val="left"/>
            </w:pPr>
            <w:r>
              <w:rPr>
                <w:color w:val="313131"/>
              </w:rPr>
              <w:t xml:space="preserve">If any of the two operands are non-zero then condition becomes true. </w:t>
            </w:r>
          </w:p>
        </w:tc>
        <w:tc>
          <w:tcPr>
            <w:tcW w:w="1114" w:type="dxa"/>
            <w:tcBorders>
              <w:top w:val="single" w:sz="4" w:space="0" w:color="DDDDDD"/>
              <w:left w:val="single" w:sz="4" w:space="0" w:color="DDDDDD"/>
              <w:bottom w:val="single" w:sz="4" w:space="0" w:color="DDDDDD"/>
              <w:right w:val="single" w:sz="4" w:space="0" w:color="DDDDDD"/>
            </w:tcBorders>
          </w:tcPr>
          <w:p w14:paraId="6D3F6B91" w14:textId="77777777" w:rsidR="000F1FD6" w:rsidRDefault="00A2725C">
            <w:pPr>
              <w:spacing w:after="0" w:line="259" w:lineRule="auto"/>
              <w:ind w:left="2" w:right="44" w:firstLine="0"/>
              <w:jc w:val="left"/>
            </w:pPr>
            <w:r>
              <w:rPr>
                <w:color w:val="313131"/>
              </w:rPr>
              <w:t xml:space="preserve">(a or b) is true. </w:t>
            </w:r>
          </w:p>
        </w:tc>
      </w:tr>
      <w:tr w:rsidR="000F1FD6" w14:paraId="08A501A2" w14:textId="77777777" w:rsidTr="005E47C2">
        <w:trPr>
          <w:trHeight w:val="1049"/>
        </w:trPr>
        <w:tc>
          <w:tcPr>
            <w:tcW w:w="1676" w:type="dxa"/>
            <w:tcBorders>
              <w:top w:val="single" w:sz="4" w:space="0" w:color="DDDDDD"/>
              <w:left w:val="single" w:sz="4" w:space="0" w:color="DDDDDD"/>
              <w:bottom w:val="single" w:sz="4" w:space="0" w:color="DDDDDD"/>
              <w:right w:val="single" w:sz="4" w:space="0" w:color="DDDDDD"/>
            </w:tcBorders>
          </w:tcPr>
          <w:p w14:paraId="075B3627" w14:textId="77777777" w:rsidR="000F1FD6" w:rsidRDefault="00A2725C">
            <w:pPr>
              <w:spacing w:after="0" w:line="259" w:lineRule="auto"/>
              <w:ind w:left="0" w:firstLine="0"/>
              <w:jc w:val="left"/>
            </w:pPr>
            <w:r>
              <w:rPr>
                <w:color w:val="313131"/>
              </w:rPr>
              <w:t xml:space="preserve">not Logical </w:t>
            </w:r>
          </w:p>
          <w:p w14:paraId="513934A8" w14:textId="77777777" w:rsidR="000F1FD6" w:rsidRDefault="00A2725C">
            <w:pPr>
              <w:spacing w:after="0" w:line="259" w:lineRule="auto"/>
              <w:ind w:left="0" w:firstLine="0"/>
              <w:jc w:val="left"/>
            </w:pPr>
            <w:r>
              <w:rPr>
                <w:color w:val="313131"/>
              </w:rPr>
              <w:t xml:space="preserve">NOT </w:t>
            </w:r>
          </w:p>
        </w:tc>
        <w:tc>
          <w:tcPr>
            <w:tcW w:w="5045" w:type="dxa"/>
            <w:tcBorders>
              <w:top w:val="single" w:sz="4" w:space="0" w:color="DDDDDD"/>
              <w:left w:val="single" w:sz="4" w:space="0" w:color="DDDDDD"/>
              <w:bottom w:val="single" w:sz="4" w:space="0" w:color="DDDDDD"/>
              <w:right w:val="single" w:sz="4" w:space="0" w:color="DDDDDD"/>
            </w:tcBorders>
          </w:tcPr>
          <w:p w14:paraId="1AA5FD9B" w14:textId="77777777" w:rsidR="000F1FD6" w:rsidRDefault="00A2725C">
            <w:pPr>
              <w:spacing w:after="0" w:line="259" w:lineRule="auto"/>
              <w:ind w:left="4" w:firstLine="0"/>
              <w:jc w:val="left"/>
            </w:pPr>
            <w:r>
              <w:rPr>
                <w:color w:val="313131"/>
              </w:rPr>
              <w:t xml:space="preserve">Used to reverse the logical state of its operand. </w:t>
            </w:r>
          </w:p>
        </w:tc>
        <w:tc>
          <w:tcPr>
            <w:tcW w:w="1114" w:type="dxa"/>
            <w:tcBorders>
              <w:top w:val="single" w:sz="4" w:space="0" w:color="DDDDDD"/>
              <w:left w:val="single" w:sz="4" w:space="0" w:color="DDDDDD"/>
              <w:bottom w:val="single" w:sz="4" w:space="0" w:color="DDDDDD"/>
              <w:right w:val="single" w:sz="4" w:space="0" w:color="DDDDDD"/>
            </w:tcBorders>
          </w:tcPr>
          <w:p w14:paraId="6CFEDE5A" w14:textId="77777777" w:rsidR="000F1FD6" w:rsidRDefault="00A2725C">
            <w:pPr>
              <w:spacing w:after="0" w:line="259" w:lineRule="auto"/>
              <w:ind w:left="2" w:right="17" w:firstLine="0"/>
              <w:jc w:val="left"/>
            </w:pPr>
            <w:r>
              <w:rPr>
                <w:color w:val="313131"/>
              </w:rPr>
              <w:t xml:space="preserve">Not(a and b) is false. </w:t>
            </w:r>
          </w:p>
        </w:tc>
      </w:tr>
    </w:tbl>
    <w:p w14:paraId="223E3238" w14:textId="77777777" w:rsidR="005E47C2" w:rsidRDefault="005E47C2" w:rsidP="005E47C2">
      <w:pPr>
        <w:spacing w:after="55" w:line="259" w:lineRule="auto"/>
        <w:ind w:left="0" w:firstLine="0"/>
        <w:jc w:val="left"/>
        <w:rPr>
          <w:b/>
          <w:sz w:val="28"/>
        </w:rPr>
      </w:pPr>
    </w:p>
    <w:p w14:paraId="30DEF15D" w14:textId="77777777" w:rsidR="005E47C2" w:rsidRDefault="005E47C2" w:rsidP="005E47C2">
      <w:pPr>
        <w:spacing w:after="55" w:line="259" w:lineRule="auto"/>
        <w:ind w:left="0" w:firstLine="0"/>
        <w:jc w:val="left"/>
        <w:rPr>
          <w:b/>
          <w:sz w:val="28"/>
        </w:rPr>
      </w:pPr>
    </w:p>
    <w:p w14:paraId="33F5E691" w14:textId="77777777" w:rsidR="005E47C2" w:rsidRDefault="005E47C2" w:rsidP="005E47C2">
      <w:pPr>
        <w:spacing w:after="55" w:line="259" w:lineRule="auto"/>
        <w:ind w:left="0" w:firstLine="0"/>
        <w:jc w:val="left"/>
        <w:rPr>
          <w:b/>
          <w:sz w:val="28"/>
        </w:rPr>
      </w:pPr>
    </w:p>
    <w:p w14:paraId="0588A1AB" w14:textId="77777777" w:rsidR="005E47C2" w:rsidRDefault="005E47C2" w:rsidP="005E47C2">
      <w:pPr>
        <w:spacing w:after="55" w:line="259" w:lineRule="auto"/>
        <w:ind w:left="0" w:firstLine="0"/>
        <w:jc w:val="left"/>
        <w:rPr>
          <w:b/>
          <w:sz w:val="28"/>
        </w:rPr>
      </w:pPr>
    </w:p>
    <w:p w14:paraId="7F6CB8B3" w14:textId="7B9B07D6" w:rsidR="000F1FD6" w:rsidRDefault="00A2725C" w:rsidP="005E47C2">
      <w:pPr>
        <w:spacing w:after="55" w:line="259" w:lineRule="auto"/>
        <w:ind w:left="0" w:firstLine="0"/>
        <w:jc w:val="left"/>
      </w:pPr>
      <w:r>
        <w:rPr>
          <w:b/>
          <w:sz w:val="28"/>
        </w:rPr>
        <w:t xml:space="preserve"> </w:t>
      </w:r>
      <w:r>
        <w:rPr>
          <w:b/>
          <w:sz w:val="28"/>
        </w:rPr>
        <w:tab/>
        <w:t xml:space="preserve"> </w:t>
      </w:r>
      <w:r>
        <w:rPr>
          <w:b/>
          <w:sz w:val="28"/>
        </w:rPr>
        <w:tab/>
        <w:t xml:space="preserve"> </w:t>
      </w:r>
      <w:r>
        <w:rPr>
          <w:b/>
          <w:sz w:val="28"/>
        </w:rPr>
        <w:tab/>
        <w:t xml:space="preserve"> </w:t>
      </w:r>
    </w:p>
    <w:p w14:paraId="08F69488" w14:textId="77777777" w:rsidR="000F1FD6" w:rsidRDefault="00A2725C">
      <w:pPr>
        <w:spacing w:after="0" w:line="259" w:lineRule="auto"/>
        <w:ind w:left="-5"/>
        <w:jc w:val="left"/>
      </w:pPr>
      <w:r>
        <w:rPr>
          <w:color w:val="121214"/>
          <w:sz w:val="32"/>
        </w:rPr>
        <w:lastRenderedPageBreak/>
        <w:t xml:space="preserve">Python Operators Precedence </w:t>
      </w:r>
    </w:p>
    <w:tbl>
      <w:tblPr>
        <w:tblStyle w:val="TableGrid"/>
        <w:tblW w:w="9508" w:type="dxa"/>
        <w:tblInd w:w="9" w:type="dxa"/>
        <w:tblCellMar>
          <w:left w:w="17" w:type="dxa"/>
          <w:right w:w="77" w:type="dxa"/>
        </w:tblCellMar>
        <w:tblLook w:val="04A0" w:firstRow="1" w:lastRow="0" w:firstColumn="1" w:lastColumn="0" w:noHBand="0" w:noVBand="1"/>
      </w:tblPr>
      <w:tblGrid>
        <w:gridCol w:w="2422"/>
        <w:gridCol w:w="7086"/>
      </w:tblGrid>
      <w:tr w:rsidR="005E47C2" w14:paraId="6521ADCD" w14:textId="77777777" w:rsidTr="005E47C2">
        <w:trPr>
          <w:trHeight w:val="437"/>
        </w:trPr>
        <w:tc>
          <w:tcPr>
            <w:tcW w:w="2422" w:type="dxa"/>
            <w:tcBorders>
              <w:top w:val="single" w:sz="6" w:space="0" w:color="DDDDDD"/>
              <w:left w:val="single" w:sz="6" w:space="0" w:color="DDDDDD"/>
              <w:bottom w:val="single" w:sz="6" w:space="0" w:color="DDDDDD"/>
              <w:right w:val="single" w:sz="6" w:space="0" w:color="DDDDDD"/>
            </w:tcBorders>
            <w:shd w:val="clear" w:color="auto" w:fill="EEEEEE"/>
          </w:tcPr>
          <w:p w14:paraId="76ACCF4A" w14:textId="77777777" w:rsidR="005E47C2" w:rsidRDefault="005E47C2">
            <w:pPr>
              <w:spacing w:after="0" w:line="259" w:lineRule="auto"/>
              <w:ind w:left="110" w:firstLine="0"/>
              <w:jc w:val="left"/>
            </w:pPr>
            <w:r>
              <w:rPr>
                <w:b/>
                <w:color w:val="313131"/>
                <w:sz w:val="23"/>
              </w:rPr>
              <w:t xml:space="preserve">Operator </w:t>
            </w:r>
          </w:p>
        </w:tc>
        <w:tc>
          <w:tcPr>
            <w:tcW w:w="7086" w:type="dxa"/>
            <w:tcBorders>
              <w:top w:val="single" w:sz="6" w:space="0" w:color="DDDDDD"/>
              <w:left w:val="single" w:sz="6" w:space="0" w:color="DDDDDD"/>
              <w:bottom w:val="single" w:sz="6" w:space="0" w:color="DDDDDD"/>
              <w:right w:val="single" w:sz="6" w:space="0" w:color="DDDDDD"/>
            </w:tcBorders>
            <w:shd w:val="clear" w:color="auto" w:fill="EEEEEE"/>
          </w:tcPr>
          <w:p w14:paraId="5E993853" w14:textId="77777777" w:rsidR="005E47C2" w:rsidRDefault="005E47C2">
            <w:pPr>
              <w:spacing w:after="0" w:line="259" w:lineRule="auto"/>
              <w:ind w:left="113" w:firstLine="0"/>
              <w:jc w:val="left"/>
            </w:pPr>
            <w:r>
              <w:rPr>
                <w:b/>
                <w:color w:val="313131"/>
                <w:sz w:val="23"/>
              </w:rPr>
              <w:t xml:space="preserve">Description </w:t>
            </w:r>
          </w:p>
        </w:tc>
      </w:tr>
      <w:tr w:rsidR="005E47C2" w14:paraId="1901C59A" w14:textId="77777777" w:rsidTr="005E47C2">
        <w:trPr>
          <w:trHeight w:val="570"/>
        </w:trPr>
        <w:tc>
          <w:tcPr>
            <w:tcW w:w="2422" w:type="dxa"/>
            <w:tcBorders>
              <w:top w:val="single" w:sz="6" w:space="0" w:color="DDDDDD"/>
              <w:left w:val="single" w:sz="6" w:space="0" w:color="DDDDDD"/>
              <w:bottom w:val="single" w:sz="6" w:space="0" w:color="DDDDDD"/>
              <w:right w:val="single" w:sz="6" w:space="0" w:color="DDDDDD"/>
            </w:tcBorders>
          </w:tcPr>
          <w:p w14:paraId="581571C1" w14:textId="77777777" w:rsidR="005E47C2" w:rsidRDefault="005E47C2">
            <w:pPr>
              <w:spacing w:after="0" w:line="259" w:lineRule="auto"/>
              <w:ind w:left="110" w:firstLine="0"/>
              <w:jc w:val="left"/>
            </w:pPr>
            <w:r>
              <w:rPr>
                <w:color w:val="313131"/>
                <w:sz w:val="23"/>
              </w:rPr>
              <w:t xml:space="preserve">** </w:t>
            </w:r>
          </w:p>
        </w:tc>
        <w:tc>
          <w:tcPr>
            <w:tcW w:w="7086" w:type="dxa"/>
            <w:tcBorders>
              <w:top w:val="single" w:sz="6" w:space="0" w:color="DDDDDD"/>
              <w:left w:val="single" w:sz="6" w:space="0" w:color="DDDDDD"/>
              <w:bottom w:val="single" w:sz="6" w:space="0" w:color="DDDDDD"/>
              <w:right w:val="single" w:sz="6" w:space="0" w:color="DDDDDD"/>
            </w:tcBorders>
          </w:tcPr>
          <w:p w14:paraId="49B9E29D" w14:textId="77777777" w:rsidR="005E47C2" w:rsidRDefault="005E47C2">
            <w:pPr>
              <w:spacing w:after="0" w:line="259" w:lineRule="auto"/>
              <w:ind w:left="113" w:firstLine="0"/>
              <w:jc w:val="left"/>
            </w:pPr>
            <w:r>
              <w:rPr>
                <w:color w:val="313131"/>
                <w:sz w:val="23"/>
              </w:rPr>
              <w:t xml:space="preserve">Exponentiation (raise to the power) </w:t>
            </w:r>
          </w:p>
        </w:tc>
      </w:tr>
      <w:tr w:rsidR="005E47C2" w14:paraId="65B22280" w14:textId="77777777" w:rsidTr="005E47C2">
        <w:trPr>
          <w:trHeight w:val="834"/>
        </w:trPr>
        <w:tc>
          <w:tcPr>
            <w:tcW w:w="2422" w:type="dxa"/>
            <w:tcBorders>
              <w:top w:val="single" w:sz="6" w:space="0" w:color="DDDDDD"/>
              <w:left w:val="single" w:sz="6" w:space="0" w:color="DDDDDD"/>
              <w:bottom w:val="single" w:sz="6" w:space="0" w:color="DDDDDD"/>
              <w:right w:val="single" w:sz="6" w:space="0" w:color="DDDDDD"/>
            </w:tcBorders>
          </w:tcPr>
          <w:p w14:paraId="740674E4" w14:textId="77777777" w:rsidR="005E47C2" w:rsidRDefault="005E47C2">
            <w:pPr>
              <w:spacing w:after="0" w:line="259" w:lineRule="auto"/>
              <w:ind w:left="110" w:firstLine="0"/>
              <w:jc w:val="left"/>
            </w:pPr>
            <w:r>
              <w:rPr>
                <w:color w:val="313131"/>
                <w:sz w:val="23"/>
              </w:rPr>
              <w:t xml:space="preserve">~ + - </w:t>
            </w:r>
          </w:p>
        </w:tc>
        <w:tc>
          <w:tcPr>
            <w:tcW w:w="7086" w:type="dxa"/>
            <w:tcBorders>
              <w:top w:val="single" w:sz="6" w:space="0" w:color="DDDDDD"/>
              <w:left w:val="single" w:sz="6" w:space="0" w:color="DDDDDD"/>
              <w:bottom w:val="single" w:sz="6" w:space="0" w:color="DDDDDD"/>
              <w:right w:val="single" w:sz="6" w:space="0" w:color="DDDDDD"/>
            </w:tcBorders>
          </w:tcPr>
          <w:p w14:paraId="36BF47C3" w14:textId="77777777" w:rsidR="005E47C2" w:rsidRDefault="005E47C2">
            <w:pPr>
              <w:spacing w:after="0" w:line="259" w:lineRule="auto"/>
              <w:ind w:left="113" w:firstLine="0"/>
              <w:jc w:val="left"/>
            </w:pPr>
            <w:r>
              <w:rPr>
                <w:color w:val="313131"/>
                <w:sz w:val="23"/>
              </w:rPr>
              <w:t xml:space="preserve">Complement, unary plus and minus (method names for the last two are +@ and -@) </w:t>
            </w:r>
          </w:p>
        </w:tc>
      </w:tr>
      <w:tr w:rsidR="005E47C2" w14:paraId="51CFF6EE" w14:textId="77777777" w:rsidTr="005E47C2">
        <w:trPr>
          <w:trHeight w:val="676"/>
        </w:trPr>
        <w:tc>
          <w:tcPr>
            <w:tcW w:w="2422" w:type="dxa"/>
            <w:tcBorders>
              <w:top w:val="single" w:sz="6" w:space="0" w:color="DDDDDD"/>
              <w:left w:val="single" w:sz="6" w:space="0" w:color="DDDDDD"/>
              <w:bottom w:val="single" w:sz="6" w:space="0" w:color="DDDDDD"/>
              <w:right w:val="single" w:sz="6" w:space="0" w:color="DDDDDD"/>
            </w:tcBorders>
          </w:tcPr>
          <w:p w14:paraId="7DE276DE" w14:textId="77777777" w:rsidR="005E47C2" w:rsidRDefault="005E47C2">
            <w:pPr>
              <w:spacing w:after="0" w:line="259" w:lineRule="auto"/>
              <w:ind w:left="110" w:firstLine="0"/>
              <w:jc w:val="left"/>
            </w:pPr>
            <w:r>
              <w:rPr>
                <w:color w:val="313131"/>
                <w:sz w:val="23"/>
              </w:rPr>
              <w:t xml:space="preserve">* / % // </w:t>
            </w:r>
          </w:p>
        </w:tc>
        <w:tc>
          <w:tcPr>
            <w:tcW w:w="7086" w:type="dxa"/>
            <w:tcBorders>
              <w:top w:val="single" w:sz="6" w:space="0" w:color="DDDDDD"/>
              <w:left w:val="single" w:sz="6" w:space="0" w:color="DDDDDD"/>
              <w:bottom w:val="single" w:sz="6" w:space="0" w:color="DDDDDD"/>
              <w:right w:val="single" w:sz="6" w:space="0" w:color="DDDDDD"/>
            </w:tcBorders>
          </w:tcPr>
          <w:p w14:paraId="73F711D7" w14:textId="77777777" w:rsidR="005E47C2" w:rsidRDefault="005E47C2">
            <w:pPr>
              <w:spacing w:after="0" w:line="259" w:lineRule="auto"/>
              <w:ind w:left="113" w:firstLine="0"/>
              <w:jc w:val="left"/>
            </w:pPr>
            <w:r>
              <w:rPr>
                <w:color w:val="313131"/>
                <w:sz w:val="23"/>
              </w:rPr>
              <w:t xml:space="preserve">Multiply, divide, modulo and floor division </w:t>
            </w:r>
          </w:p>
        </w:tc>
      </w:tr>
      <w:tr w:rsidR="005E47C2" w14:paraId="01C303D9" w14:textId="77777777" w:rsidTr="005E47C2">
        <w:trPr>
          <w:trHeight w:val="558"/>
        </w:trPr>
        <w:tc>
          <w:tcPr>
            <w:tcW w:w="2422" w:type="dxa"/>
            <w:tcBorders>
              <w:top w:val="single" w:sz="6" w:space="0" w:color="DDDDDD"/>
              <w:left w:val="single" w:sz="6" w:space="0" w:color="DDDDDD"/>
              <w:bottom w:val="single" w:sz="6" w:space="0" w:color="DDDDDD"/>
              <w:right w:val="single" w:sz="6" w:space="0" w:color="DDDDDD"/>
            </w:tcBorders>
          </w:tcPr>
          <w:p w14:paraId="3240FBB4" w14:textId="77777777" w:rsidR="005E47C2" w:rsidRDefault="005E47C2">
            <w:pPr>
              <w:spacing w:after="0" w:line="259" w:lineRule="auto"/>
              <w:ind w:left="110" w:firstLine="0"/>
              <w:jc w:val="left"/>
            </w:pPr>
            <w:r>
              <w:rPr>
                <w:color w:val="313131"/>
                <w:sz w:val="23"/>
              </w:rPr>
              <w:t xml:space="preserve">+ - </w:t>
            </w:r>
          </w:p>
        </w:tc>
        <w:tc>
          <w:tcPr>
            <w:tcW w:w="7086" w:type="dxa"/>
            <w:tcBorders>
              <w:top w:val="single" w:sz="6" w:space="0" w:color="DDDDDD"/>
              <w:left w:val="single" w:sz="6" w:space="0" w:color="DDDDDD"/>
              <w:bottom w:val="single" w:sz="6" w:space="0" w:color="DDDDDD"/>
              <w:right w:val="single" w:sz="6" w:space="0" w:color="DDDDDD"/>
            </w:tcBorders>
          </w:tcPr>
          <w:p w14:paraId="0204E9CF" w14:textId="77777777" w:rsidR="005E47C2" w:rsidRDefault="005E47C2">
            <w:pPr>
              <w:spacing w:after="0" w:line="259" w:lineRule="auto"/>
              <w:ind w:left="113" w:firstLine="0"/>
              <w:jc w:val="left"/>
            </w:pPr>
            <w:r>
              <w:rPr>
                <w:color w:val="313131"/>
                <w:sz w:val="23"/>
              </w:rPr>
              <w:t xml:space="preserve">Addition and subtraction </w:t>
            </w:r>
          </w:p>
        </w:tc>
      </w:tr>
      <w:tr w:rsidR="005E47C2" w14:paraId="58512433" w14:textId="77777777" w:rsidTr="005E47C2">
        <w:trPr>
          <w:trHeight w:val="694"/>
        </w:trPr>
        <w:tc>
          <w:tcPr>
            <w:tcW w:w="2422" w:type="dxa"/>
            <w:tcBorders>
              <w:top w:val="single" w:sz="6" w:space="0" w:color="DDDDDD"/>
              <w:left w:val="single" w:sz="6" w:space="0" w:color="DDDDDD"/>
              <w:bottom w:val="single" w:sz="6" w:space="0" w:color="DDDDDD"/>
              <w:right w:val="single" w:sz="6" w:space="0" w:color="DDDDDD"/>
            </w:tcBorders>
          </w:tcPr>
          <w:p w14:paraId="317753A8" w14:textId="77777777" w:rsidR="005E47C2" w:rsidRDefault="005E47C2">
            <w:pPr>
              <w:spacing w:after="0" w:line="259" w:lineRule="auto"/>
              <w:ind w:left="110" w:firstLine="0"/>
              <w:jc w:val="left"/>
            </w:pPr>
            <w:r>
              <w:rPr>
                <w:color w:val="313131"/>
                <w:sz w:val="23"/>
              </w:rPr>
              <w:t xml:space="preserve">&gt;&gt; &lt;&lt; </w:t>
            </w:r>
          </w:p>
        </w:tc>
        <w:tc>
          <w:tcPr>
            <w:tcW w:w="7086" w:type="dxa"/>
            <w:tcBorders>
              <w:top w:val="single" w:sz="6" w:space="0" w:color="DDDDDD"/>
              <w:left w:val="single" w:sz="6" w:space="0" w:color="DDDDDD"/>
              <w:bottom w:val="single" w:sz="6" w:space="0" w:color="DDDDDD"/>
              <w:right w:val="single" w:sz="6" w:space="0" w:color="DDDDDD"/>
            </w:tcBorders>
          </w:tcPr>
          <w:p w14:paraId="49D113DF" w14:textId="77777777" w:rsidR="005E47C2" w:rsidRDefault="005E47C2">
            <w:pPr>
              <w:spacing w:after="0" w:line="259" w:lineRule="auto"/>
              <w:ind w:left="113" w:firstLine="0"/>
              <w:jc w:val="left"/>
            </w:pPr>
            <w:r>
              <w:rPr>
                <w:color w:val="313131"/>
                <w:sz w:val="23"/>
              </w:rPr>
              <w:t xml:space="preserve">Right and left bitwise shift </w:t>
            </w:r>
          </w:p>
        </w:tc>
      </w:tr>
      <w:tr w:rsidR="005E47C2" w14:paraId="602EC9E8" w14:textId="77777777" w:rsidTr="005E47C2">
        <w:trPr>
          <w:trHeight w:val="548"/>
        </w:trPr>
        <w:tc>
          <w:tcPr>
            <w:tcW w:w="2422" w:type="dxa"/>
            <w:tcBorders>
              <w:top w:val="single" w:sz="6" w:space="0" w:color="DDDDDD"/>
              <w:left w:val="single" w:sz="6" w:space="0" w:color="DDDDDD"/>
              <w:bottom w:val="single" w:sz="6" w:space="0" w:color="DDDDDD"/>
              <w:right w:val="single" w:sz="6" w:space="0" w:color="DDDDDD"/>
            </w:tcBorders>
          </w:tcPr>
          <w:p w14:paraId="3BE69F1B" w14:textId="77777777" w:rsidR="005E47C2" w:rsidRDefault="005E47C2">
            <w:pPr>
              <w:spacing w:after="0" w:line="259" w:lineRule="auto"/>
              <w:ind w:left="110" w:firstLine="0"/>
              <w:jc w:val="left"/>
            </w:pPr>
            <w:r>
              <w:rPr>
                <w:color w:val="313131"/>
                <w:sz w:val="23"/>
              </w:rPr>
              <w:t xml:space="preserve">&amp; </w:t>
            </w:r>
          </w:p>
        </w:tc>
        <w:tc>
          <w:tcPr>
            <w:tcW w:w="7086" w:type="dxa"/>
            <w:tcBorders>
              <w:top w:val="single" w:sz="6" w:space="0" w:color="DDDDDD"/>
              <w:left w:val="single" w:sz="6" w:space="0" w:color="DDDDDD"/>
              <w:bottom w:val="single" w:sz="6" w:space="0" w:color="DDDDDD"/>
              <w:right w:val="single" w:sz="6" w:space="0" w:color="DDDDDD"/>
            </w:tcBorders>
          </w:tcPr>
          <w:p w14:paraId="19729BD6" w14:textId="77777777" w:rsidR="005E47C2" w:rsidRDefault="005E47C2">
            <w:pPr>
              <w:spacing w:after="0" w:line="259" w:lineRule="auto"/>
              <w:ind w:left="113" w:firstLine="0"/>
              <w:jc w:val="left"/>
            </w:pPr>
            <w:r>
              <w:rPr>
                <w:color w:val="313131"/>
                <w:sz w:val="23"/>
              </w:rPr>
              <w:t xml:space="preserve">Bitwise 'AND' </w:t>
            </w:r>
          </w:p>
        </w:tc>
      </w:tr>
      <w:tr w:rsidR="005E47C2" w14:paraId="231B6566" w14:textId="77777777" w:rsidTr="005E47C2">
        <w:trPr>
          <w:trHeight w:val="556"/>
        </w:trPr>
        <w:tc>
          <w:tcPr>
            <w:tcW w:w="2422" w:type="dxa"/>
            <w:tcBorders>
              <w:top w:val="single" w:sz="6" w:space="0" w:color="DDDDDD"/>
              <w:left w:val="single" w:sz="6" w:space="0" w:color="DDDDDD"/>
              <w:bottom w:val="single" w:sz="6" w:space="0" w:color="DDDDDD"/>
              <w:right w:val="single" w:sz="6" w:space="0" w:color="DDDDDD"/>
            </w:tcBorders>
          </w:tcPr>
          <w:p w14:paraId="7E04A42A" w14:textId="77777777" w:rsidR="005E47C2" w:rsidRDefault="005E47C2">
            <w:pPr>
              <w:spacing w:after="0" w:line="259" w:lineRule="auto"/>
              <w:ind w:left="110" w:firstLine="0"/>
              <w:jc w:val="left"/>
            </w:pPr>
            <w:r>
              <w:rPr>
                <w:color w:val="313131"/>
                <w:sz w:val="23"/>
              </w:rPr>
              <w:t xml:space="preserve">^ | </w:t>
            </w:r>
          </w:p>
        </w:tc>
        <w:tc>
          <w:tcPr>
            <w:tcW w:w="7086" w:type="dxa"/>
            <w:tcBorders>
              <w:top w:val="single" w:sz="6" w:space="0" w:color="DDDDDD"/>
              <w:left w:val="single" w:sz="6" w:space="0" w:color="DDDDDD"/>
              <w:bottom w:val="single" w:sz="6" w:space="0" w:color="DDDDDD"/>
              <w:right w:val="single" w:sz="6" w:space="0" w:color="DDDDDD"/>
            </w:tcBorders>
          </w:tcPr>
          <w:p w14:paraId="131AEC20" w14:textId="77777777" w:rsidR="005E47C2" w:rsidRDefault="005E47C2">
            <w:pPr>
              <w:spacing w:after="0" w:line="259" w:lineRule="auto"/>
              <w:ind w:left="113" w:firstLine="0"/>
              <w:jc w:val="left"/>
            </w:pPr>
            <w:r>
              <w:rPr>
                <w:color w:val="313131"/>
                <w:sz w:val="23"/>
              </w:rPr>
              <w:t xml:space="preserve">Bitwise exclusive `OR' and regular `OR' </w:t>
            </w:r>
          </w:p>
        </w:tc>
      </w:tr>
      <w:tr w:rsidR="005E47C2" w14:paraId="681A1887" w14:textId="77777777" w:rsidTr="005E47C2">
        <w:trPr>
          <w:trHeight w:val="692"/>
        </w:trPr>
        <w:tc>
          <w:tcPr>
            <w:tcW w:w="2422" w:type="dxa"/>
            <w:tcBorders>
              <w:top w:val="single" w:sz="6" w:space="0" w:color="DDDDDD"/>
              <w:left w:val="single" w:sz="6" w:space="0" w:color="DDDDDD"/>
              <w:bottom w:val="single" w:sz="6" w:space="0" w:color="DDDDDD"/>
              <w:right w:val="single" w:sz="6" w:space="0" w:color="DDDDDD"/>
            </w:tcBorders>
          </w:tcPr>
          <w:p w14:paraId="6D0DB3EF" w14:textId="77777777" w:rsidR="005E47C2" w:rsidRDefault="005E47C2">
            <w:pPr>
              <w:spacing w:after="0" w:line="259" w:lineRule="auto"/>
              <w:ind w:left="110" w:firstLine="0"/>
              <w:jc w:val="left"/>
            </w:pPr>
            <w:r>
              <w:rPr>
                <w:color w:val="313131"/>
                <w:sz w:val="23"/>
              </w:rPr>
              <w:t xml:space="preserve">&lt;= &lt; &gt; &gt;= </w:t>
            </w:r>
          </w:p>
        </w:tc>
        <w:tc>
          <w:tcPr>
            <w:tcW w:w="7086" w:type="dxa"/>
            <w:tcBorders>
              <w:top w:val="single" w:sz="6" w:space="0" w:color="DDDDDD"/>
              <w:left w:val="single" w:sz="6" w:space="0" w:color="DDDDDD"/>
              <w:bottom w:val="single" w:sz="6" w:space="0" w:color="DDDDDD"/>
              <w:right w:val="single" w:sz="6" w:space="0" w:color="DDDDDD"/>
            </w:tcBorders>
          </w:tcPr>
          <w:p w14:paraId="41BCD105" w14:textId="77777777" w:rsidR="005E47C2" w:rsidRDefault="005E47C2">
            <w:pPr>
              <w:spacing w:after="0" w:line="259" w:lineRule="auto"/>
              <w:ind w:left="113" w:firstLine="0"/>
              <w:jc w:val="left"/>
            </w:pPr>
            <w:r>
              <w:rPr>
                <w:color w:val="313131"/>
                <w:sz w:val="23"/>
              </w:rPr>
              <w:t xml:space="preserve">Comparison operators </w:t>
            </w:r>
          </w:p>
        </w:tc>
      </w:tr>
      <w:tr w:rsidR="005E47C2" w14:paraId="068BC3F2" w14:textId="77777777" w:rsidTr="005E47C2">
        <w:trPr>
          <w:trHeight w:val="688"/>
        </w:trPr>
        <w:tc>
          <w:tcPr>
            <w:tcW w:w="2422" w:type="dxa"/>
            <w:tcBorders>
              <w:top w:val="single" w:sz="6" w:space="0" w:color="DDDDDD"/>
              <w:left w:val="single" w:sz="6" w:space="0" w:color="DDDDDD"/>
              <w:bottom w:val="single" w:sz="6" w:space="0" w:color="DDDDDD"/>
              <w:right w:val="single" w:sz="6" w:space="0" w:color="DDDDDD"/>
            </w:tcBorders>
          </w:tcPr>
          <w:p w14:paraId="4C2BD5B9" w14:textId="77777777" w:rsidR="005E47C2" w:rsidRDefault="005E47C2">
            <w:pPr>
              <w:spacing w:after="0" w:line="259" w:lineRule="auto"/>
              <w:ind w:left="110" w:firstLine="0"/>
              <w:jc w:val="left"/>
            </w:pPr>
            <w:r>
              <w:rPr>
                <w:color w:val="313131"/>
                <w:sz w:val="23"/>
              </w:rPr>
              <w:t xml:space="preserve">&lt;&gt; == != </w:t>
            </w:r>
          </w:p>
        </w:tc>
        <w:tc>
          <w:tcPr>
            <w:tcW w:w="7086" w:type="dxa"/>
            <w:tcBorders>
              <w:top w:val="single" w:sz="6" w:space="0" w:color="DDDDDD"/>
              <w:left w:val="single" w:sz="6" w:space="0" w:color="DDDDDD"/>
              <w:bottom w:val="single" w:sz="6" w:space="0" w:color="DDDDDD"/>
              <w:right w:val="single" w:sz="6" w:space="0" w:color="DDDDDD"/>
            </w:tcBorders>
          </w:tcPr>
          <w:p w14:paraId="48B2FC83" w14:textId="77777777" w:rsidR="005E47C2" w:rsidRDefault="005E47C2">
            <w:pPr>
              <w:spacing w:after="0" w:line="259" w:lineRule="auto"/>
              <w:ind w:left="113" w:firstLine="0"/>
              <w:jc w:val="left"/>
            </w:pPr>
            <w:r>
              <w:rPr>
                <w:color w:val="313131"/>
                <w:sz w:val="23"/>
              </w:rPr>
              <w:t xml:space="preserve">Equality operators </w:t>
            </w:r>
          </w:p>
        </w:tc>
      </w:tr>
      <w:tr w:rsidR="005E47C2" w14:paraId="5B13B1DB" w14:textId="77777777" w:rsidTr="005E47C2">
        <w:trPr>
          <w:trHeight w:val="700"/>
        </w:trPr>
        <w:tc>
          <w:tcPr>
            <w:tcW w:w="2422" w:type="dxa"/>
            <w:tcBorders>
              <w:top w:val="single" w:sz="6" w:space="0" w:color="DDDDDD"/>
              <w:left w:val="single" w:sz="6" w:space="0" w:color="DDDDDD"/>
              <w:bottom w:val="single" w:sz="6" w:space="0" w:color="DDDDDD"/>
              <w:right w:val="single" w:sz="6" w:space="0" w:color="DDDDDD"/>
            </w:tcBorders>
          </w:tcPr>
          <w:p w14:paraId="3AE8C6BF" w14:textId="77777777" w:rsidR="005E47C2" w:rsidRDefault="005E47C2">
            <w:pPr>
              <w:spacing w:after="0" w:line="259" w:lineRule="auto"/>
              <w:ind w:left="113" w:firstLine="0"/>
              <w:jc w:val="left"/>
            </w:pPr>
            <w:r>
              <w:rPr>
                <w:color w:val="313131"/>
                <w:sz w:val="23"/>
              </w:rPr>
              <w:t xml:space="preserve">= %= /= //= -= += *= </w:t>
            </w:r>
          </w:p>
          <w:p w14:paraId="0F1D7132" w14:textId="77777777" w:rsidR="005E47C2" w:rsidRDefault="005E47C2">
            <w:pPr>
              <w:spacing w:after="0" w:line="259" w:lineRule="auto"/>
              <w:ind w:left="113" w:firstLine="0"/>
              <w:jc w:val="left"/>
            </w:pPr>
            <w:r>
              <w:rPr>
                <w:color w:val="313131"/>
                <w:sz w:val="23"/>
              </w:rPr>
              <w:t xml:space="preserve">**= </w:t>
            </w:r>
          </w:p>
        </w:tc>
        <w:tc>
          <w:tcPr>
            <w:tcW w:w="7086" w:type="dxa"/>
            <w:tcBorders>
              <w:top w:val="single" w:sz="6" w:space="0" w:color="DDDDDD"/>
              <w:left w:val="single" w:sz="6" w:space="0" w:color="DDDDDD"/>
              <w:bottom w:val="single" w:sz="6" w:space="0" w:color="DDDDDD"/>
              <w:right w:val="single" w:sz="6" w:space="0" w:color="DDDDDD"/>
            </w:tcBorders>
          </w:tcPr>
          <w:p w14:paraId="778C3C8A" w14:textId="77777777" w:rsidR="005E47C2" w:rsidRDefault="005E47C2">
            <w:pPr>
              <w:spacing w:after="0" w:line="259" w:lineRule="auto"/>
              <w:ind w:left="113" w:firstLine="0"/>
              <w:jc w:val="left"/>
            </w:pPr>
            <w:r>
              <w:rPr>
                <w:color w:val="313131"/>
                <w:sz w:val="23"/>
              </w:rPr>
              <w:t xml:space="preserve">Assignment operators </w:t>
            </w:r>
          </w:p>
        </w:tc>
      </w:tr>
      <w:tr w:rsidR="005E47C2" w14:paraId="2CEB474A" w14:textId="77777777" w:rsidTr="005E47C2">
        <w:trPr>
          <w:trHeight w:val="824"/>
        </w:trPr>
        <w:tc>
          <w:tcPr>
            <w:tcW w:w="2422" w:type="dxa"/>
            <w:tcBorders>
              <w:top w:val="single" w:sz="6" w:space="0" w:color="DDDDDD"/>
              <w:left w:val="single" w:sz="6" w:space="0" w:color="DDDDDD"/>
              <w:bottom w:val="single" w:sz="6" w:space="0" w:color="DDDDDD"/>
              <w:right w:val="single" w:sz="6" w:space="0" w:color="DDDDDD"/>
            </w:tcBorders>
          </w:tcPr>
          <w:p w14:paraId="1D9B10AD" w14:textId="77777777" w:rsidR="005E47C2" w:rsidRDefault="005E47C2">
            <w:pPr>
              <w:spacing w:after="0" w:line="259" w:lineRule="auto"/>
              <w:ind w:left="113" w:firstLine="0"/>
              <w:jc w:val="left"/>
            </w:pPr>
            <w:r>
              <w:rPr>
                <w:color w:val="313131"/>
                <w:sz w:val="23"/>
              </w:rPr>
              <w:t xml:space="preserve">is is not </w:t>
            </w:r>
          </w:p>
        </w:tc>
        <w:tc>
          <w:tcPr>
            <w:tcW w:w="7086" w:type="dxa"/>
            <w:tcBorders>
              <w:top w:val="single" w:sz="6" w:space="0" w:color="DDDDDD"/>
              <w:left w:val="single" w:sz="6" w:space="0" w:color="DDDDDD"/>
              <w:bottom w:val="single" w:sz="6" w:space="0" w:color="DDDDDD"/>
              <w:right w:val="single" w:sz="6" w:space="0" w:color="DDDDDD"/>
            </w:tcBorders>
          </w:tcPr>
          <w:p w14:paraId="60DB88D3" w14:textId="77777777" w:rsidR="005E47C2" w:rsidRDefault="005E47C2">
            <w:pPr>
              <w:spacing w:after="0" w:line="259" w:lineRule="auto"/>
              <w:ind w:left="113" w:firstLine="0"/>
              <w:jc w:val="left"/>
            </w:pPr>
            <w:r>
              <w:rPr>
                <w:color w:val="313131"/>
                <w:sz w:val="23"/>
              </w:rPr>
              <w:t xml:space="preserve">Identity operators </w:t>
            </w:r>
          </w:p>
        </w:tc>
      </w:tr>
    </w:tbl>
    <w:p w14:paraId="3884B46B" w14:textId="77777777" w:rsidR="000F1FD6" w:rsidRDefault="00A2725C">
      <w:pPr>
        <w:pStyle w:val="Heading4"/>
        <w:spacing w:after="275"/>
        <w:ind w:left="14"/>
      </w:pPr>
      <w:r>
        <w:rPr>
          <w:sz w:val="28"/>
        </w:rPr>
        <w:t xml:space="preserve">LIST </w:t>
      </w:r>
    </w:p>
    <w:p w14:paraId="560A3A6C" w14:textId="77777777" w:rsidR="000F1FD6" w:rsidRDefault="00A2725C">
      <w:pPr>
        <w:spacing w:line="335" w:lineRule="auto"/>
        <w:ind w:left="-5" w:right="262"/>
      </w:pPr>
      <w:r>
        <w:t>The list is a most versatile data type available in Python which can be written as a list of commaseparated values (items) between square brackets. Important thing about a list is that items in a list need not be of the same type.</w:t>
      </w:r>
      <w:r>
        <w:rPr>
          <w:b/>
          <w:sz w:val="32"/>
        </w:rPr>
        <w:t xml:space="preserve"> </w:t>
      </w:r>
    </w:p>
    <w:p w14:paraId="24C899B5"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181" w:line="413" w:lineRule="auto"/>
        <w:ind w:left="0" w:right="6319" w:firstLine="0"/>
        <w:jc w:val="left"/>
      </w:pPr>
      <w:r>
        <w:rPr>
          <w:color w:val="313131"/>
          <w:sz w:val="21"/>
        </w:rPr>
        <w:t xml:space="preserve">list1 </w:t>
      </w:r>
      <w:r>
        <w:rPr>
          <w:color w:val="666600"/>
          <w:sz w:val="21"/>
        </w:rPr>
        <w:t>=</w:t>
      </w:r>
      <w:r>
        <w:rPr>
          <w:color w:val="313131"/>
          <w:sz w:val="21"/>
        </w:rPr>
        <w:t xml:space="preserve"> </w:t>
      </w:r>
      <w:r>
        <w:rPr>
          <w:color w:val="666600"/>
          <w:sz w:val="21"/>
        </w:rPr>
        <w:t>[</w:t>
      </w:r>
      <w:r>
        <w:rPr>
          <w:color w:val="008800"/>
          <w:sz w:val="21"/>
        </w:rPr>
        <w:t>'physics'</w:t>
      </w:r>
      <w:r>
        <w:rPr>
          <w:color w:val="666600"/>
          <w:sz w:val="21"/>
        </w:rPr>
        <w:t>,</w:t>
      </w:r>
      <w:r>
        <w:rPr>
          <w:color w:val="313131"/>
          <w:sz w:val="21"/>
        </w:rPr>
        <w:t xml:space="preserve"> </w:t>
      </w:r>
      <w:r>
        <w:rPr>
          <w:color w:val="008800"/>
          <w:sz w:val="21"/>
        </w:rPr>
        <w:t>'chemistry'</w:t>
      </w:r>
      <w:r>
        <w:rPr>
          <w:color w:val="666600"/>
          <w:sz w:val="21"/>
        </w:rPr>
        <w:t>,</w:t>
      </w:r>
      <w:r>
        <w:rPr>
          <w:color w:val="313131"/>
          <w:sz w:val="21"/>
        </w:rPr>
        <w:t xml:space="preserve"> </w:t>
      </w:r>
      <w:r>
        <w:rPr>
          <w:color w:val="006666"/>
          <w:sz w:val="21"/>
        </w:rPr>
        <w:t>1997</w:t>
      </w:r>
      <w:r>
        <w:rPr>
          <w:color w:val="666600"/>
          <w:sz w:val="21"/>
        </w:rPr>
        <w:t>,</w:t>
      </w:r>
      <w:r>
        <w:rPr>
          <w:color w:val="313131"/>
          <w:sz w:val="21"/>
        </w:rPr>
        <w:t xml:space="preserve"> </w:t>
      </w:r>
      <w:r>
        <w:rPr>
          <w:color w:val="006666"/>
          <w:sz w:val="21"/>
        </w:rPr>
        <w:t>2000</w:t>
      </w:r>
      <w:r>
        <w:rPr>
          <w:color w:val="666600"/>
          <w:sz w:val="21"/>
        </w:rPr>
        <w:t>];</w:t>
      </w:r>
      <w:r>
        <w:rPr>
          <w:color w:val="313131"/>
          <w:sz w:val="21"/>
        </w:rPr>
        <w:t xml:space="preserve"> list2 </w:t>
      </w:r>
      <w:r>
        <w:rPr>
          <w:color w:val="666600"/>
          <w:sz w:val="21"/>
        </w:rPr>
        <w:t>=</w:t>
      </w:r>
      <w:r>
        <w:rPr>
          <w:color w:val="313131"/>
          <w:sz w:val="21"/>
        </w:rPr>
        <w:t xml:space="preserve"> </w:t>
      </w:r>
      <w:r>
        <w:rPr>
          <w:color w:val="666600"/>
          <w:sz w:val="21"/>
        </w:rPr>
        <w:t>[</w:t>
      </w:r>
      <w:r>
        <w:rPr>
          <w:color w:val="006666"/>
          <w:sz w:val="21"/>
        </w:rPr>
        <w:t>1</w:t>
      </w:r>
      <w:r>
        <w:rPr>
          <w:color w:val="666600"/>
          <w:sz w:val="21"/>
        </w:rPr>
        <w:t>,</w:t>
      </w:r>
      <w:r>
        <w:rPr>
          <w:color w:val="313131"/>
          <w:sz w:val="21"/>
        </w:rPr>
        <w:t xml:space="preserve"> </w:t>
      </w:r>
      <w:r>
        <w:rPr>
          <w:color w:val="006666"/>
          <w:sz w:val="21"/>
        </w:rPr>
        <w:t>2</w:t>
      </w:r>
      <w:r>
        <w:rPr>
          <w:color w:val="666600"/>
          <w:sz w:val="21"/>
        </w:rPr>
        <w:t>,</w:t>
      </w:r>
      <w:r>
        <w:rPr>
          <w:color w:val="313131"/>
          <w:sz w:val="21"/>
        </w:rPr>
        <w:t xml:space="preserve"> </w:t>
      </w:r>
      <w:r>
        <w:rPr>
          <w:color w:val="006666"/>
          <w:sz w:val="21"/>
        </w:rPr>
        <w:t>3</w:t>
      </w:r>
      <w:r>
        <w:rPr>
          <w:color w:val="666600"/>
          <w:sz w:val="21"/>
        </w:rPr>
        <w:t>,</w:t>
      </w:r>
      <w:r>
        <w:rPr>
          <w:color w:val="313131"/>
          <w:sz w:val="21"/>
        </w:rPr>
        <w:t xml:space="preserve"> </w:t>
      </w:r>
      <w:r>
        <w:rPr>
          <w:color w:val="006666"/>
          <w:sz w:val="21"/>
        </w:rPr>
        <w:t>4</w:t>
      </w:r>
      <w:r>
        <w:rPr>
          <w:color w:val="666600"/>
          <w:sz w:val="21"/>
        </w:rPr>
        <w:t>,</w:t>
      </w:r>
      <w:r>
        <w:rPr>
          <w:color w:val="313131"/>
          <w:sz w:val="21"/>
        </w:rPr>
        <w:t xml:space="preserve"> </w:t>
      </w:r>
      <w:r>
        <w:rPr>
          <w:color w:val="006666"/>
          <w:sz w:val="21"/>
        </w:rPr>
        <w:t>5</w:t>
      </w:r>
      <w:r>
        <w:rPr>
          <w:color w:val="313131"/>
          <w:sz w:val="21"/>
        </w:rPr>
        <w:t xml:space="preserve"> </w:t>
      </w:r>
      <w:r>
        <w:rPr>
          <w:color w:val="666600"/>
          <w:sz w:val="21"/>
        </w:rPr>
        <w:t>];</w:t>
      </w:r>
      <w:r>
        <w:rPr>
          <w:color w:val="313131"/>
          <w:sz w:val="21"/>
        </w:rPr>
        <w:t xml:space="preserve"> list3 </w:t>
      </w:r>
      <w:r>
        <w:rPr>
          <w:color w:val="666600"/>
          <w:sz w:val="21"/>
        </w:rPr>
        <w:t>=</w:t>
      </w:r>
      <w:r>
        <w:rPr>
          <w:color w:val="313131"/>
          <w:sz w:val="21"/>
        </w:rPr>
        <w:t xml:space="preserve"> </w:t>
      </w:r>
      <w:r>
        <w:rPr>
          <w:color w:val="666600"/>
          <w:sz w:val="21"/>
        </w:rPr>
        <w:t>[</w:t>
      </w:r>
      <w:r>
        <w:rPr>
          <w:color w:val="008800"/>
          <w:sz w:val="21"/>
        </w:rPr>
        <w:t>"a"</w:t>
      </w:r>
      <w:r>
        <w:rPr>
          <w:color w:val="666600"/>
          <w:sz w:val="21"/>
        </w:rPr>
        <w:t>,</w:t>
      </w:r>
      <w:r>
        <w:rPr>
          <w:color w:val="313131"/>
          <w:sz w:val="21"/>
        </w:rPr>
        <w:t xml:space="preserve"> </w:t>
      </w:r>
      <w:r>
        <w:rPr>
          <w:color w:val="008800"/>
          <w:sz w:val="21"/>
        </w:rPr>
        <w:t>"b"</w:t>
      </w:r>
      <w:r>
        <w:rPr>
          <w:color w:val="666600"/>
          <w:sz w:val="21"/>
        </w:rPr>
        <w:t>,</w:t>
      </w:r>
      <w:r>
        <w:rPr>
          <w:color w:val="313131"/>
          <w:sz w:val="21"/>
        </w:rPr>
        <w:t xml:space="preserve"> </w:t>
      </w:r>
      <w:r>
        <w:rPr>
          <w:color w:val="008800"/>
          <w:sz w:val="21"/>
        </w:rPr>
        <w:t>"c"</w:t>
      </w:r>
      <w:r>
        <w:rPr>
          <w:color w:val="666600"/>
          <w:sz w:val="21"/>
        </w:rPr>
        <w:t>,</w:t>
      </w:r>
      <w:r>
        <w:rPr>
          <w:color w:val="313131"/>
          <w:sz w:val="21"/>
        </w:rPr>
        <w:t xml:space="preserve"> </w:t>
      </w:r>
      <w:r>
        <w:rPr>
          <w:color w:val="008800"/>
          <w:sz w:val="21"/>
        </w:rPr>
        <w:t>"d"</w:t>
      </w:r>
      <w:r>
        <w:rPr>
          <w:color w:val="666600"/>
          <w:sz w:val="21"/>
        </w:rPr>
        <w:t>]</w:t>
      </w:r>
      <w:r>
        <w:rPr>
          <w:color w:val="313131"/>
          <w:sz w:val="21"/>
        </w:rPr>
        <w:t xml:space="preserve"> </w:t>
      </w:r>
    </w:p>
    <w:p w14:paraId="5EC85FCF" w14:textId="77777777" w:rsidR="000F1FD6" w:rsidRDefault="00A2725C">
      <w:pPr>
        <w:spacing w:after="66" w:line="259" w:lineRule="auto"/>
        <w:ind w:left="-5"/>
        <w:jc w:val="left"/>
      </w:pPr>
      <w:r>
        <w:rPr>
          <w:color w:val="121214"/>
          <w:sz w:val="32"/>
        </w:rPr>
        <w:t xml:space="preserve">Built-in List Functions &amp; Methods: </w:t>
      </w:r>
    </w:p>
    <w:p w14:paraId="481072AC" w14:textId="77777777" w:rsidR="000F1FD6" w:rsidRDefault="00A2725C">
      <w:pPr>
        <w:ind w:left="-5" w:right="262"/>
      </w:pPr>
      <w:r>
        <w:t xml:space="preserve">Python includes the following list functions − </w:t>
      </w:r>
    </w:p>
    <w:tbl>
      <w:tblPr>
        <w:tblStyle w:val="TableGrid"/>
        <w:tblW w:w="9772" w:type="dxa"/>
        <w:tblInd w:w="9" w:type="dxa"/>
        <w:tblCellMar>
          <w:top w:w="145" w:type="dxa"/>
          <w:left w:w="127" w:type="dxa"/>
          <w:bottom w:w="135" w:type="dxa"/>
          <w:right w:w="115" w:type="dxa"/>
        </w:tblCellMar>
        <w:tblLook w:val="04A0" w:firstRow="1" w:lastRow="0" w:firstColumn="1" w:lastColumn="0" w:noHBand="0" w:noVBand="1"/>
      </w:tblPr>
      <w:tblGrid>
        <w:gridCol w:w="632"/>
        <w:gridCol w:w="9140"/>
      </w:tblGrid>
      <w:tr w:rsidR="000F1FD6" w14:paraId="2D8282D0" w14:textId="77777777" w:rsidTr="00031605">
        <w:trPr>
          <w:trHeight w:val="148"/>
        </w:trPr>
        <w:tc>
          <w:tcPr>
            <w:tcW w:w="632" w:type="dxa"/>
            <w:tcBorders>
              <w:top w:val="single" w:sz="6" w:space="0" w:color="DDDDDD"/>
              <w:left w:val="single" w:sz="6" w:space="0" w:color="DDDDDD"/>
              <w:bottom w:val="single" w:sz="6" w:space="0" w:color="DDDDDD"/>
              <w:right w:val="single" w:sz="6" w:space="0" w:color="DDDDDD"/>
            </w:tcBorders>
            <w:shd w:val="clear" w:color="auto" w:fill="EEEEEE"/>
          </w:tcPr>
          <w:p w14:paraId="3A0C0E98" w14:textId="77777777" w:rsidR="000F1FD6" w:rsidRDefault="00A2725C">
            <w:pPr>
              <w:spacing w:after="0" w:line="259" w:lineRule="auto"/>
              <w:ind w:left="1" w:firstLine="0"/>
              <w:jc w:val="left"/>
            </w:pPr>
            <w:r>
              <w:rPr>
                <w:b/>
                <w:color w:val="313131"/>
              </w:rPr>
              <w:t xml:space="preserve">SN </w:t>
            </w:r>
          </w:p>
        </w:tc>
        <w:tc>
          <w:tcPr>
            <w:tcW w:w="9140" w:type="dxa"/>
            <w:tcBorders>
              <w:top w:val="single" w:sz="6" w:space="0" w:color="DDDDDD"/>
              <w:left w:val="single" w:sz="6" w:space="0" w:color="DDDDDD"/>
              <w:bottom w:val="single" w:sz="6" w:space="0" w:color="DDDDDD"/>
              <w:right w:val="single" w:sz="6" w:space="0" w:color="DDDDDD"/>
            </w:tcBorders>
            <w:shd w:val="clear" w:color="auto" w:fill="EEEEEE"/>
          </w:tcPr>
          <w:p w14:paraId="7B98BC73" w14:textId="77777777" w:rsidR="000F1FD6" w:rsidRDefault="00A2725C">
            <w:pPr>
              <w:spacing w:after="0" w:line="259" w:lineRule="auto"/>
              <w:ind w:left="0" w:firstLine="0"/>
              <w:jc w:val="left"/>
            </w:pPr>
            <w:r>
              <w:rPr>
                <w:b/>
                <w:color w:val="313131"/>
              </w:rPr>
              <w:t xml:space="preserve">Function with Description </w:t>
            </w:r>
          </w:p>
        </w:tc>
      </w:tr>
      <w:tr w:rsidR="000F1FD6" w14:paraId="0EB9FA91" w14:textId="77777777">
        <w:trPr>
          <w:trHeight w:val="1226"/>
        </w:trPr>
        <w:tc>
          <w:tcPr>
            <w:tcW w:w="632" w:type="dxa"/>
            <w:tcBorders>
              <w:top w:val="single" w:sz="6" w:space="0" w:color="DDDDDD"/>
              <w:left w:val="single" w:sz="6" w:space="0" w:color="DDDDDD"/>
              <w:bottom w:val="single" w:sz="6" w:space="0" w:color="DDDDDD"/>
              <w:right w:val="single" w:sz="6" w:space="0" w:color="DDDDDD"/>
            </w:tcBorders>
          </w:tcPr>
          <w:p w14:paraId="02E122EF" w14:textId="77777777" w:rsidR="000F1FD6" w:rsidRDefault="00A2725C">
            <w:pPr>
              <w:spacing w:after="0" w:line="259" w:lineRule="auto"/>
              <w:ind w:left="1" w:firstLine="0"/>
              <w:jc w:val="left"/>
            </w:pPr>
            <w:r>
              <w:rPr>
                <w:color w:val="313131"/>
              </w:rPr>
              <w:t xml:space="preserve">1 </w:t>
            </w:r>
          </w:p>
        </w:tc>
        <w:tc>
          <w:tcPr>
            <w:tcW w:w="9140" w:type="dxa"/>
            <w:tcBorders>
              <w:top w:val="single" w:sz="6" w:space="0" w:color="DDDDDD"/>
              <w:left w:val="single" w:sz="6" w:space="0" w:color="DDDDDD"/>
              <w:bottom w:val="single" w:sz="6" w:space="0" w:color="DDDDDD"/>
              <w:right w:val="single" w:sz="6" w:space="0" w:color="DDDDDD"/>
            </w:tcBorders>
            <w:vAlign w:val="bottom"/>
          </w:tcPr>
          <w:p w14:paraId="1205D53D" w14:textId="6D2E98CE" w:rsidR="000F1FD6" w:rsidRDefault="000F1FD6" w:rsidP="00031605">
            <w:pPr>
              <w:spacing w:after="216" w:line="259" w:lineRule="auto"/>
              <w:ind w:left="0" w:firstLine="0"/>
              <w:jc w:val="left"/>
            </w:pPr>
            <w:hyperlink r:id="rId25">
              <w:r>
                <w:rPr>
                  <w:color w:val="313131"/>
                  <w:u w:val="single" w:color="313131"/>
                </w:rPr>
                <w:t>mp(list1, list2)</w:t>
              </w:r>
            </w:hyperlink>
            <w:hyperlink r:id="rId26">
              <w:r>
                <w:t xml:space="preserve"> </w:t>
              </w:r>
            </w:hyperlink>
          </w:p>
          <w:p w14:paraId="04D2314D" w14:textId="77777777" w:rsidR="000F1FD6" w:rsidRDefault="00A2725C">
            <w:pPr>
              <w:spacing w:after="0" w:line="259" w:lineRule="auto"/>
              <w:ind w:left="0" w:firstLine="0"/>
              <w:jc w:val="left"/>
            </w:pPr>
            <w:r>
              <w:rPr>
                <w:color w:val="313131"/>
              </w:rPr>
              <w:t xml:space="preserve">Compares elements of both lists. </w:t>
            </w:r>
          </w:p>
        </w:tc>
      </w:tr>
      <w:tr w:rsidR="000F1FD6" w14:paraId="5318C15B" w14:textId="77777777" w:rsidTr="00031605">
        <w:trPr>
          <w:trHeight w:val="414"/>
        </w:trPr>
        <w:tc>
          <w:tcPr>
            <w:tcW w:w="632" w:type="dxa"/>
            <w:tcBorders>
              <w:top w:val="single" w:sz="6" w:space="0" w:color="DDDDDD"/>
              <w:left w:val="single" w:sz="6" w:space="0" w:color="DDDDDD"/>
              <w:bottom w:val="single" w:sz="6" w:space="0" w:color="DDDDDD"/>
              <w:right w:val="single" w:sz="6" w:space="0" w:color="DDDDDD"/>
            </w:tcBorders>
          </w:tcPr>
          <w:p w14:paraId="0FCE4ADF" w14:textId="77777777" w:rsidR="000F1FD6" w:rsidRDefault="00A2725C">
            <w:pPr>
              <w:spacing w:after="0" w:line="259" w:lineRule="auto"/>
              <w:ind w:left="1" w:firstLine="0"/>
              <w:jc w:val="left"/>
            </w:pPr>
            <w:r>
              <w:rPr>
                <w:color w:val="313131"/>
              </w:rPr>
              <w:lastRenderedPageBreak/>
              <w:t xml:space="preserve">2 </w:t>
            </w:r>
          </w:p>
        </w:tc>
        <w:tc>
          <w:tcPr>
            <w:tcW w:w="9140" w:type="dxa"/>
            <w:tcBorders>
              <w:top w:val="single" w:sz="6" w:space="0" w:color="DDDDDD"/>
              <w:left w:val="single" w:sz="6" w:space="0" w:color="DDDDDD"/>
              <w:bottom w:val="single" w:sz="6" w:space="0" w:color="DDDDDD"/>
              <w:right w:val="single" w:sz="6" w:space="0" w:color="DDDDDD"/>
            </w:tcBorders>
            <w:vAlign w:val="bottom"/>
          </w:tcPr>
          <w:p w14:paraId="781AF758" w14:textId="77777777" w:rsidR="000F1FD6" w:rsidRDefault="000F1FD6">
            <w:pPr>
              <w:spacing w:after="216" w:line="259" w:lineRule="auto"/>
              <w:ind w:left="48" w:firstLine="0"/>
              <w:jc w:val="left"/>
            </w:pPr>
            <w:hyperlink r:id="rId27">
              <w:r>
                <w:rPr>
                  <w:color w:val="313131"/>
                  <w:u w:val="single" w:color="313131"/>
                </w:rPr>
                <w:t>len(list)</w:t>
              </w:r>
            </w:hyperlink>
            <w:hyperlink r:id="rId28">
              <w:r>
                <w:t xml:space="preserve"> </w:t>
              </w:r>
            </w:hyperlink>
          </w:p>
          <w:p w14:paraId="3D8FDCDC" w14:textId="77777777" w:rsidR="000F1FD6" w:rsidRDefault="00A2725C">
            <w:pPr>
              <w:spacing w:after="0" w:line="259" w:lineRule="auto"/>
              <w:ind w:left="0" w:firstLine="0"/>
              <w:jc w:val="left"/>
            </w:pPr>
            <w:r>
              <w:rPr>
                <w:color w:val="313131"/>
              </w:rPr>
              <w:t xml:space="preserve">Gives the total length of the list. </w:t>
            </w:r>
          </w:p>
        </w:tc>
      </w:tr>
      <w:tr w:rsidR="000F1FD6" w14:paraId="0BEBF17C" w14:textId="77777777" w:rsidTr="00031605">
        <w:trPr>
          <w:trHeight w:val="842"/>
        </w:trPr>
        <w:tc>
          <w:tcPr>
            <w:tcW w:w="632" w:type="dxa"/>
            <w:tcBorders>
              <w:top w:val="single" w:sz="6" w:space="0" w:color="DDDDDD"/>
              <w:left w:val="single" w:sz="6" w:space="0" w:color="DDDDDD"/>
              <w:bottom w:val="single" w:sz="6" w:space="0" w:color="DDDDDD"/>
              <w:right w:val="single" w:sz="6" w:space="0" w:color="DDDDDD"/>
            </w:tcBorders>
          </w:tcPr>
          <w:p w14:paraId="77BEAD4D" w14:textId="77777777" w:rsidR="000F1FD6" w:rsidRDefault="00A2725C">
            <w:pPr>
              <w:spacing w:after="0" w:line="259" w:lineRule="auto"/>
              <w:ind w:left="1" w:firstLine="0"/>
              <w:jc w:val="left"/>
            </w:pPr>
            <w:r>
              <w:rPr>
                <w:color w:val="313131"/>
              </w:rPr>
              <w:t xml:space="preserve">3 </w:t>
            </w:r>
          </w:p>
        </w:tc>
        <w:tc>
          <w:tcPr>
            <w:tcW w:w="9140" w:type="dxa"/>
            <w:tcBorders>
              <w:top w:val="single" w:sz="6" w:space="0" w:color="DDDDDD"/>
              <w:left w:val="single" w:sz="6" w:space="0" w:color="DDDDDD"/>
              <w:bottom w:val="single" w:sz="6" w:space="0" w:color="DDDDDD"/>
              <w:right w:val="single" w:sz="6" w:space="0" w:color="DDDDDD"/>
            </w:tcBorders>
            <w:vAlign w:val="bottom"/>
          </w:tcPr>
          <w:p w14:paraId="690B5CBB" w14:textId="77777777" w:rsidR="000F1FD6" w:rsidRDefault="000F1FD6">
            <w:pPr>
              <w:spacing w:after="216" w:line="259" w:lineRule="auto"/>
              <w:ind w:left="48" w:firstLine="0"/>
              <w:jc w:val="left"/>
            </w:pPr>
            <w:hyperlink r:id="rId29">
              <w:r>
                <w:rPr>
                  <w:color w:val="313131"/>
                  <w:u w:val="single" w:color="313131"/>
                </w:rPr>
                <w:t>max(list)</w:t>
              </w:r>
            </w:hyperlink>
            <w:hyperlink r:id="rId30">
              <w:r>
                <w:t xml:space="preserve"> </w:t>
              </w:r>
            </w:hyperlink>
          </w:p>
          <w:p w14:paraId="73F15237" w14:textId="77777777" w:rsidR="000F1FD6" w:rsidRDefault="00A2725C">
            <w:pPr>
              <w:spacing w:after="0" w:line="259" w:lineRule="auto"/>
              <w:ind w:left="0" w:firstLine="0"/>
              <w:jc w:val="left"/>
            </w:pPr>
            <w:r>
              <w:rPr>
                <w:color w:val="313131"/>
              </w:rPr>
              <w:t xml:space="preserve">Returns item from the list with max value. </w:t>
            </w:r>
          </w:p>
        </w:tc>
      </w:tr>
      <w:tr w:rsidR="000F1FD6" w14:paraId="0058BD15" w14:textId="77777777" w:rsidTr="00031605">
        <w:trPr>
          <w:trHeight w:val="714"/>
        </w:trPr>
        <w:tc>
          <w:tcPr>
            <w:tcW w:w="632" w:type="dxa"/>
            <w:tcBorders>
              <w:top w:val="single" w:sz="6" w:space="0" w:color="DDDDDD"/>
              <w:left w:val="single" w:sz="6" w:space="0" w:color="DDDDDD"/>
              <w:bottom w:val="single" w:sz="6" w:space="0" w:color="DDDDDD"/>
              <w:right w:val="single" w:sz="6" w:space="0" w:color="DDDDDD"/>
            </w:tcBorders>
          </w:tcPr>
          <w:p w14:paraId="759BCBEE" w14:textId="77777777" w:rsidR="000F1FD6" w:rsidRDefault="00A2725C">
            <w:pPr>
              <w:spacing w:after="0" w:line="259" w:lineRule="auto"/>
              <w:ind w:left="1" w:firstLine="0"/>
              <w:jc w:val="left"/>
            </w:pPr>
            <w:r>
              <w:rPr>
                <w:color w:val="313131"/>
              </w:rPr>
              <w:t xml:space="preserve">4 </w:t>
            </w:r>
          </w:p>
        </w:tc>
        <w:tc>
          <w:tcPr>
            <w:tcW w:w="9140" w:type="dxa"/>
            <w:tcBorders>
              <w:top w:val="single" w:sz="6" w:space="0" w:color="DDDDDD"/>
              <w:left w:val="single" w:sz="6" w:space="0" w:color="DDDDDD"/>
              <w:bottom w:val="single" w:sz="6" w:space="0" w:color="DDDDDD"/>
              <w:right w:val="single" w:sz="6" w:space="0" w:color="DDDDDD"/>
            </w:tcBorders>
          </w:tcPr>
          <w:p w14:paraId="74EB57E7" w14:textId="77777777" w:rsidR="000F1FD6" w:rsidRDefault="000F1FD6">
            <w:pPr>
              <w:spacing w:after="328" w:line="259" w:lineRule="auto"/>
              <w:ind w:left="48" w:firstLine="0"/>
              <w:jc w:val="left"/>
            </w:pPr>
            <w:hyperlink r:id="rId31">
              <w:r>
                <w:rPr>
                  <w:color w:val="313131"/>
                  <w:u w:val="single" w:color="313131"/>
                </w:rPr>
                <w:t>min(list)</w:t>
              </w:r>
            </w:hyperlink>
            <w:hyperlink r:id="rId32">
              <w:r>
                <w:t xml:space="preserve"> </w:t>
              </w:r>
            </w:hyperlink>
          </w:p>
          <w:p w14:paraId="03982F3C" w14:textId="77777777" w:rsidR="000F1FD6" w:rsidRDefault="00A2725C">
            <w:pPr>
              <w:spacing w:after="0" w:line="259" w:lineRule="auto"/>
              <w:ind w:left="48" w:firstLine="0"/>
              <w:jc w:val="left"/>
            </w:pPr>
            <w:r>
              <w:rPr>
                <w:color w:val="313131"/>
              </w:rPr>
              <w:t>Returns item from the list with min value.</w:t>
            </w:r>
            <w:r>
              <w:t xml:space="preserve"> </w:t>
            </w:r>
          </w:p>
        </w:tc>
      </w:tr>
      <w:tr w:rsidR="000F1FD6" w14:paraId="615BD997" w14:textId="77777777" w:rsidTr="00031605">
        <w:trPr>
          <w:trHeight w:val="633"/>
        </w:trPr>
        <w:tc>
          <w:tcPr>
            <w:tcW w:w="632" w:type="dxa"/>
            <w:tcBorders>
              <w:top w:val="single" w:sz="6" w:space="0" w:color="DDDDDD"/>
              <w:left w:val="single" w:sz="6" w:space="0" w:color="DDDDDD"/>
              <w:bottom w:val="single" w:sz="6" w:space="0" w:color="DDDDDD"/>
              <w:right w:val="single" w:sz="6" w:space="0" w:color="DDDDDD"/>
            </w:tcBorders>
          </w:tcPr>
          <w:p w14:paraId="675A8F84" w14:textId="77777777" w:rsidR="000F1FD6" w:rsidRDefault="00A2725C">
            <w:pPr>
              <w:spacing w:after="0" w:line="259" w:lineRule="auto"/>
              <w:ind w:left="1" w:firstLine="0"/>
              <w:jc w:val="left"/>
            </w:pPr>
            <w:r>
              <w:rPr>
                <w:color w:val="313131"/>
              </w:rPr>
              <w:t xml:space="preserve">5 </w:t>
            </w:r>
          </w:p>
        </w:tc>
        <w:tc>
          <w:tcPr>
            <w:tcW w:w="9140" w:type="dxa"/>
            <w:tcBorders>
              <w:top w:val="single" w:sz="6" w:space="0" w:color="DDDDDD"/>
              <w:left w:val="single" w:sz="6" w:space="0" w:color="DDDDDD"/>
              <w:bottom w:val="single" w:sz="6" w:space="0" w:color="DDDDDD"/>
              <w:right w:val="single" w:sz="6" w:space="0" w:color="DDDDDD"/>
            </w:tcBorders>
            <w:vAlign w:val="bottom"/>
          </w:tcPr>
          <w:p w14:paraId="1840A056" w14:textId="77777777" w:rsidR="000F1FD6" w:rsidRDefault="000F1FD6">
            <w:pPr>
              <w:spacing w:after="216" w:line="259" w:lineRule="auto"/>
              <w:ind w:left="48" w:firstLine="0"/>
              <w:jc w:val="left"/>
            </w:pPr>
            <w:hyperlink r:id="rId33">
              <w:r>
                <w:rPr>
                  <w:color w:val="313131"/>
                  <w:u w:val="single" w:color="313131"/>
                </w:rPr>
                <w:t>list(seq)</w:t>
              </w:r>
            </w:hyperlink>
            <w:hyperlink r:id="rId34">
              <w:r>
                <w:t xml:space="preserve"> </w:t>
              </w:r>
            </w:hyperlink>
          </w:p>
          <w:p w14:paraId="0253BBE4" w14:textId="77777777" w:rsidR="000F1FD6" w:rsidRDefault="00A2725C">
            <w:pPr>
              <w:spacing w:after="0" w:line="259" w:lineRule="auto"/>
              <w:ind w:left="0" w:firstLine="0"/>
              <w:jc w:val="left"/>
            </w:pPr>
            <w:r>
              <w:rPr>
                <w:color w:val="313131"/>
              </w:rPr>
              <w:t xml:space="preserve">Converts a tuple into list. </w:t>
            </w:r>
          </w:p>
        </w:tc>
      </w:tr>
    </w:tbl>
    <w:p w14:paraId="50783C5C" w14:textId="77777777" w:rsidR="00031605" w:rsidRDefault="00A2725C" w:rsidP="00031605">
      <w:pPr>
        <w:spacing w:after="321" w:line="259" w:lineRule="auto"/>
        <w:ind w:left="0" w:firstLine="0"/>
        <w:jc w:val="left"/>
        <w:rPr>
          <w:b/>
          <w:bCs/>
        </w:rPr>
      </w:pPr>
      <w:r w:rsidRPr="00031605">
        <w:rPr>
          <w:b/>
          <w:bCs/>
        </w:rPr>
        <w:t xml:space="preserve"> </w:t>
      </w:r>
    </w:p>
    <w:p w14:paraId="7C55C37B" w14:textId="77777777" w:rsidR="00031605" w:rsidRDefault="00031605" w:rsidP="00031605">
      <w:pPr>
        <w:spacing w:after="321" w:line="259" w:lineRule="auto"/>
        <w:ind w:left="0" w:firstLine="0"/>
        <w:jc w:val="left"/>
        <w:rPr>
          <w:b/>
          <w:bCs/>
        </w:rPr>
      </w:pPr>
      <w:r w:rsidRPr="00031605">
        <w:rPr>
          <w:b/>
          <w:bCs/>
        </w:rPr>
        <w:t>TUPLES</w:t>
      </w:r>
    </w:p>
    <w:p w14:paraId="34BF5FBF" w14:textId="77777777" w:rsidR="00031605" w:rsidRDefault="00A2725C" w:rsidP="00031605">
      <w:pPr>
        <w:spacing w:after="321" w:line="259" w:lineRule="auto"/>
        <w:ind w:left="0" w:firstLine="0"/>
        <w:jc w:val="left"/>
        <w:rPr>
          <w:b/>
          <w:bCs/>
        </w:rPr>
      </w:pPr>
      <w:r>
        <w:t xml:space="preserve">A tuple is a sequence of immutable Python objects. Tuples are sequences, just like lists. The differences between tuples and lists are, the tuples cannot be changed unlike lists and tuples use parentheses, whereas lists use square brackets. </w:t>
      </w:r>
    </w:p>
    <w:p w14:paraId="1A48065D" w14:textId="4D202671" w:rsidR="000F1FD6" w:rsidRPr="00031605" w:rsidRDefault="00A2725C" w:rsidP="00031605">
      <w:pPr>
        <w:pStyle w:val="ListParagraph"/>
        <w:numPr>
          <w:ilvl w:val="0"/>
          <w:numId w:val="40"/>
        </w:numPr>
        <w:spacing w:after="321" w:line="259" w:lineRule="auto"/>
        <w:jc w:val="left"/>
        <w:rPr>
          <w:b/>
          <w:bCs/>
        </w:rPr>
      </w:pPr>
      <w:r w:rsidRPr="00031605">
        <w:rPr>
          <w:b/>
          <w:bCs/>
          <w:color w:val="121214"/>
        </w:rPr>
        <w:t xml:space="preserve">Accessing Values in Tuples: </w:t>
      </w:r>
    </w:p>
    <w:p w14:paraId="5828F05B" w14:textId="77777777" w:rsidR="000F1FD6" w:rsidRDefault="00A2725C">
      <w:pPr>
        <w:spacing w:after="342"/>
        <w:ind w:left="-5" w:right="262"/>
      </w:pPr>
      <w:r>
        <w:t xml:space="preserve">To access values in tuple, use the square brackets for slicing along with the index or indices to obtain value available at that index. For example – </w:t>
      </w:r>
    </w:p>
    <w:p w14:paraId="3599B358" w14:textId="77777777" w:rsidR="000F1FD6" w:rsidRDefault="00A2725C">
      <w:pPr>
        <w:pBdr>
          <w:top w:val="single" w:sz="6" w:space="0" w:color="D6D6D6"/>
          <w:left w:val="single" w:sz="6" w:space="0" w:color="D6D6D6"/>
          <w:bottom w:val="single" w:sz="6" w:space="0" w:color="D6D6D6"/>
          <w:right w:val="single" w:sz="6" w:space="0" w:color="D6D6D6"/>
        </w:pBdr>
        <w:spacing w:after="146" w:line="409" w:lineRule="auto"/>
        <w:ind w:left="-5" w:right="5802"/>
        <w:jc w:val="left"/>
      </w:pPr>
      <w:r>
        <w:rPr>
          <w:color w:val="313131"/>
        </w:rPr>
        <w:t xml:space="preserve">tup1 </w:t>
      </w:r>
      <w:r>
        <w:rPr>
          <w:color w:val="666600"/>
        </w:rPr>
        <w:t>=</w:t>
      </w:r>
      <w:r>
        <w:rPr>
          <w:color w:val="313131"/>
        </w:rPr>
        <w:t xml:space="preserve"> </w:t>
      </w:r>
      <w:r>
        <w:rPr>
          <w:color w:val="666600"/>
        </w:rPr>
        <w:t>(</w:t>
      </w:r>
      <w:r>
        <w:rPr>
          <w:color w:val="008800"/>
        </w:rPr>
        <w:t>'physics'</w:t>
      </w:r>
      <w:r>
        <w:rPr>
          <w:color w:val="666600"/>
        </w:rPr>
        <w:t>,</w:t>
      </w:r>
      <w:r>
        <w:rPr>
          <w:color w:val="313131"/>
        </w:rPr>
        <w:t xml:space="preserve"> </w:t>
      </w:r>
      <w:r>
        <w:rPr>
          <w:color w:val="008800"/>
        </w:rPr>
        <w:t>'chemistry'</w:t>
      </w:r>
      <w:r>
        <w:rPr>
          <w:color w:val="666600"/>
        </w:rPr>
        <w:t>,</w:t>
      </w:r>
      <w:r>
        <w:rPr>
          <w:color w:val="313131"/>
        </w:rPr>
        <w:t xml:space="preserve"> </w:t>
      </w:r>
      <w:r>
        <w:rPr>
          <w:color w:val="006666"/>
        </w:rPr>
        <w:t>1997</w:t>
      </w:r>
      <w:r>
        <w:rPr>
          <w:color w:val="666600"/>
        </w:rPr>
        <w:t>,</w:t>
      </w:r>
      <w:r>
        <w:rPr>
          <w:color w:val="313131"/>
        </w:rPr>
        <w:t xml:space="preserve"> </w:t>
      </w:r>
      <w:r>
        <w:rPr>
          <w:color w:val="006666"/>
        </w:rPr>
        <w:t>2000</w:t>
      </w:r>
      <w:r>
        <w:rPr>
          <w:color w:val="666600"/>
        </w:rPr>
        <w:t>);</w:t>
      </w:r>
      <w:r>
        <w:rPr>
          <w:color w:val="313131"/>
        </w:rPr>
        <w:t xml:space="preserve"> tup2 </w:t>
      </w:r>
      <w:r>
        <w:rPr>
          <w:color w:val="666600"/>
        </w:rPr>
        <w:t>=</w:t>
      </w:r>
      <w:r>
        <w:rPr>
          <w:color w:val="313131"/>
        </w:rPr>
        <w:t xml:space="preserve"> </w:t>
      </w:r>
      <w:r>
        <w:rPr>
          <w:color w:val="666600"/>
        </w:rPr>
        <w:t>(</w:t>
      </w:r>
      <w:r>
        <w:rPr>
          <w:color w:val="006666"/>
        </w:rPr>
        <w:t>1</w:t>
      </w:r>
      <w:r>
        <w:rPr>
          <w:color w:val="666600"/>
        </w:rPr>
        <w:t>,</w:t>
      </w:r>
      <w:r>
        <w:rPr>
          <w:color w:val="313131"/>
        </w:rPr>
        <w:t xml:space="preserve"> </w:t>
      </w:r>
      <w:r>
        <w:rPr>
          <w:color w:val="006666"/>
        </w:rPr>
        <w:t>2</w:t>
      </w:r>
      <w:r>
        <w:rPr>
          <w:color w:val="666600"/>
        </w:rPr>
        <w:t>,</w:t>
      </w:r>
      <w:r>
        <w:rPr>
          <w:color w:val="313131"/>
        </w:rPr>
        <w:t xml:space="preserve"> </w:t>
      </w:r>
      <w:r>
        <w:rPr>
          <w:color w:val="006666"/>
        </w:rPr>
        <w:t>3</w:t>
      </w:r>
      <w:r>
        <w:rPr>
          <w:color w:val="666600"/>
        </w:rPr>
        <w:t>,</w:t>
      </w:r>
      <w:r>
        <w:rPr>
          <w:color w:val="313131"/>
        </w:rPr>
        <w:t xml:space="preserve"> </w:t>
      </w:r>
      <w:r>
        <w:rPr>
          <w:color w:val="006666"/>
        </w:rPr>
        <w:t>4</w:t>
      </w:r>
      <w:r>
        <w:rPr>
          <w:color w:val="666600"/>
        </w:rPr>
        <w:t>,</w:t>
      </w:r>
      <w:r>
        <w:rPr>
          <w:color w:val="313131"/>
        </w:rPr>
        <w:t xml:space="preserve"> </w:t>
      </w:r>
      <w:r>
        <w:rPr>
          <w:color w:val="006666"/>
        </w:rPr>
        <w:t>5</w:t>
      </w:r>
      <w:r>
        <w:rPr>
          <w:color w:val="666600"/>
        </w:rPr>
        <w:t>,</w:t>
      </w:r>
      <w:r>
        <w:rPr>
          <w:color w:val="313131"/>
        </w:rPr>
        <w:t xml:space="preserve"> </w:t>
      </w:r>
      <w:r>
        <w:rPr>
          <w:color w:val="006666"/>
        </w:rPr>
        <w:t>6</w:t>
      </w:r>
      <w:r>
        <w:rPr>
          <w:color w:val="666600"/>
        </w:rPr>
        <w:t>,</w:t>
      </w:r>
      <w:r>
        <w:rPr>
          <w:color w:val="313131"/>
        </w:rPr>
        <w:t xml:space="preserve"> </w:t>
      </w:r>
      <w:r>
        <w:rPr>
          <w:color w:val="006666"/>
        </w:rPr>
        <w:t>7</w:t>
      </w:r>
      <w:r>
        <w:rPr>
          <w:color w:val="313131"/>
        </w:rPr>
        <w:t xml:space="preserve"> </w:t>
      </w:r>
      <w:r>
        <w:rPr>
          <w:color w:val="666600"/>
        </w:rPr>
        <w:t>);</w:t>
      </w:r>
      <w:r>
        <w:rPr>
          <w:color w:val="313131"/>
        </w:rPr>
        <w:t xml:space="preserve"> </w:t>
      </w:r>
      <w:r>
        <w:rPr>
          <w:color w:val="000088"/>
        </w:rPr>
        <w:t>print</w:t>
      </w:r>
      <w:r>
        <w:rPr>
          <w:color w:val="313131"/>
        </w:rPr>
        <w:t xml:space="preserve"> </w:t>
      </w:r>
      <w:r>
        <w:rPr>
          <w:color w:val="008800"/>
        </w:rPr>
        <w:t>"tup1[0]: "</w:t>
      </w:r>
      <w:r>
        <w:rPr>
          <w:color w:val="666600"/>
        </w:rPr>
        <w:t>,</w:t>
      </w:r>
      <w:r>
        <w:rPr>
          <w:color w:val="313131"/>
        </w:rPr>
        <w:t xml:space="preserve"> tup1</w:t>
      </w:r>
      <w:r>
        <w:rPr>
          <w:color w:val="666600"/>
        </w:rPr>
        <w:t>[</w:t>
      </w:r>
      <w:r>
        <w:rPr>
          <w:color w:val="006666"/>
        </w:rPr>
        <w:t>0</w:t>
      </w:r>
      <w:r>
        <w:rPr>
          <w:color w:val="666600"/>
        </w:rPr>
        <w:t>]</w:t>
      </w:r>
      <w:r>
        <w:rPr>
          <w:color w:val="313131"/>
        </w:rPr>
        <w:t xml:space="preserve"> </w:t>
      </w:r>
      <w:r>
        <w:rPr>
          <w:color w:val="000088"/>
        </w:rPr>
        <w:t>print</w:t>
      </w:r>
      <w:r>
        <w:rPr>
          <w:color w:val="313131"/>
        </w:rPr>
        <w:t xml:space="preserve"> </w:t>
      </w:r>
      <w:r>
        <w:rPr>
          <w:color w:val="008800"/>
        </w:rPr>
        <w:t>"tup2[1:5]: "</w:t>
      </w:r>
      <w:r>
        <w:rPr>
          <w:color w:val="666600"/>
        </w:rPr>
        <w:t>,</w:t>
      </w:r>
      <w:r>
        <w:rPr>
          <w:color w:val="313131"/>
        </w:rPr>
        <w:t xml:space="preserve"> tup2</w:t>
      </w:r>
      <w:r>
        <w:rPr>
          <w:color w:val="666600"/>
        </w:rPr>
        <w:t>[</w:t>
      </w:r>
      <w:r>
        <w:rPr>
          <w:color w:val="006666"/>
        </w:rPr>
        <w:t>1</w:t>
      </w:r>
      <w:r>
        <w:rPr>
          <w:color w:val="666600"/>
        </w:rPr>
        <w:t>:</w:t>
      </w:r>
      <w:r>
        <w:rPr>
          <w:color w:val="006666"/>
        </w:rPr>
        <w:t>5</w:t>
      </w:r>
      <w:r>
        <w:rPr>
          <w:color w:val="666600"/>
        </w:rPr>
        <w:t xml:space="preserve">] </w:t>
      </w:r>
    </w:p>
    <w:p w14:paraId="6481FA1A" w14:textId="77777777" w:rsidR="000F1FD6" w:rsidRDefault="00A2725C">
      <w:pPr>
        <w:spacing w:after="347"/>
        <w:ind w:left="-5" w:right="262"/>
      </w:pPr>
      <w:r>
        <w:t xml:space="preserve">When the  code is executed, it produces the following result − </w:t>
      </w:r>
    </w:p>
    <w:p w14:paraId="56763D87" w14:textId="5DBE0530" w:rsidR="000F1FD6" w:rsidRDefault="00A2725C" w:rsidP="00031605">
      <w:pPr>
        <w:pBdr>
          <w:top w:val="single" w:sz="6" w:space="0" w:color="D6D6D6"/>
          <w:left w:val="single" w:sz="6" w:space="0" w:color="D6D6D6"/>
          <w:bottom w:val="single" w:sz="6" w:space="0" w:color="D6D6D6"/>
          <w:right w:val="single" w:sz="6" w:space="0" w:color="D6D6D6"/>
        </w:pBdr>
        <w:shd w:val="clear" w:color="auto" w:fill="F1F1F1"/>
        <w:spacing w:after="139" w:line="266" w:lineRule="auto"/>
        <w:ind w:left="-5" w:right="7238"/>
        <w:jc w:val="left"/>
      </w:pPr>
      <w:r>
        <w:rPr>
          <w:color w:val="313131"/>
        </w:rPr>
        <w:t xml:space="preserve">tup1[0]:  physics tup2[1:5]:  [2, 3, 4, 5] </w:t>
      </w:r>
    </w:p>
    <w:p w14:paraId="11235A35" w14:textId="77777777" w:rsidR="000F1FD6" w:rsidRPr="00031605" w:rsidRDefault="00A2725C">
      <w:pPr>
        <w:spacing w:after="90" w:line="259" w:lineRule="auto"/>
        <w:ind w:left="-5"/>
        <w:jc w:val="left"/>
        <w:rPr>
          <w:b/>
          <w:bCs/>
        </w:rPr>
      </w:pPr>
      <w:r w:rsidRPr="00031605">
        <w:rPr>
          <w:b/>
          <w:bCs/>
          <w:color w:val="121214"/>
        </w:rPr>
        <w:t xml:space="preserve">Updating Tuples: </w:t>
      </w:r>
    </w:p>
    <w:p w14:paraId="38C657FE" w14:textId="7BD9424A" w:rsidR="000F1FD6" w:rsidRDefault="00A2725C" w:rsidP="00031605">
      <w:pPr>
        <w:spacing w:after="188" w:line="355" w:lineRule="auto"/>
        <w:ind w:left="-5" w:right="262"/>
      </w:pPr>
      <w:r>
        <w:t xml:space="preserve">Tuples are immutable which means you cannot update or change the values of tuple elements. We are able to take portions of existing tuples to create new tuples as the following example demonstrates − </w:t>
      </w:r>
    </w:p>
    <w:p w14:paraId="2C2A6DA9" w14:textId="77777777" w:rsidR="000F1FD6" w:rsidRDefault="00A2725C">
      <w:pPr>
        <w:pBdr>
          <w:top w:val="single" w:sz="6" w:space="0" w:color="D6D6D6"/>
          <w:left w:val="single" w:sz="6" w:space="0" w:color="D6D6D6"/>
          <w:bottom w:val="single" w:sz="6" w:space="0" w:color="D6D6D6"/>
          <w:right w:val="single" w:sz="6" w:space="0" w:color="D6D6D6"/>
        </w:pBdr>
        <w:spacing w:after="250" w:line="378" w:lineRule="auto"/>
        <w:ind w:left="0" w:right="7574" w:firstLine="0"/>
        <w:jc w:val="left"/>
      </w:pPr>
      <w:r>
        <w:rPr>
          <w:color w:val="313131"/>
        </w:rPr>
        <w:t xml:space="preserve">tup1 </w:t>
      </w:r>
      <w:r>
        <w:rPr>
          <w:color w:val="666600"/>
        </w:rPr>
        <w:t>=</w:t>
      </w:r>
      <w:r>
        <w:rPr>
          <w:color w:val="313131"/>
        </w:rPr>
        <w:t xml:space="preserve"> </w:t>
      </w:r>
      <w:r>
        <w:rPr>
          <w:color w:val="666600"/>
        </w:rPr>
        <w:t>(</w:t>
      </w:r>
      <w:r>
        <w:rPr>
          <w:color w:val="006666"/>
        </w:rPr>
        <w:t>12</w:t>
      </w:r>
      <w:r>
        <w:rPr>
          <w:color w:val="666600"/>
        </w:rPr>
        <w:t>,</w:t>
      </w:r>
      <w:r>
        <w:rPr>
          <w:color w:val="313131"/>
        </w:rPr>
        <w:t xml:space="preserve"> </w:t>
      </w:r>
      <w:r>
        <w:rPr>
          <w:color w:val="006666"/>
        </w:rPr>
        <w:t>34.56</w:t>
      </w:r>
      <w:r>
        <w:rPr>
          <w:color w:val="666600"/>
        </w:rPr>
        <w:t>);</w:t>
      </w:r>
      <w:r>
        <w:rPr>
          <w:color w:val="313131"/>
        </w:rPr>
        <w:t xml:space="preserve"> tup2 </w:t>
      </w:r>
      <w:r>
        <w:rPr>
          <w:color w:val="666600"/>
        </w:rPr>
        <w:t>=</w:t>
      </w:r>
      <w:r>
        <w:rPr>
          <w:color w:val="313131"/>
        </w:rPr>
        <w:t xml:space="preserve"> </w:t>
      </w:r>
      <w:r>
        <w:rPr>
          <w:color w:val="666600"/>
        </w:rPr>
        <w:t>(</w:t>
      </w:r>
      <w:r>
        <w:rPr>
          <w:color w:val="008800"/>
        </w:rPr>
        <w:t>'abc'</w:t>
      </w:r>
      <w:r>
        <w:rPr>
          <w:color w:val="666600"/>
        </w:rPr>
        <w:t>,</w:t>
      </w:r>
      <w:r>
        <w:rPr>
          <w:color w:val="313131"/>
        </w:rPr>
        <w:t xml:space="preserve"> </w:t>
      </w:r>
      <w:r>
        <w:rPr>
          <w:color w:val="008800"/>
        </w:rPr>
        <w:t>'xyz'</w:t>
      </w:r>
      <w:r>
        <w:rPr>
          <w:color w:val="666600"/>
        </w:rPr>
        <w:t>);</w:t>
      </w:r>
      <w:r>
        <w:rPr>
          <w:color w:val="313131"/>
        </w:rPr>
        <w:t xml:space="preserve"> tup3 </w:t>
      </w:r>
      <w:r>
        <w:rPr>
          <w:color w:val="666600"/>
        </w:rPr>
        <w:t>=</w:t>
      </w:r>
      <w:r>
        <w:rPr>
          <w:color w:val="313131"/>
        </w:rPr>
        <w:t xml:space="preserve"> tup1 </w:t>
      </w:r>
      <w:r>
        <w:rPr>
          <w:color w:val="666600"/>
        </w:rPr>
        <w:t>+</w:t>
      </w:r>
      <w:r>
        <w:rPr>
          <w:color w:val="313131"/>
        </w:rPr>
        <w:t xml:space="preserve"> tup2</w:t>
      </w:r>
      <w:r>
        <w:rPr>
          <w:color w:val="666600"/>
        </w:rPr>
        <w:t>;</w:t>
      </w:r>
      <w:r>
        <w:rPr>
          <w:color w:val="313131"/>
        </w:rPr>
        <w:t xml:space="preserve"> </w:t>
      </w:r>
      <w:r>
        <w:rPr>
          <w:color w:val="000088"/>
        </w:rPr>
        <w:t>print</w:t>
      </w:r>
      <w:r>
        <w:rPr>
          <w:color w:val="313131"/>
        </w:rPr>
        <w:t xml:space="preserve"> tup3 </w:t>
      </w:r>
    </w:p>
    <w:p w14:paraId="72BDC3AF" w14:textId="77777777" w:rsidR="000F1FD6" w:rsidRDefault="00A2725C">
      <w:pPr>
        <w:spacing w:after="302"/>
        <w:ind w:left="-5" w:right="262"/>
      </w:pPr>
      <w:r>
        <w:t xml:space="preserve">When the above code is executed, it produces the following result − </w:t>
      </w:r>
    </w:p>
    <w:p w14:paraId="750901DD" w14:textId="77777777" w:rsidR="000F1FD6" w:rsidRDefault="00A2725C">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jc w:val="left"/>
      </w:pPr>
      <w:r>
        <w:rPr>
          <w:color w:val="313131"/>
        </w:rPr>
        <w:lastRenderedPageBreak/>
        <w:t xml:space="preserve">(12, 34.56, 'abc', 'xyz') </w:t>
      </w:r>
    </w:p>
    <w:p w14:paraId="75996DB3" w14:textId="77777777" w:rsidR="000F1FD6" w:rsidRDefault="00A2725C">
      <w:pPr>
        <w:spacing w:after="57" w:line="259" w:lineRule="auto"/>
        <w:ind w:left="0" w:firstLine="0"/>
        <w:jc w:val="left"/>
      </w:pPr>
      <w:r>
        <w:rPr>
          <w:color w:val="121214"/>
          <w:sz w:val="28"/>
        </w:rPr>
        <w:t xml:space="preserve"> </w:t>
      </w:r>
    </w:p>
    <w:p w14:paraId="1A1253F5" w14:textId="77777777" w:rsidR="000F1FD6" w:rsidRPr="00685355" w:rsidRDefault="00A2725C">
      <w:pPr>
        <w:spacing w:after="93" w:line="259" w:lineRule="auto"/>
        <w:ind w:left="-5"/>
        <w:jc w:val="left"/>
        <w:rPr>
          <w:b/>
          <w:bCs/>
          <w:sz w:val="22"/>
          <w:szCs w:val="22"/>
        </w:rPr>
      </w:pPr>
      <w:r w:rsidRPr="00685355">
        <w:rPr>
          <w:b/>
          <w:bCs/>
          <w:color w:val="121214"/>
          <w:szCs w:val="22"/>
        </w:rPr>
        <w:t xml:space="preserve">Delete Tuple Elements </w:t>
      </w:r>
    </w:p>
    <w:p w14:paraId="4C2B8F15" w14:textId="77777777" w:rsidR="000F1FD6" w:rsidRDefault="00A2725C">
      <w:pPr>
        <w:spacing w:after="240" w:line="336" w:lineRule="auto"/>
        <w:ind w:left="-5" w:right="262"/>
      </w:pPr>
      <w:r>
        <w:t xml:space="preserve">Removing individual tuple elements is not possible. There is, of course, nothing wrong with putting together another tuple with the undesired elements discarded. </w:t>
      </w:r>
    </w:p>
    <w:p w14:paraId="3E1CF17F" w14:textId="77777777" w:rsidR="000F1FD6" w:rsidRDefault="00A2725C">
      <w:pPr>
        <w:spacing w:after="0"/>
        <w:ind w:left="-5" w:right="262"/>
      </w:pPr>
      <w:r>
        <w:t xml:space="preserve">To explicitly remove an entire tuple, just use the </w:t>
      </w:r>
      <w:r>
        <w:rPr>
          <w:b/>
        </w:rPr>
        <w:t>del</w:t>
      </w:r>
      <w:r>
        <w:t xml:space="preserve"> statement. For example: </w:t>
      </w:r>
    </w:p>
    <w:tbl>
      <w:tblPr>
        <w:tblStyle w:val="TableGrid"/>
        <w:tblW w:w="9832" w:type="dxa"/>
        <w:tblInd w:w="-116" w:type="dxa"/>
        <w:tblCellMar>
          <w:top w:w="96" w:type="dxa"/>
          <w:left w:w="116" w:type="dxa"/>
          <w:right w:w="5708" w:type="dxa"/>
        </w:tblCellMar>
        <w:tblLook w:val="04A0" w:firstRow="1" w:lastRow="0" w:firstColumn="1" w:lastColumn="0" w:noHBand="0" w:noVBand="1"/>
      </w:tblPr>
      <w:tblGrid>
        <w:gridCol w:w="9832"/>
      </w:tblGrid>
      <w:tr w:rsidR="000F1FD6" w14:paraId="7833A54E" w14:textId="77777777">
        <w:trPr>
          <w:trHeight w:val="2247"/>
        </w:trPr>
        <w:tc>
          <w:tcPr>
            <w:tcW w:w="9832" w:type="dxa"/>
            <w:tcBorders>
              <w:top w:val="single" w:sz="6" w:space="0" w:color="D6D6D6"/>
              <w:left w:val="single" w:sz="6" w:space="0" w:color="D6D6D6"/>
              <w:bottom w:val="single" w:sz="6" w:space="0" w:color="D6D6D6"/>
              <w:right w:val="single" w:sz="6" w:space="0" w:color="D6D6D6"/>
            </w:tcBorders>
          </w:tcPr>
          <w:p w14:paraId="776958F2" w14:textId="77777777" w:rsidR="000F1FD6" w:rsidRDefault="00A2725C">
            <w:pPr>
              <w:spacing w:after="0" w:line="378" w:lineRule="auto"/>
              <w:ind w:left="0" w:right="61" w:firstLine="0"/>
              <w:jc w:val="left"/>
            </w:pPr>
            <w:r>
              <w:rPr>
                <w:color w:val="313131"/>
              </w:rPr>
              <w:t xml:space="preserve">tup </w:t>
            </w:r>
            <w:r>
              <w:rPr>
                <w:color w:val="666600"/>
              </w:rPr>
              <w:t>=</w:t>
            </w:r>
            <w:r>
              <w:rPr>
                <w:color w:val="313131"/>
              </w:rPr>
              <w:t xml:space="preserve"> </w:t>
            </w:r>
            <w:r>
              <w:rPr>
                <w:color w:val="666600"/>
              </w:rPr>
              <w:t>(</w:t>
            </w:r>
            <w:r>
              <w:rPr>
                <w:color w:val="008800"/>
              </w:rPr>
              <w:t>'physics'</w:t>
            </w:r>
            <w:r>
              <w:rPr>
                <w:color w:val="666600"/>
              </w:rPr>
              <w:t>,</w:t>
            </w:r>
            <w:r>
              <w:rPr>
                <w:color w:val="313131"/>
              </w:rPr>
              <w:t xml:space="preserve"> </w:t>
            </w:r>
            <w:r>
              <w:rPr>
                <w:color w:val="008800"/>
              </w:rPr>
              <w:t>'chemistry'</w:t>
            </w:r>
            <w:r>
              <w:rPr>
                <w:color w:val="666600"/>
              </w:rPr>
              <w:t>,</w:t>
            </w:r>
            <w:r>
              <w:rPr>
                <w:color w:val="313131"/>
              </w:rPr>
              <w:t xml:space="preserve"> </w:t>
            </w:r>
            <w:r>
              <w:rPr>
                <w:color w:val="006666"/>
              </w:rPr>
              <w:t>1997</w:t>
            </w:r>
            <w:r>
              <w:rPr>
                <w:color w:val="666600"/>
              </w:rPr>
              <w:t>,</w:t>
            </w:r>
            <w:r>
              <w:rPr>
                <w:color w:val="313131"/>
              </w:rPr>
              <w:t xml:space="preserve"> </w:t>
            </w:r>
            <w:r>
              <w:rPr>
                <w:color w:val="006666"/>
              </w:rPr>
              <w:t>2000</w:t>
            </w:r>
            <w:r>
              <w:rPr>
                <w:color w:val="666600"/>
              </w:rPr>
              <w:t>);</w:t>
            </w:r>
            <w:r>
              <w:rPr>
                <w:color w:val="313131"/>
              </w:rPr>
              <w:t xml:space="preserve"> </w:t>
            </w:r>
            <w:r>
              <w:rPr>
                <w:color w:val="000088"/>
              </w:rPr>
              <w:t>print</w:t>
            </w:r>
            <w:r>
              <w:rPr>
                <w:color w:val="313131"/>
              </w:rPr>
              <w:t xml:space="preserve"> tup </w:t>
            </w:r>
            <w:r>
              <w:rPr>
                <w:color w:val="000088"/>
              </w:rPr>
              <w:t>del</w:t>
            </w:r>
            <w:r>
              <w:rPr>
                <w:color w:val="313131"/>
              </w:rPr>
              <w:t xml:space="preserve"> tup</w:t>
            </w:r>
            <w:r>
              <w:rPr>
                <w:color w:val="666600"/>
              </w:rPr>
              <w:t>;</w:t>
            </w:r>
            <w:r>
              <w:rPr>
                <w:color w:val="313131"/>
              </w:rPr>
              <w:t xml:space="preserve"> </w:t>
            </w:r>
          </w:p>
          <w:p w14:paraId="1F862484" w14:textId="77777777" w:rsidR="000F1FD6" w:rsidRDefault="00A2725C">
            <w:pPr>
              <w:spacing w:after="0" w:line="259" w:lineRule="auto"/>
              <w:ind w:left="0" w:right="817" w:firstLine="0"/>
            </w:pPr>
            <w:r>
              <w:rPr>
                <w:color w:val="000088"/>
              </w:rPr>
              <w:t>print</w:t>
            </w:r>
            <w:r>
              <w:rPr>
                <w:color w:val="313131"/>
              </w:rPr>
              <w:t xml:space="preserve"> </w:t>
            </w:r>
            <w:r>
              <w:rPr>
                <w:color w:val="008800"/>
              </w:rPr>
              <w:t>"After deleting tup : "</w:t>
            </w:r>
            <w:r>
              <w:rPr>
                <w:color w:val="313131"/>
              </w:rPr>
              <w:t xml:space="preserve"> </w:t>
            </w:r>
            <w:r>
              <w:rPr>
                <w:color w:val="000088"/>
                <w:sz w:val="28"/>
              </w:rPr>
              <w:t>print</w:t>
            </w:r>
            <w:r>
              <w:rPr>
                <w:color w:val="313131"/>
                <w:sz w:val="28"/>
              </w:rPr>
              <w:t xml:space="preserve"> tup </w:t>
            </w:r>
          </w:p>
        </w:tc>
      </w:tr>
    </w:tbl>
    <w:p w14:paraId="283424F3" w14:textId="6F0BF60D" w:rsidR="000F1FD6" w:rsidRDefault="000F1FD6" w:rsidP="00031605">
      <w:pPr>
        <w:spacing w:after="21" w:line="259" w:lineRule="auto"/>
        <w:ind w:left="0" w:firstLine="0"/>
        <w:jc w:val="left"/>
      </w:pPr>
    </w:p>
    <w:p w14:paraId="737A57F7" w14:textId="77777777" w:rsidR="000F1FD6" w:rsidRDefault="00A2725C">
      <w:pPr>
        <w:pStyle w:val="Heading4"/>
        <w:spacing w:after="88"/>
        <w:ind w:left="14"/>
      </w:pPr>
      <w:r>
        <w:rPr>
          <w:sz w:val="28"/>
        </w:rPr>
        <w:t xml:space="preserve">DICTIONARY </w:t>
      </w:r>
    </w:p>
    <w:p w14:paraId="378D88D4" w14:textId="77777777" w:rsidR="000F1FD6" w:rsidRDefault="00A2725C">
      <w:pPr>
        <w:spacing w:after="240" w:line="373" w:lineRule="auto"/>
        <w:ind w:left="-5" w:right="262"/>
      </w:pPr>
      <w:r>
        <w:t xml:space="preserve">Each key is separated from its value by a colon (:), the items are separated by commas, and the whole thing is enclosed in curly braces. An empty dictionary without any items is written with just two curly braces, like this: {}. </w:t>
      </w:r>
    </w:p>
    <w:p w14:paraId="4BC70EA6" w14:textId="77777777" w:rsidR="000F1FD6" w:rsidRDefault="00A2725C">
      <w:pPr>
        <w:spacing w:after="160" w:line="373" w:lineRule="auto"/>
        <w:ind w:left="-5" w:right="262"/>
      </w:pPr>
      <w:r>
        <w:t xml:space="preserve">Keys are unique within a dictionary while values may not be. The values of a dictionary can be of any type, but the keys must be of an immutable data type such as strings, numbers, or tuples. </w:t>
      </w:r>
    </w:p>
    <w:p w14:paraId="0B2E3963" w14:textId="77777777" w:rsidR="00031605" w:rsidRDefault="00A2725C" w:rsidP="00031605">
      <w:pPr>
        <w:spacing w:after="0"/>
        <w:ind w:left="-5" w:right="262"/>
      </w:pPr>
      <w:r w:rsidRPr="00685355">
        <w:rPr>
          <w:b/>
          <w:bCs/>
          <w:color w:val="121214"/>
          <w:szCs w:val="22"/>
        </w:rPr>
        <w:t>Accssing Values in Dictionary</w:t>
      </w:r>
      <w:r>
        <w:rPr>
          <w:color w:val="121214"/>
          <w:sz w:val="28"/>
        </w:rPr>
        <w:t xml:space="preserve">: </w:t>
      </w:r>
      <w:r w:rsidR="00031605">
        <w:t xml:space="preserve">To access dictionary elements, you can use the familiar square brackets along with the key to obtain its value. Following is a simple example − </w:t>
      </w:r>
    </w:p>
    <w:tbl>
      <w:tblPr>
        <w:tblStyle w:val="TableGrid"/>
        <w:tblW w:w="9871" w:type="dxa"/>
        <w:tblInd w:w="-135" w:type="dxa"/>
        <w:tblCellMar>
          <w:left w:w="135" w:type="dxa"/>
          <w:right w:w="115" w:type="dxa"/>
        </w:tblCellMar>
        <w:tblLook w:val="04A0" w:firstRow="1" w:lastRow="0" w:firstColumn="1" w:lastColumn="0" w:noHBand="0" w:noVBand="1"/>
      </w:tblPr>
      <w:tblGrid>
        <w:gridCol w:w="9871"/>
      </w:tblGrid>
      <w:tr w:rsidR="00031605" w14:paraId="1A20B8A4" w14:textId="77777777" w:rsidTr="00A2725C">
        <w:trPr>
          <w:trHeight w:val="1892"/>
        </w:trPr>
        <w:tc>
          <w:tcPr>
            <w:tcW w:w="9871" w:type="dxa"/>
            <w:tcBorders>
              <w:top w:val="single" w:sz="6" w:space="0" w:color="D6D6D6"/>
              <w:left w:val="single" w:sz="6" w:space="0" w:color="D6D6D6"/>
              <w:bottom w:val="single" w:sz="6" w:space="0" w:color="D6D6D6"/>
              <w:right w:val="single" w:sz="6" w:space="0" w:color="D6D6D6"/>
            </w:tcBorders>
            <w:vAlign w:val="center"/>
          </w:tcPr>
          <w:p w14:paraId="075C3D3F" w14:textId="77777777" w:rsidR="00031605" w:rsidRDefault="00031605" w:rsidP="00A2725C">
            <w:pPr>
              <w:spacing w:after="168" w:line="259" w:lineRule="auto"/>
              <w:ind w:left="0" w:firstLine="0"/>
              <w:jc w:val="left"/>
            </w:pPr>
            <w:r>
              <w:rPr>
                <w:color w:val="313131"/>
              </w:rPr>
              <w:t xml:space="preserve">dict </w:t>
            </w:r>
            <w:r>
              <w:rPr>
                <w:color w:val="666600"/>
              </w:rPr>
              <w:t>=</w:t>
            </w:r>
            <w:r>
              <w:rPr>
                <w:color w:val="313131"/>
              </w:rPr>
              <w:t xml:space="preserve"> </w:t>
            </w:r>
            <w:r>
              <w:rPr>
                <w:color w:val="666600"/>
              </w:rPr>
              <w:t>{</w:t>
            </w:r>
            <w:r>
              <w:rPr>
                <w:color w:val="008800"/>
              </w:rPr>
              <w:t>'Name'</w:t>
            </w:r>
            <w:r>
              <w:rPr>
                <w:color w:val="666600"/>
              </w:rPr>
              <w:t>:</w:t>
            </w:r>
            <w:r>
              <w:rPr>
                <w:color w:val="313131"/>
              </w:rPr>
              <w:t xml:space="preserve"> </w:t>
            </w:r>
            <w:r>
              <w:rPr>
                <w:color w:val="008800"/>
              </w:rPr>
              <w:t>'Zara'</w:t>
            </w:r>
            <w:r>
              <w:rPr>
                <w:color w:val="666600"/>
              </w:rPr>
              <w:t>,</w:t>
            </w:r>
            <w:r>
              <w:rPr>
                <w:color w:val="313131"/>
              </w:rPr>
              <w:t xml:space="preserve"> </w:t>
            </w:r>
            <w:r>
              <w:rPr>
                <w:color w:val="008800"/>
              </w:rPr>
              <w:t>'Age'</w:t>
            </w:r>
            <w:r>
              <w:rPr>
                <w:color w:val="666600"/>
              </w:rPr>
              <w:t>:</w:t>
            </w:r>
            <w:r>
              <w:rPr>
                <w:color w:val="313131"/>
              </w:rPr>
              <w:t xml:space="preserve"> </w:t>
            </w:r>
            <w:r>
              <w:rPr>
                <w:color w:val="006666"/>
              </w:rPr>
              <w:t>7</w:t>
            </w:r>
            <w:r>
              <w:rPr>
                <w:color w:val="666600"/>
              </w:rPr>
              <w:t>,</w:t>
            </w:r>
            <w:r>
              <w:rPr>
                <w:color w:val="313131"/>
              </w:rPr>
              <w:t xml:space="preserve"> </w:t>
            </w:r>
            <w:r>
              <w:rPr>
                <w:color w:val="008800"/>
              </w:rPr>
              <w:t>'Class'</w:t>
            </w:r>
            <w:r>
              <w:rPr>
                <w:color w:val="666600"/>
              </w:rPr>
              <w:t>:</w:t>
            </w:r>
            <w:r>
              <w:rPr>
                <w:color w:val="313131"/>
              </w:rPr>
              <w:t xml:space="preserve"> </w:t>
            </w:r>
            <w:r>
              <w:rPr>
                <w:color w:val="008800"/>
              </w:rPr>
              <w:t>'First'</w:t>
            </w:r>
            <w:r>
              <w:rPr>
                <w:color w:val="666600"/>
              </w:rPr>
              <w:t>}</w:t>
            </w:r>
            <w:r>
              <w:rPr>
                <w:color w:val="313131"/>
              </w:rPr>
              <w:t xml:space="preserve"> </w:t>
            </w:r>
          </w:p>
          <w:p w14:paraId="78A648CA" w14:textId="77777777" w:rsidR="00031605" w:rsidRDefault="00031605" w:rsidP="00A2725C">
            <w:pPr>
              <w:spacing w:after="168" w:line="259" w:lineRule="auto"/>
              <w:ind w:left="0" w:firstLine="0"/>
              <w:jc w:val="left"/>
            </w:pPr>
            <w:r>
              <w:rPr>
                <w:color w:val="313131"/>
              </w:rPr>
              <w:t xml:space="preserve"> </w:t>
            </w:r>
          </w:p>
          <w:p w14:paraId="1E436259" w14:textId="77777777" w:rsidR="00031605" w:rsidRDefault="00031605" w:rsidP="00A2725C">
            <w:pPr>
              <w:spacing w:after="0" w:line="259" w:lineRule="auto"/>
              <w:ind w:left="0" w:right="5792" w:firstLine="0"/>
              <w:jc w:val="left"/>
            </w:pPr>
            <w:r>
              <w:rPr>
                <w:color w:val="000088"/>
              </w:rPr>
              <w:t>print</w:t>
            </w:r>
            <w:r>
              <w:rPr>
                <w:color w:val="313131"/>
              </w:rPr>
              <w:t xml:space="preserve"> </w:t>
            </w:r>
            <w:r>
              <w:rPr>
                <w:color w:val="008800"/>
              </w:rPr>
              <w:t>"dict['Name']: "</w:t>
            </w:r>
            <w:r>
              <w:rPr>
                <w:color w:val="666600"/>
              </w:rPr>
              <w:t>,</w:t>
            </w:r>
            <w:r>
              <w:rPr>
                <w:color w:val="313131"/>
              </w:rPr>
              <w:t xml:space="preserve"> dict</w:t>
            </w:r>
            <w:r>
              <w:rPr>
                <w:color w:val="666600"/>
              </w:rPr>
              <w:t>[</w:t>
            </w:r>
            <w:r>
              <w:rPr>
                <w:color w:val="008800"/>
              </w:rPr>
              <w:t>'Name'</w:t>
            </w:r>
            <w:r>
              <w:rPr>
                <w:color w:val="666600"/>
              </w:rPr>
              <w:t>]</w:t>
            </w:r>
            <w:r>
              <w:rPr>
                <w:color w:val="313131"/>
              </w:rPr>
              <w:t xml:space="preserve"> </w:t>
            </w:r>
            <w:r>
              <w:rPr>
                <w:color w:val="000088"/>
              </w:rPr>
              <w:t>print</w:t>
            </w:r>
            <w:r>
              <w:rPr>
                <w:color w:val="313131"/>
              </w:rPr>
              <w:t xml:space="preserve"> </w:t>
            </w:r>
            <w:r>
              <w:rPr>
                <w:color w:val="008800"/>
              </w:rPr>
              <w:t>"dict['Age']: "</w:t>
            </w:r>
            <w:r>
              <w:rPr>
                <w:color w:val="666600"/>
              </w:rPr>
              <w:t>,</w:t>
            </w:r>
            <w:r>
              <w:rPr>
                <w:color w:val="313131"/>
              </w:rPr>
              <w:t xml:space="preserve"> dict</w:t>
            </w:r>
            <w:r>
              <w:rPr>
                <w:color w:val="666600"/>
              </w:rPr>
              <w:t>[</w:t>
            </w:r>
            <w:r>
              <w:rPr>
                <w:color w:val="008800"/>
              </w:rPr>
              <w:t>'Age'</w:t>
            </w:r>
            <w:r>
              <w:rPr>
                <w:color w:val="666600"/>
              </w:rPr>
              <w:t>]</w:t>
            </w:r>
            <w:r>
              <w:rPr>
                <w:color w:val="313131"/>
              </w:rPr>
              <w:t xml:space="preserve"> </w:t>
            </w:r>
          </w:p>
        </w:tc>
      </w:tr>
    </w:tbl>
    <w:p w14:paraId="745829EA" w14:textId="77777777" w:rsidR="00031605" w:rsidRDefault="00031605" w:rsidP="00031605">
      <w:pPr>
        <w:spacing w:after="323"/>
        <w:ind w:left="-5" w:right="262"/>
      </w:pPr>
      <w:r>
        <w:t xml:space="preserve">Result – </w:t>
      </w:r>
    </w:p>
    <w:p w14:paraId="754CFB01" w14:textId="77777777" w:rsidR="00031605" w:rsidRDefault="00031605" w:rsidP="00031605">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right="6936"/>
        <w:jc w:val="left"/>
        <w:rPr>
          <w:color w:val="313131"/>
        </w:rPr>
      </w:pPr>
      <w:r>
        <w:rPr>
          <w:color w:val="313131"/>
        </w:rPr>
        <w:t xml:space="preserve">dict['Name']:  Zara dict['Age']:  7 </w:t>
      </w:r>
    </w:p>
    <w:p w14:paraId="72333101" w14:textId="77777777" w:rsidR="00031605" w:rsidRDefault="00031605" w:rsidP="00031605">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right="6936"/>
        <w:jc w:val="left"/>
        <w:rPr>
          <w:color w:val="313131"/>
        </w:rPr>
      </w:pPr>
    </w:p>
    <w:p w14:paraId="670B7213" w14:textId="77777777" w:rsidR="00031605" w:rsidRDefault="00031605" w:rsidP="00031605">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right="6936"/>
        <w:jc w:val="left"/>
        <w:rPr>
          <w:color w:val="313131"/>
        </w:rPr>
      </w:pPr>
    </w:p>
    <w:p w14:paraId="2E698B72" w14:textId="77777777" w:rsidR="00031605" w:rsidRDefault="00031605" w:rsidP="00031605">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right="6936"/>
        <w:jc w:val="left"/>
      </w:pPr>
    </w:p>
    <w:p w14:paraId="5F3149E2" w14:textId="6FD2F5D7" w:rsidR="00031605" w:rsidRDefault="00031605" w:rsidP="00031605">
      <w:pPr>
        <w:spacing w:after="0"/>
        <w:ind w:left="-5" w:right="262"/>
      </w:pPr>
    </w:p>
    <w:p w14:paraId="578CF97A" w14:textId="77777777" w:rsidR="00427FD3" w:rsidRPr="00685355" w:rsidRDefault="00427FD3" w:rsidP="00427FD3">
      <w:pPr>
        <w:spacing w:after="3" w:line="432" w:lineRule="auto"/>
        <w:ind w:left="-1" w:right="4543" w:firstLine="4"/>
        <w:jc w:val="left"/>
        <w:rPr>
          <w:sz w:val="22"/>
          <w:szCs w:val="22"/>
        </w:rPr>
      </w:pPr>
      <w:r>
        <w:rPr>
          <w:b/>
          <w:color w:val="121214"/>
          <w:sz w:val="28"/>
        </w:rPr>
        <w:t xml:space="preserve">Built-in Dictionary Functions &amp; Methods –  </w:t>
      </w:r>
      <w:r w:rsidRPr="00685355">
        <w:rPr>
          <w:szCs w:val="22"/>
        </w:rPr>
        <w:t xml:space="preserve">Python includes the following dictionary functions –  </w:t>
      </w:r>
    </w:p>
    <w:p w14:paraId="564BB14F" w14:textId="77777777" w:rsidR="00427FD3" w:rsidRDefault="00427FD3" w:rsidP="00427FD3">
      <w:pPr>
        <w:spacing w:after="0" w:line="259" w:lineRule="auto"/>
        <w:ind w:left="0" w:firstLine="0"/>
        <w:jc w:val="left"/>
      </w:pPr>
      <w:r>
        <w:rPr>
          <w:sz w:val="28"/>
        </w:rPr>
        <w:t xml:space="preserve"> </w:t>
      </w:r>
    </w:p>
    <w:p w14:paraId="30DE046F" w14:textId="77777777" w:rsidR="00427FD3" w:rsidRDefault="00427FD3" w:rsidP="00427FD3">
      <w:pPr>
        <w:spacing w:after="0" w:line="259" w:lineRule="auto"/>
        <w:ind w:left="0" w:firstLine="0"/>
        <w:jc w:val="left"/>
      </w:pPr>
      <w:r>
        <w:rPr>
          <w:sz w:val="28"/>
        </w:rPr>
        <w:t xml:space="preserve"> </w:t>
      </w:r>
    </w:p>
    <w:p w14:paraId="58C1D1F3" w14:textId="13581A83" w:rsidR="00427FD3" w:rsidRDefault="00427FD3" w:rsidP="00427FD3">
      <w:pPr>
        <w:spacing w:after="0" w:line="259" w:lineRule="auto"/>
        <w:ind w:left="0" w:firstLine="0"/>
        <w:jc w:val="left"/>
      </w:pPr>
    </w:p>
    <w:tbl>
      <w:tblPr>
        <w:tblStyle w:val="TableGrid"/>
        <w:tblW w:w="10092" w:type="dxa"/>
        <w:tblInd w:w="-154" w:type="dxa"/>
        <w:tblCellMar>
          <w:top w:w="125" w:type="dxa"/>
          <w:left w:w="140" w:type="dxa"/>
          <w:bottom w:w="30" w:type="dxa"/>
          <w:right w:w="39" w:type="dxa"/>
        </w:tblCellMar>
        <w:tblLook w:val="04A0" w:firstRow="1" w:lastRow="0" w:firstColumn="1" w:lastColumn="0" w:noHBand="0" w:noVBand="1"/>
      </w:tblPr>
      <w:tblGrid>
        <w:gridCol w:w="661"/>
        <w:gridCol w:w="9431"/>
      </w:tblGrid>
      <w:tr w:rsidR="00427FD3" w14:paraId="3BA7F8EF" w14:textId="77777777" w:rsidTr="00A2725C">
        <w:trPr>
          <w:trHeight w:val="521"/>
        </w:trPr>
        <w:tc>
          <w:tcPr>
            <w:tcW w:w="661"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1EA03850" w14:textId="77777777" w:rsidR="00427FD3" w:rsidRDefault="00427FD3" w:rsidP="00A2725C">
            <w:pPr>
              <w:spacing w:after="0" w:line="259" w:lineRule="auto"/>
              <w:ind w:left="0" w:firstLine="0"/>
              <w:jc w:val="left"/>
            </w:pPr>
            <w:r>
              <w:rPr>
                <w:b/>
                <w:color w:val="313131"/>
              </w:rPr>
              <w:lastRenderedPageBreak/>
              <w:t xml:space="preserve">SN </w:t>
            </w:r>
            <w:r>
              <w:t xml:space="preserve"> </w:t>
            </w:r>
          </w:p>
        </w:tc>
        <w:tc>
          <w:tcPr>
            <w:tcW w:w="9430" w:type="dxa"/>
            <w:tcBorders>
              <w:top w:val="single" w:sz="6" w:space="0" w:color="DDDDDD"/>
              <w:left w:val="single" w:sz="6" w:space="0" w:color="DDDDDD"/>
              <w:bottom w:val="single" w:sz="6" w:space="0" w:color="DDDDDD"/>
              <w:right w:val="single" w:sz="6" w:space="0" w:color="DDDDDD"/>
            </w:tcBorders>
            <w:shd w:val="clear" w:color="auto" w:fill="EEEEEE"/>
            <w:vAlign w:val="center"/>
          </w:tcPr>
          <w:p w14:paraId="039D1129" w14:textId="77777777" w:rsidR="00427FD3" w:rsidRDefault="00427FD3" w:rsidP="00A2725C">
            <w:pPr>
              <w:spacing w:after="0" w:line="259" w:lineRule="auto"/>
              <w:ind w:left="4" w:firstLine="0"/>
              <w:jc w:val="left"/>
            </w:pPr>
            <w:r>
              <w:rPr>
                <w:b/>
                <w:color w:val="313131"/>
              </w:rPr>
              <w:t xml:space="preserve">Function with Description </w:t>
            </w:r>
            <w:r>
              <w:t xml:space="preserve"> </w:t>
            </w:r>
          </w:p>
        </w:tc>
      </w:tr>
      <w:tr w:rsidR="00427FD3" w14:paraId="65BE4300" w14:textId="77777777" w:rsidTr="00A2725C">
        <w:trPr>
          <w:trHeight w:val="1044"/>
        </w:trPr>
        <w:tc>
          <w:tcPr>
            <w:tcW w:w="661" w:type="dxa"/>
            <w:tcBorders>
              <w:top w:val="single" w:sz="6" w:space="0" w:color="DDDDDD"/>
              <w:left w:val="single" w:sz="6" w:space="0" w:color="DDDDDD"/>
              <w:bottom w:val="single" w:sz="6" w:space="0" w:color="DDDDDD"/>
              <w:right w:val="single" w:sz="6" w:space="0" w:color="DDDDDD"/>
            </w:tcBorders>
          </w:tcPr>
          <w:p w14:paraId="3605B4A7" w14:textId="77777777" w:rsidR="00427FD3" w:rsidRDefault="00427FD3" w:rsidP="00A2725C">
            <w:pPr>
              <w:spacing w:after="0" w:line="259" w:lineRule="auto"/>
              <w:ind w:left="0" w:firstLine="0"/>
              <w:jc w:val="left"/>
            </w:pPr>
            <w:r>
              <w:rPr>
                <w:color w:val="313131"/>
              </w:rPr>
              <w:t xml:space="preserve">1 </w:t>
            </w:r>
            <w:r>
              <w:t xml:space="preserve"> </w:t>
            </w:r>
          </w:p>
        </w:tc>
        <w:tc>
          <w:tcPr>
            <w:tcW w:w="9430" w:type="dxa"/>
            <w:tcBorders>
              <w:top w:val="single" w:sz="6" w:space="0" w:color="DDDDDD"/>
              <w:left w:val="single" w:sz="6" w:space="0" w:color="DDDDDD"/>
              <w:bottom w:val="single" w:sz="6" w:space="0" w:color="DDDDDD"/>
              <w:right w:val="single" w:sz="6" w:space="0" w:color="DDDDDD"/>
            </w:tcBorders>
            <w:vAlign w:val="bottom"/>
          </w:tcPr>
          <w:p w14:paraId="13F03D9E" w14:textId="77777777" w:rsidR="00427FD3" w:rsidRDefault="00427FD3" w:rsidP="00A2725C">
            <w:pPr>
              <w:spacing w:after="365" w:line="259" w:lineRule="auto"/>
              <w:ind w:left="52" w:firstLine="0"/>
              <w:jc w:val="left"/>
            </w:pPr>
            <w:hyperlink r:id="rId35">
              <w:r>
                <w:rPr>
                  <w:color w:val="313131"/>
                  <w:u w:val="single" w:color="313131"/>
                </w:rPr>
                <w:t>cmp(dict1, dict2</w:t>
              </w:r>
            </w:hyperlink>
            <w:hyperlink r:id="rId36">
              <w:r>
                <w:rPr>
                  <w:color w:val="313131"/>
                  <w:u w:val="single" w:color="313131"/>
                </w:rPr>
                <w:t>)</w:t>
              </w:r>
            </w:hyperlink>
            <w:hyperlink r:id="rId37">
              <w:r>
                <w:t xml:space="preserve">  </w:t>
              </w:r>
            </w:hyperlink>
          </w:p>
          <w:p w14:paraId="02788CCD" w14:textId="77777777" w:rsidR="00427FD3" w:rsidRDefault="00427FD3" w:rsidP="00A2725C">
            <w:pPr>
              <w:spacing w:after="0" w:line="259" w:lineRule="auto"/>
              <w:ind w:left="52" w:firstLine="0"/>
              <w:jc w:val="left"/>
            </w:pPr>
            <w:r>
              <w:t xml:space="preserve">Compares elements of both dict.  </w:t>
            </w:r>
          </w:p>
        </w:tc>
      </w:tr>
      <w:tr w:rsidR="00427FD3" w14:paraId="0879472B" w14:textId="77777777" w:rsidTr="00A2725C">
        <w:trPr>
          <w:trHeight w:val="1337"/>
        </w:trPr>
        <w:tc>
          <w:tcPr>
            <w:tcW w:w="661" w:type="dxa"/>
            <w:tcBorders>
              <w:top w:val="single" w:sz="6" w:space="0" w:color="DDDDDD"/>
              <w:left w:val="single" w:sz="6" w:space="0" w:color="DDDDDD"/>
              <w:bottom w:val="single" w:sz="6" w:space="0" w:color="DDDDDD"/>
              <w:right w:val="single" w:sz="6" w:space="0" w:color="DDDDDD"/>
            </w:tcBorders>
          </w:tcPr>
          <w:p w14:paraId="4F1D4F7D" w14:textId="77777777" w:rsidR="00427FD3" w:rsidRDefault="00427FD3" w:rsidP="00A2725C">
            <w:pPr>
              <w:spacing w:after="0" w:line="259" w:lineRule="auto"/>
              <w:ind w:left="0" w:firstLine="0"/>
              <w:jc w:val="left"/>
            </w:pPr>
            <w:r>
              <w:rPr>
                <w:color w:val="313131"/>
              </w:rPr>
              <w:t xml:space="preserve">2 </w:t>
            </w:r>
            <w:r>
              <w:t xml:space="preserve"> </w:t>
            </w:r>
          </w:p>
        </w:tc>
        <w:tc>
          <w:tcPr>
            <w:tcW w:w="9430" w:type="dxa"/>
            <w:tcBorders>
              <w:top w:val="single" w:sz="6" w:space="0" w:color="DDDDDD"/>
              <w:left w:val="single" w:sz="6" w:space="0" w:color="DDDDDD"/>
              <w:bottom w:val="single" w:sz="6" w:space="0" w:color="DDDDDD"/>
              <w:right w:val="single" w:sz="6" w:space="0" w:color="DDDDDD"/>
            </w:tcBorders>
            <w:vAlign w:val="bottom"/>
          </w:tcPr>
          <w:p w14:paraId="327F3BE3" w14:textId="77777777" w:rsidR="00427FD3" w:rsidRDefault="00427FD3" w:rsidP="00A2725C">
            <w:pPr>
              <w:spacing w:after="319" w:line="259" w:lineRule="auto"/>
              <w:ind w:left="52" w:firstLine="0"/>
              <w:jc w:val="left"/>
            </w:pPr>
            <w:hyperlink r:id="rId38">
              <w:r>
                <w:rPr>
                  <w:color w:val="313131"/>
                  <w:u w:val="single" w:color="313131"/>
                </w:rPr>
                <w:t>len(dict</w:t>
              </w:r>
            </w:hyperlink>
            <w:hyperlink r:id="rId39">
              <w:r>
                <w:rPr>
                  <w:color w:val="313131"/>
                  <w:u w:val="single" w:color="313131"/>
                </w:rPr>
                <w:t>)</w:t>
              </w:r>
            </w:hyperlink>
            <w:hyperlink r:id="rId40">
              <w:r>
                <w:t xml:space="preserve">  </w:t>
              </w:r>
            </w:hyperlink>
          </w:p>
          <w:p w14:paraId="56294642" w14:textId="77777777" w:rsidR="00427FD3" w:rsidRDefault="00427FD3" w:rsidP="00A2725C">
            <w:pPr>
              <w:spacing w:after="0" w:line="259" w:lineRule="auto"/>
              <w:ind w:left="52" w:firstLine="0"/>
              <w:jc w:val="left"/>
            </w:pPr>
            <w:r>
              <w:t xml:space="preserve">Gives the total length of the dictionary. This would be equal to the number of items in the dictionary.  </w:t>
            </w:r>
          </w:p>
        </w:tc>
      </w:tr>
      <w:tr w:rsidR="00427FD3" w14:paraId="39D53D16" w14:textId="77777777" w:rsidTr="00A2725C">
        <w:trPr>
          <w:trHeight w:val="1267"/>
        </w:trPr>
        <w:tc>
          <w:tcPr>
            <w:tcW w:w="661" w:type="dxa"/>
            <w:tcBorders>
              <w:top w:val="single" w:sz="6" w:space="0" w:color="DDDDDD"/>
              <w:left w:val="single" w:sz="6" w:space="0" w:color="DDDDDD"/>
              <w:bottom w:val="single" w:sz="6" w:space="0" w:color="DDDDDD"/>
              <w:right w:val="single" w:sz="6" w:space="0" w:color="DDDDDD"/>
            </w:tcBorders>
          </w:tcPr>
          <w:p w14:paraId="2FABF365" w14:textId="77777777" w:rsidR="00427FD3" w:rsidRDefault="00427FD3" w:rsidP="00A2725C">
            <w:pPr>
              <w:spacing w:after="0" w:line="259" w:lineRule="auto"/>
              <w:ind w:left="0" w:firstLine="0"/>
              <w:jc w:val="left"/>
            </w:pPr>
            <w:r>
              <w:rPr>
                <w:color w:val="313131"/>
              </w:rPr>
              <w:t xml:space="preserve">3 </w:t>
            </w:r>
            <w:r>
              <w:t xml:space="preserve"> </w:t>
            </w:r>
          </w:p>
        </w:tc>
        <w:tc>
          <w:tcPr>
            <w:tcW w:w="9430" w:type="dxa"/>
            <w:tcBorders>
              <w:top w:val="single" w:sz="6" w:space="0" w:color="DDDDDD"/>
              <w:left w:val="single" w:sz="6" w:space="0" w:color="DDDDDD"/>
              <w:bottom w:val="single" w:sz="6" w:space="0" w:color="DDDDDD"/>
              <w:right w:val="single" w:sz="6" w:space="0" w:color="DDDDDD"/>
            </w:tcBorders>
            <w:vAlign w:val="center"/>
          </w:tcPr>
          <w:p w14:paraId="72A53B10" w14:textId="77777777" w:rsidR="00427FD3" w:rsidRDefault="00427FD3" w:rsidP="00A2725C">
            <w:pPr>
              <w:spacing w:after="366" w:line="259" w:lineRule="auto"/>
              <w:ind w:left="52" w:firstLine="0"/>
              <w:jc w:val="left"/>
            </w:pPr>
            <w:hyperlink r:id="rId41">
              <w:r>
                <w:rPr>
                  <w:color w:val="313131"/>
                  <w:u w:val="single" w:color="313131"/>
                </w:rPr>
                <w:t>str(dict</w:t>
              </w:r>
            </w:hyperlink>
            <w:hyperlink r:id="rId42">
              <w:r>
                <w:rPr>
                  <w:color w:val="313131"/>
                  <w:u w:val="single" w:color="313131"/>
                </w:rPr>
                <w:t>)</w:t>
              </w:r>
            </w:hyperlink>
            <w:hyperlink r:id="rId43">
              <w:r>
                <w:t xml:space="preserve">  </w:t>
              </w:r>
            </w:hyperlink>
          </w:p>
          <w:p w14:paraId="47D7B8B1" w14:textId="77777777" w:rsidR="00427FD3" w:rsidRDefault="00427FD3" w:rsidP="00A2725C">
            <w:pPr>
              <w:spacing w:after="0" w:line="259" w:lineRule="auto"/>
              <w:ind w:left="52" w:firstLine="0"/>
              <w:jc w:val="left"/>
            </w:pPr>
            <w:r>
              <w:t xml:space="preserve">Produces a printable string representation of a dictionary  </w:t>
            </w:r>
          </w:p>
        </w:tc>
      </w:tr>
      <w:tr w:rsidR="00427FD3" w14:paraId="4CF52671" w14:textId="77777777" w:rsidTr="00A2725C">
        <w:trPr>
          <w:trHeight w:val="1426"/>
        </w:trPr>
        <w:tc>
          <w:tcPr>
            <w:tcW w:w="661" w:type="dxa"/>
            <w:tcBorders>
              <w:top w:val="single" w:sz="6" w:space="0" w:color="DDDDDD"/>
              <w:left w:val="single" w:sz="6" w:space="0" w:color="DDDDDD"/>
              <w:bottom w:val="single" w:sz="6" w:space="0" w:color="DDDDDD"/>
              <w:right w:val="single" w:sz="6" w:space="0" w:color="DDDDDD"/>
            </w:tcBorders>
          </w:tcPr>
          <w:p w14:paraId="44954637" w14:textId="77777777" w:rsidR="00427FD3" w:rsidRDefault="00427FD3" w:rsidP="00A2725C">
            <w:pPr>
              <w:spacing w:after="0" w:line="259" w:lineRule="auto"/>
              <w:ind w:left="0" w:firstLine="0"/>
              <w:jc w:val="left"/>
            </w:pPr>
            <w:r>
              <w:rPr>
                <w:color w:val="313131"/>
              </w:rPr>
              <w:t xml:space="preserve">4 </w:t>
            </w:r>
            <w:r>
              <w:t xml:space="preserve"> </w:t>
            </w:r>
          </w:p>
        </w:tc>
        <w:tc>
          <w:tcPr>
            <w:tcW w:w="9430" w:type="dxa"/>
            <w:tcBorders>
              <w:top w:val="single" w:sz="6" w:space="0" w:color="DDDDDD"/>
              <w:left w:val="single" w:sz="6" w:space="0" w:color="DDDDDD"/>
              <w:bottom w:val="single" w:sz="6" w:space="0" w:color="DDDDDD"/>
              <w:right w:val="single" w:sz="6" w:space="0" w:color="DDDDDD"/>
            </w:tcBorders>
            <w:vAlign w:val="center"/>
          </w:tcPr>
          <w:p w14:paraId="2DB381ED" w14:textId="77777777" w:rsidR="00427FD3" w:rsidRDefault="00427FD3" w:rsidP="00A2725C">
            <w:pPr>
              <w:spacing w:after="319" w:line="259" w:lineRule="auto"/>
              <w:ind w:left="52" w:firstLine="0"/>
              <w:jc w:val="left"/>
            </w:pPr>
            <w:hyperlink r:id="rId44">
              <w:r>
                <w:rPr>
                  <w:color w:val="313131"/>
                  <w:u w:val="single" w:color="313131"/>
                </w:rPr>
                <w:t>type(variable</w:t>
              </w:r>
            </w:hyperlink>
            <w:hyperlink r:id="rId45">
              <w:r>
                <w:rPr>
                  <w:color w:val="313131"/>
                  <w:u w:val="single" w:color="313131"/>
                </w:rPr>
                <w:t>)</w:t>
              </w:r>
            </w:hyperlink>
            <w:hyperlink r:id="rId46">
              <w:r>
                <w:t xml:space="preserve">  </w:t>
              </w:r>
            </w:hyperlink>
          </w:p>
          <w:p w14:paraId="5A8C21AF" w14:textId="77777777" w:rsidR="00427FD3" w:rsidRDefault="00427FD3" w:rsidP="00A2725C">
            <w:pPr>
              <w:spacing w:after="0" w:line="259" w:lineRule="auto"/>
              <w:ind w:left="52" w:firstLine="0"/>
            </w:pPr>
            <w:r>
              <w:t xml:space="preserve">Returns the type of the passed variable. If passed variable is dictionary, then it would return a dictionary type.  </w:t>
            </w:r>
          </w:p>
        </w:tc>
      </w:tr>
    </w:tbl>
    <w:p w14:paraId="45DBA848" w14:textId="77777777" w:rsidR="00427FD3" w:rsidRDefault="00427FD3" w:rsidP="00427FD3">
      <w:pPr>
        <w:pStyle w:val="Heading5"/>
        <w:spacing w:after="136"/>
        <w:ind w:left="0" w:firstLine="0"/>
        <w:rPr>
          <w:color w:val="121214"/>
          <w:sz w:val="28"/>
        </w:rPr>
      </w:pPr>
    </w:p>
    <w:p w14:paraId="1D7FCCDE" w14:textId="27FA3BFA" w:rsidR="000F1FD6" w:rsidRDefault="00A2725C" w:rsidP="00427FD3">
      <w:pPr>
        <w:pStyle w:val="Heading5"/>
        <w:spacing w:after="136"/>
        <w:ind w:left="0" w:firstLine="0"/>
      </w:pPr>
      <w:r>
        <w:rPr>
          <w:color w:val="121214"/>
          <w:sz w:val="28"/>
        </w:rPr>
        <w:t xml:space="preserve">Updating Dictionary </w:t>
      </w:r>
    </w:p>
    <w:p w14:paraId="4AE32582" w14:textId="77777777" w:rsidR="000F1FD6" w:rsidRDefault="00A2725C">
      <w:pPr>
        <w:spacing w:after="3" w:line="481" w:lineRule="auto"/>
        <w:ind w:left="-5" w:right="260"/>
        <w:jc w:val="left"/>
      </w:pPr>
      <w:r>
        <w:t xml:space="preserve">We can update a dictionary by adding a new entry or a key-value pair, modifying an existing entry, or deleting an existing entry as shown below in the simple example − </w:t>
      </w:r>
      <w:r>
        <w:rPr>
          <w:color w:val="313131"/>
        </w:rPr>
        <w:t xml:space="preserve">dict </w:t>
      </w:r>
      <w:r>
        <w:rPr>
          <w:color w:val="666600"/>
        </w:rPr>
        <w:t>=</w:t>
      </w:r>
      <w:r>
        <w:rPr>
          <w:color w:val="313131"/>
        </w:rPr>
        <w:t xml:space="preserve"> </w:t>
      </w:r>
      <w:r>
        <w:rPr>
          <w:color w:val="666600"/>
        </w:rPr>
        <w:t>{</w:t>
      </w:r>
      <w:r>
        <w:rPr>
          <w:color w:val="008800"/>
        </w:rPr>
        <w:t>'Name'</w:t>
      </w:r>
      <w:r>
        <w:rPr>
          <w:color w:val="666600"/>
        </w:rPr>
        <w:t>:</w:t>
      </w:r>
      <w:r>
        <w:rPr>
          <w:color w:val="313131"/>
        </w:rPr>
        <w:t xml:space="preserve"> </w:t>
      </w:r>
      <w:r>
        <w:rPr>
          <w:color w:val="008800"/>
        </w:rPr>
        <w:t>'Zara'</w:t>
      </w:r>
      <w:r>
        <w:rPr>
          <w:color w:val="666600"/>
        </w:rPr>
        <w:t>,</w:t>
      </w:r>
      <w:r>
        <w:rPr>
          <w:color w:val="313131"/>
        </w:rPr>
        <w:t xml:space="preserve"> </w:t>
      </w:r>
      <w:r>
        <w:rPr>
          <w:color w:val="008800"/>
        </w:rPr>
        <w:t>'Age'</w:t>
      </w:r>
      <w:r>
        <w:rPr>
          <w:color w:val="666600"/>
        </w:rPr>
        <w:t>:</w:t>
      </w:r>
      <w:r>
        <w:rPr>
          <w:color w:val="313131"/>
        </w:rPr>
        <w:t xml:space="preserve"> </w:t>
      </w:r>
      <w:r>
        <w:rPr>
          <w:color w:val="006666"/>
        </w:rPr>
        <w:t>7</w:t>
      </w:r>
      <w:r>
        <w:rPr>
          <w:color w:val="666600"/>
        </w:rPr>
        <w:t>,</w:t>
      </w:r>
      <w:r>
        <w:rPr>
          <w:color w:val="313131"/>
        </w:rPr>
        <w:t xml:space="preserve"> </w:t>
      </w:r>
      <w:r>
        <w:rPr>
          <w:color w:val="008800"/>
        </w:rPr>
        <w:t>'Class'</w:t>
      </w:r>
      <w:r>
        <w:rPr>
          <w:color w:val="666600"/>
        </w:rPr>
        <w:t>:</w:t>
      </w:r>
      <w:r>
        <w:rPr>
          <w:color w:val="313131"/>
        </w:rPr>
        <w:t xml:space="preserve"> </w:t>
      </w:r>
      <w:r>
        <w:rPr>
          <w:color w:val="008800"/>
        </w:rPr>
        <w:t>'First'</w:t>
      </w:r>
      <w:r>
        <w:rPr>
          <w:color w:val="666600"/>
        </w:rPr>
        <w:t>}</w:t>
      </w:r>
      <w:r>
        <w:rPr>
          <w:color w:val="313131"/>
        </w:rPr>
        <w:t xml:space="preserve"> </w:t>
      </w:r>
    </w:p>
    <w:p w14:paraId="0722C34C" w14:textId="77777777" w:rsidR="000F1FD6" w:rsidRDefault="00A2725C">
      <w:pPr>
        <w:pBdr>
          <w:top w:val="single" w:sz="4" w:space="0" w:color="D6D6D6"/>
          <w:left w:val="single" w:sz="4" w:space="0" w:color="D6D6D6"/>
          <w:bottom w:val="single" w:sz="4" w:space="0" w:color="D6D6D6"/>
          <w:right w:val="single" w:sz="4" w:space="0" w:color="D6D6D6"/>
        </w:pBdr>
        <w:spacing w:after="105" w:line="259" w:lineRule="auto"/>
        <w:ind w:left="0" w:right="2624" w:firstLine="0"/>
        <w:jc w:val="left"/>
      </w:pPr>
      <w:r>
        <w:rPr>
          <w:color w:val="313131"/>
        </w:rPr>
        <w:t xml:space="preserve"> </w:t>
      </w:r>
    </w:p>
    <w:p w14:paraId="5BAAF0A2" w14:textId="77777777" w:rsidR="000F1FD6" w:rsidRDefault="00A2725C">
      <w:pPr>
        <w:pBdr>
          <w:top w:val="single" w:sz="4" w:space="0" w:color="D6D6D6"/>
          <w:left w:val="single" w:sz="4" w:space="0" w:color="D6D6D6"/>
          <w:bottom w:val="single" w:sz="4" w:space="0" w:color="D6D6D6"/>
          <w:right w:val="single" w:sz="4" w:space="0" w:color="D6D6D6"/>
        </w:pBdr>
        <w:spacing w:after="143" w:line="350" w:lineRule="auto"/>
        <w:ind w:left="0" w:right="2624" w:firstLine="0"/>
        <w:jc w:val="left"/>
      </w:pPr>
      <w:r>
        <w:rPr>
          <w:color w:val="313131"/>
        </w:rPr>
        <w:t>dict</w:t>
      </w:r>
      <w:r>
        <w:rPr>
          <w:color w:val="666600"/>
        </w:rPr>
        <w:t>[</w:t>
      </w:r>
      <w:r>
        <w:rPr>
          <w:color w:val="008800"/>
        </w:rPr>
        <w:t>'Age'</w:t>
      </w:r>
      <w:r>
        <w:rPr>
          <w:color w:val="666600"/>
        </w:rPr>
        <w:t>]</w:t>
      </w:r>
      <w:r>
        <w:rPr>
          <w:color w:val="313131"/>
        </w:rPr>
        <w:t xml:space="preserve"> </w:t>
      </w:r>
      <w:r>
        <w:rPr>
          <w:color w:val="666600"/>
        </w:rPr>
        <w:t>=</w:t>
      </w:r>
      <w:r>
        <w:rPr>
          <w:color w:val="313131"/>
        </w:rPr>
        <w:t xml:space="preserve"> </w:t>
      </w:r>
      <w:r>
        <w:rPr>
          <w:color w:val="006666"/>
        </w:rPr>
        <w:t>8</w:t>
      </w:r>
      <w:r>
        <w:rPr>
          <w:color w:val="666600"/>
        </w:rPr>
        <w:t>;</w:t>
      </w:r>
      <w:r>
        <w:rPr>
          <w:color w:val="313131"/>
        </w:rPr>
        <w:t xml:space="preserve"> </w:t>
      </w:r>
      <w:r>
        <w:rPr>
          <w:color w:val="880000"/>
        </w:rPr>
        <w:t># update existing entry</w:t>
      </w:r>
      <w:r>
        <w:rPr>
          <w:color w:val="313131"/>
        </w:rPr>
        <w:t xml:space="preserve"> dict</w:t>
      </w:r>
      <w:r>
        <w:rPr>
          <w:color w:val="666600"/>
        </w:rPr>
        <w:t>[</w:t>
      </w:r>
      <w:r>
        <w:rPr>
          <w:color w:val="008800"/>
        </w:rPr>
        <w:t>'School'</w:t>
      </w:r>
      <w:r>
        <w:rPr>
          <w:color w:val="666600"/>
        </w:rPr>
        <w:t>]</w:t>
      </w:r>
      <w:r>
        <w:rPr>
          <w:color w:val="313131"/>
        </w:rPr>
        <w:t xml:space="preserve"> </w:t>
      </w:r>
      <w:r>
        <w:rPr>
          <w:color w:val="666600"/>
        </w:rPr>
        <w:t>=</w:t>
      </w:r>
      <w:r>
        <w:rPr>
          <w:color w:val="313131"/>
        </w:rPr>
        <w:t xml:space="preserve"> </w:t>
      </w:r>
      <w:r>
        <w:rPr>
          <w:color w:val="008800"/>
        </w:rPr>
        <w:t>"DPS School"</w:t>
      </w:r>
      <w:r>
        <w:rPr>
          <w:color w:val="666600"/>
        </w:rPr>
        <w:t>;</w:t>
      </w:r>
      <w:r>
        <w:rPr>
          <w:color w:val="313131"/>
        </w:rPr>
        <w:t xml:space="preserve"> </w:t>
      </w:r>
      <w:r>
        <w:rPr>
          <w:color w:val="880000"/>
        </w:rPr>
        <w:t># Add new entry</w:t>
      </w:r>
      <w:r>
        <w:rPr>
          <w:color w:val="313131"/>
        </w:rPr>
        <w:t xml:space="preserve"> </w:t>
      </w:r>
      <w:r>
        <w:rPr>
          <w:color w:val="000088"/>
        </w:rPr>
        <w:t>print</w:t>
      </w:r>
      <w:r>
        <w:rPr>
          <w:color w:val="313131"/>
        </w:rPr>
        <w:t xml:space="preserve"> </w:t>
      </w:r>
      <w:r>
        <w:rPr>
          <w:color w:val="008800"/>
        </w:rPr>
        <w:t>"dict['Age']: "</w:t>
      </w:r>
      <w:r>
        <w:rPr>
          <w:color w:val="666600"/>
        </w:rPr>
        <w:t>,</w:t>
      </w:r>
      <w:r>
        <w:rPr>
          <w:color w:val="313131"/>
        </w:rPr>
        <w:t xml:space="preserve"> dict</w:t>
      </w:r>
      <w:r>
        <w:rPr>
          <w:color w:val="666600"/>
        </w:rPr>
        <w:t>[</w:t>
      </w:r>
      <w:r>
        <w:rPr>
          <w:color w:val="008800"/>
        </w:rPr>
        <w:t>'Age'</w:t>
      </w:r>
      <w:r>
        <w:rPr>
          <w:color w:val="666600"/>
        </w:rPr>
        <w:t>]</w:t>
      </w:r>
      <w:r>
        <w:rPr>
          <w:color w:val="313131"/>
        </w:rPr>
        <w:t xml:space="preserve"> </w:t>
      </w:r>
      <w:r>
        <w:rPr>
          <w:color w:val="000088"/>
        </w:rPr>
        <w:t>print</w:t>
      </w:r>
      <w:r>
        <w:rPr>
          <w:color w:val="313131"/>
        </w:rPr>
        <w:t xml:space="preserve"> </w:t>
      </w:r>
      <w:r>
        <w:rPr>
          <w:color w:val="008800"/>
        </w:rPr>
        <w:t>"dict['School']: "</w:t>
      </w:r>
      <w:r>
        <w:rPr>
          <w:color w:val="666600"/>
        </w:rPr>
        <w:t>,</w:t>
      </w:r>
      <w:r>
        <w:rPr>
          <w:color w:val="313131"/>
        </w:rPr>
        <w:t xml:space="preserve"> dict</w:t>
      </w:r>
      <w:r>
        <w:rPr>
          <w:color w:val="666600"/>
        </w:rPr>
        <w:t>[</w:t>
      </w:r>
      <w:r>
        <w:rPr>
          <w:color w:val="008800"/>
        </w:rPr>
        <w:t>'School'</w:t>
      </w:r>
      <w:r>
        <w:rPr>
          <w:color w:val="666600"/>
        </w:rPr>
        <w:t>]</w:t>
      </w:r>
      <w:r>
        <w:rPr>
          <w:color w:val="313131"/>
        </w:rPr>
        <w:t xml:space="preserve"> </w:t>
      </w:r>
    </w:p>
    <w:p w14:paraId="47DE4F44" w14:textId="77777777" w:rsidR="000F1FD6" w:rsidRDefault="00A2725C">
      <w:pPr>
        <w:spacing w:after="275"/>
        <w:ind w:left="-5" w:right="262"/>
      </w:pPr>
      <w:r>
        <w:t xml:space="preserve">Result − </w:t>
      </w:r>
    </w:p>
    <w:p w14:paraId="3693CA6E" w14:textId="77777777" w:rsidR="000F1FD6" w:rsidRDefault="00A2725C">
      <w:pPr>
        <w:pBdr>
          <w:top w:val="single" w:sz="4" w:space="0" w:color="D6D6D6"/>
          <w:left w:val="single" w:sz="4" w:space="0" w:color="D6D6D6"/>
          <w:bottom w:val="single" w:sz="4" w:space="0" w:color="D6D6D6"/>
          <w:right w:val="single" w:sz="4" w:space="0" w:color="D6D6D6"/>
        </w:pBdr>
        <w:shd w:val="clear" w:color="auto" w:fill="F1F1F1"/>
        <w:spacing w:after="0" w:line="259" w:lineRule="auto"/>
        <w:ind w:left="-5"/>
        <w:jc w:val="left"/>
      </w:pPr>
      <w:r>
        <w:rPr>
          <w:color w:val="313131"/>
        </w:rPr>
        <w:t xml:space="preserve">dict['Age']:  8 </w:t>
      </w:r>
    </w:p>
    <w:p w14:paraId="5EC9B8EC" w14:textId="77777777" w:rsidR="000F1FD6" w:rsidRDefault="00A2725C">
      <w:pPr>
        <w:pBdr>
          <w:top w:val="single" w:sz="4" w:space="0" w:color="D6D6D6"/>
          <w:left w:val="single" w:sz="4" w:space="0" w:color="D6D6D6"/>
          <w:bottom w:val="single" w:sz="4" w:space="0" w:color="D6D6D6"/>
          <w:right w:val="single" w:sz="4" w:space="0" w:color="D6D6D6"/>
        </w:pBdr>
        <w:shd w:val="clear" w:color="auto" w:fill="F1F1F1"/>
        <w:spacing w:after="172" w:line="259" w:lineRule="auto"/>
        <w:ind w:left="-5"/>
        <w:jc w:val="left"/>
      </w:pPr>
      <w:r>
        <w:rPr>
          <w:color w:val="313131"/>
        </w:rPr>
        <w:t xml:space="preserve">dict['School']:  DPS School </w:t>
      </w:r>
    </w:p>
    <w:p w14:paraId="7BC82334" w14:textId="77777777" w:rsidR="000F1FD6" w:rsidRDefault="00A2725C">
      <w:pPr>
        <w:spacing w:after="57" w:line="259" w:lineRule="auto"/>
        <w:ind w:left="0" w:firstLine="0"/>
        <w:jc w:val="left"/>
      </w:pPr>
      <w:r>
        <w:rPr>
          <w:b/>
          <w:color w:val="121214"/>
          <w:sz w:val="28"/>
        </w:rPr>
        <w:t xml:space="preserve"> </w:t>
      </w:r>
    </w:p>
    <w:p w14:paraId="47FB6A31" w14:textId="77777777" w:rsidR="000F1FD6" w:rsidRPr="00427FD3" w:rsidRDefault="00A2725C">
      <w:pPr>
        <w:spacing w:after="0" w:line="259" w:lineRule="auto"/>
        <w:ind w:left="-5"/>
        <w:jc w:val="left"/>
        <w:rPr>
          <w:b/>
          <w:bCs/>
        </w:rPr>
      </w:pPr>
      <w:r w:rsidRPr="00427FD3">
        <w:rPr>
          <w:b/>
          <w:bCs/>
          <w:color w:val="121214"/>
          <w:sz w:val="28"/>
        </w:rPr>
        <w:t xml:space="preserve">Delete Dictionary Elements </w:t>
      </w:r>
    </w:p>
    <w:p w14:paraId="1325ADA6" w14:textId="77777777" w:rsidR="000F1FD6" w:rsidRDefault="00A2725C">
      <w:pPr>
        <w:spacing w:after="247"/>
        <w:ind w:left="-5" w:right="262"/>
      </w:pPr>
      <w:r>
        <w:t xml:space="preserve">We can either remove individual dictionary elements or clear the entire contents of a dictionary. You can also delete entire dictionary in a single operation. </w:t>
      </w:r>
    </w:p>
    <w:p w14:paraId="27837699" w14:textId="77777777" w:rsidR="000F1FD6" w:rsidRDefault="00A2725C">
      <w:pPr>
        <w:spacing w:after="0"/>
        <w:ind w:left="-5" w:right="262"/>
      </w:pPr>
      <w:r>
        <w:t xml:space="preserve">To explicitly remove an entire dictionary, just use the </w:t>
      </w:r>
      <w:r>
        <w:rPr>
          <w:b/>
        </w:rPr>
        <w:t>del</w:t>
      </w:r>
      <w:r>
        <w:t xml:space="preserve"> statement. Following is a simple example – </w:t>
      </w:r>
    </w:p>
    <w:p w14:paraId="7D071AF3" w14:textId="77777777" w:rsidR="000F1FD6" w:rsidRDefault="00A2725C">
      <w:pPr>
        <w:spacing w:after="184" w:line="259" w:lineRule="auto"/>
        <w:ind w:left="-5"/>
        <w:jc w:val="left"/>
      </w:pPr>
      <w:r w:rsidRPr="008810CB">
        <w:rPr>
          <w:b/>
          <w:bCs/>
          <w:color w:val="121214"/>
          <w:sz w:val="28"/>
        </w:rPr>
        <w:t>Built-in Dictionary Functions &amp; Methods</w:t>
      </w:r>
      <w:r>
        <w:rPr>
          <w:color w:val="121214"/>
          <w:sz w:val="28"/>
        </w:rPr>
        <w:t xml:space="preserve"> – </w:t>
      </w:r>
    </w:p>
    <w:p w14:paraId="14A1CEFF" w14:textId="77777777" w:rsidR="000F1FD6" w:rsidRPr="008810CB" w:rsidRDefault="00A2725C">
      <w:pPr>
        <w:spacing w:after="13" w:line="248" w:lineRule="auto"/>
        <w:ind w:left="43" w:right="304"/>
        <w:rPr>
          <w:sz w:val="22"/>
          <w:szCs w:val="22"/>
        </w:rPr>
      </w:pPr>
      <w:r w:rsidRPr="008810CB">
        <w:rPr>
          <w:szCs w:val="22"/>
        </w:rPr>
        <w:t xml:space="preserve">Python includes the following dictionary functions − </w:t>
      </w:r>
    </w:p>
    <w:tbl>
      <w:tblPr>
        <w:tblStyle w:val="TableGrid"/>
        <w:tblW w:w="9923" w:type="dxa"/>
        <w:tblInd w:w="-8" w:type="dxa"/>
        <w:tblCellMar>
          <w:top w:w="161" w:type="dxa"/>
          <w:left w:w="142" w:type="dxa"/>
          <w:right w:w="93" w:type="dxa"/>
        </w:tblCellMar>
        <w:tblLook w:val="04A0" w:firstRow="1" w:lastRow="0" w:firstColumn="1" w:lastColumn="0" w:noHBand="0" w:noVBand="1"/>
      </w:tblPr>
      <w:tblGrid>
        <w:gridCol w:w="593"/>
        <w:gridCol w:w="9330"/>
      </w:tblGrid>
      <w:tr w:rsidR="000F1FD6" w14:paraId="4B95A765" w14:textId="77777777" w:rsidTr="008810CB">
        <w:trPr>
          <w:trHeight w:val="397"/>
        </w:trPr>
        <w:tc>
          <w:tcPr>
            <w:tcW w:w="593" w:type="dxa"/>
            <w:tcBorders>
              <w:top w:val="single" w:sz="6" w:space="0" w:color="DDDDDD"/>
              <w:left w:val="single" w:sz="6" w:space="0" w:color="DDDDDD"/>
              <w:bottom w:val="single" w:sz="6" w:space="0" w:color="DDDDDD"/>
              <w:right w:val="single" w:sz="6" w:space="0" w:color="DDDDDD"/>
            </w:tcBorders>
            <w:shd w:val="clear" w:color="auto" w:fill="EEEEEE"/>
          </w:tcPr>
          <w:p w14:paraId="1E8EC3B6" w14:textId="77777777" w:rsidR="000F1FD6" w:rsidRDefault="00A2725C">
            <w:pPr>
              <w:spacing w:after="0" w:line="259" w:lineRule="auto"/>
              <w:ind w:left="0" w:firstLine="0"/>
            </w:pPr>
            <w:r>
              <w:rPr>
                <w:b/>
                <w:color w:val="313131"/>
                <w:sz w:val="28"/>
              </w:rPr>
              <w:lastRenderedPageBreak/>
              <w:t xml:space="preserve">SN </w:t>
            </w:r>
          </w:p>
        </w:tc>
        <w:tc>
          <w:tcPr>
            <w:tcW w:w="9330" w:type="dxa"/>
            <w:tcBorders>
              <w:top w:val="single" w:sz="6" w:space="0" w:color="DDDDDD"/>
              <w:left w:val="single" w:sz="6" w:space="0" w:color="DDDDDD"/>
              <w:bottom w:val="single" w:sz="6" w:space="0" w:color="DDDDDD"/>
              <w:right w:val="single" w:sz="6" w:space="0" w:color="DDDDDD"/>
            </w:tcBorders>
            <w:shd w:val="clear" w:color="auto" w:fill="EEEEEE"/>
          </w:tcPr>
          <w:p w14:paraId="65F6E3FF" w14:textId="77777777" w:rsidR="000F1FD6" w:rsidRDefault="00A2725C">
            <w:pPr>
              <w:spacing w:after="0" w:line="259" w:lineRule="auto"/>
              <w:ind w:left="2" w:firstLine="0"/>
              <w:jc w:val="left"/>
            </w:pPr>
            <w:r>
              <w:rPr>
                <w:b/>
                <w:color w:val="313131"/>
                <w:sz w:val="28"/>
              </w:rPr>
              <w:t xml:space="preserve">Function with Description </w:t>
            </w:r>
          </w:p>
        </w:tc>
      </w:tr>
      <w:tr w:rsidR="000F1FD6" w14:paraId="22D0627E" w14:textId="77777777" w:rsidTr="008810CB">
        <w:trPr>
          <w:trHeight w:val="1100"/>
        </w:trPr>
        <w:tc>
          <w:tcPr>
            <w:tcW w:w="593" w:type="dxa"/>
            <w:tcBorders>
              <w:top w:val="single" w:sz="6" w:space="0" w:color="DDDDDD"/>
              <w:left w:val="single" w:sz="6" w:space="0" w:color="DDDDDD"/>
              <w:bottom w:val="single" w:sz="6" w:space="0" w:color="DDDDDD"/>
              <w:right w:val="single" w:sz="6" w:space="0" w:color="DDDDDD"/>
            </w:tcBorders>
          </w:tcPr>
          <w:p w14:paraId="4743ADE6" w14:textId="77777777" w:rsidR="000F1FD6" w:rsidRDefault="00A2725C">
            <w:pPr>
              <w:spacing w:after="0" w:line="259" w:lineRule="auto"/>
              <w:ind w:left="0" w:firstLine="0"/>
              <w:jc w:val="left"/>
            </w:pPr>
            <w:r>
              <w:rPr>
                <w:color w:val="313131"/>
                <w:sz w:val="28"/>
              </w:rPr>
              <w:t xml:space="preserve">1 </w:t>
            </w:r>
          </w:p>
        </w:tc>
        <w:tc>
          <w:tcPr>
            <w:tcW w:w="9330" w:type="dxa"/>
            <w:tcBorders>
              <w:top w:val="single" w:sz="6" w:space="0" w:color="DDDDDD"/>
              <w:left w:val="single" w:sz="6" w:space="0" w:color="DDDDDD"/>
              <w:bottom w:val="single" w:sz="6" w:space="0" w:color="DDDDDD"/>
              <w:right w:val="single" w:sz="6" w:space="0" w:color="DDDDDD"/>
            </w:tcBorders>
            <w:vAlign w:val="center"/>
          </w:tcPr>
          <w:p w14:paraId="0A733317" w14:textId="77777777" w:rsidR="000F1FD6" w:rsidRPr="008810CB" w:rsidRDefault="000F1FD6">
            <w:pPr>
              <w:spacing w:after="321" w:line="259" w:lineRule="auto"/>
              <w:ind w:left="50" w:firstLine="0"/>
              <w:jc w:val="left"/>
            </w:pPr>
            <w:hyperlink r:id="rId47">
              <w:r w:rsidRPr="008810CB">
                <w:rPr>
                  <w:color w:val="313131"/>
                  <w:u w:val="single" w:color="313131"/>
                </w:rPr>
                <w:t>cmp(dict1, dict2)</w:t>
              </w:r>
            </w:hyperlink>
            <w:hyperlink r:id="rId48">
              <w:r w:rsidRPr="008810CB">
                <w:t xml:space="preserve"> </w:t>
              </w:r>
            </w:hyperlink>
          </w:p>
          <w:p w14:paraId="007BA75E" w14:textId="77777777" w:rsidR="000F1FD6" w:rsidRPr="008810CB" w:rsidRDefault="00A2725C">
            <w:pPr>
              <w:spacing w:after="0" w:line="259" w:lineRule="auto"/>
              <w:ind w:left="50" w:firstLine="0"/>
              <w:jc w:val="left"/>
            </w:pPr>
            <w:r w:rsidRPr="008810CB">
              <w:t xml:space="preserve">Compares elements of both dict. </w:t>
            </w:r>
          </w:p>
        </w:tc>
      </w:tr>
      <w:tr w:rsidR="000F1FD6" w14:paraId="2A9CCC48" w14:textId="77777777" w:rsidTr="008810CB">
        <w:trPr>
          <w:trHeight w:val="1373"/>
        </w:trPr>
        <w:tc>
          <w:tcPr>
            <w:tcW w:w="593" w:type="dxa"/>
            <w:tcBorders>
              <w:top w:val="single" w:sz="6" w:space="0" w:color="DDDDDD"/>
              <w:left w:val="single" w:sz="6" w:space="0" w:color="DDDDDD"/>
              <w:bottom w:val="single" w:sz="6" w:space="0" w:color="DDDDDD"/>
              <w:right w:val="single" w:sz="6" w:space="0" w:color="DDDDDD"/>
            </w:tcBorders>
          </w:tcPr>
          <w:p w14:paraId="2F5F4F19" w14:textId="77777777" w:rsidR="000F1FD6" w:rsidRDefault="00A2725C">
            <w:pPr>
              <w:spacing w:after="0" w:line="259" w:lineRule="auto"/>
              <w:ind w:left="0" w:firstLine="0"/>
              <w:jc w:val="left"/>
            </w:pPr>
            <w:r>
              <w:rPr>
                <w:color w:val="313131"/>
                <w:sz w:val="28"/>
              </w:rPr>
              <w:t xml:space="preserve">2 </w:t>
            </w:r>
          </w:p>
        </w:tc>
        <w:tc>
          <w:tcPr>
            <w:tcW w:w="9330" w:type="dxa"/>
            <w:tcBorders>
              <w:top w:val="single" w:sz="6" w:space="0" w:color="DDDDDD"/>
              <w:left w:val="single" w:sz="6" w:space="0" w:color="DDDDDD"/>
              <w:bottom w:val="single" w:sz="6" w:space="0" w:color="DDDDDD"/>
              <w:right w:val="single" w:sz="6" w:space="0" w:color="DDDDDD"/>
            </w:tcBorders>
          </w:tcPr>
          <w:p w14:paraId="766A3075" w14:textId="77777777" w:rsidR="000F1FD6" w:rsidRPr="008810CB" w:rsidRDefault="000F1FD6">
            <w:pPr>
              <w:spacing w:after="321" w:line="259" w:lineRule="auto"/>
              <w:ind w:left="50" w:firstLine="0"/>
              <w:jc w:val="left"/>
            </w:pPr>
            <w:hyperlink r:id="rId49">
              <w:r w:rsidRPr="008810CB">
                <w:rPr>
                  <w:color w:val="313131"/>
                  <w:u w:val="single" w:color="313131"/>
                </w:rPr>
                <w:t>len(dict)</w:t>
              </w:r>
            </w:hyperlink>
            <w:hyperlink r:id="rId50">
              <w:r w:rsidRPr="008810CB">
                <w:t xml:space="preserve"> </w:t>
              </w:r>
            </w:hyperlink>
          </w:p>
          <w:p w14:paraId="62D1EDCD" w14:textId="77777777" w:rsidR="000F1FD6" w:rsidRPr="008810CB" w:rsidRDefault="00A2725C">
            <w:pPr>
              <w:spacing w:after="0" w:line="259" w:lineRule="auto"/>
              <w:ind w:left="50" w:firstLine="0"/>
            </w:pPr>
            <w:r w:rsidRPr="008810CB">
              <w:t xml:space="preserve">Gives the total length of the dictionary. This would be equal to the number of items in the dictionary. </w:t>
            </w:r>
          </w:p>
        </w:tc>
      </w:tr>
      <w:tr w:rsidR="000F1FD6" w14:paraId="699B855E" w14:textId="77777777" w:rsidTr="008810CB">
        <w:trPr>
          <w:trHeight w:val="1111"/>
        </w:trPr>
        <w:tc>
          <w:tcPr>
            <w:tcW w:w="593" w:type="dxa"/>
            <w:tcBorders>
              <w:top w:val="single" w:sz="6" w:space="0" w:color="DDDDDD"/>
              <w:left w:val="single" w:sz="6" w:space="0" w:color="DDDDDD"/>
              <w:bottom w:val="single" w:sz="6" w:space="0" w:color="DDDDDD"/>
              <w:right w:val="single" w:sz="6" w:space="0" w:color="DDDDDD"/>
            </w:tcBorders>
          </w:tcPr>
          <w:p w14:paraId="5C55B4D4" w14:textId="77777777" w:rsidR="000F1FD6" w:rsidRDefault="00A2725C">
            <w:pPr>
              <w:spacing w:after="0" w:line="259" w:lineRule="auto"/>
              <w:ind w:left="0" w:firstLine="0"/>
              <w:jc w:val="left"/>
            </w:pPr>
            <w:r>
              <w:rPr>
                <w:color w:val="313131"/>
                <w:sz w:val="28"/>
              </w:rPr>
              <w:t xml:space="preserve">3 </w:t>
            </w:r>
          </w:p>
        </w:tc>
        <w:tc>
          <w:tcPr>
            <w:tcW w:w="9330" w:type="dxa"/>
            <w:tcBorders>
              <w:top w:val="single" w:sz="6" w:space="0" w:color="DDDDDD"/>
              <w:left w:val="single" w:sz="6" w:space="0" w:color="DDDDDD"/>
              <w:bottom w:val="single" w:sz="6" w:space="0" w:color="DDDDDD"/>
              <w:right w:val="single" w:sz="6" w:space="0" w:color="DDDDDD"/>
            </w:tcBorders>
          </w:tcPr>
          <w:p w14:paraId="5F071E94" w14:textId="77777777" w:rsidR="000F1FD6" w:rsidRPr="008810CB" w:rsidRDefault="000F1FD6">
            <w:pPr>
              <w:spacing w:after="321" w:line="259" w:lineRule="auto"/>
              <w:ind w:left="50" w:firstLine="0"/>
              <w:jc w:val="left"/>
            </w:pPr>
            <w:hyperlink r:id="rId51">
              <w:r w:rsidRPr="008810CB">
                <w:rPr>
                  <w:color w:val="313131"/>
                  <w:u w:val="single" w:color="313131"/>
                </w:rPr>
                <w:t>str(dict)</w:t>
              </w:r>
            </w:hyperlink>
            <w:hyperlink r:id="rId52">
              <w:r w:rsidRPr="008810CB">
                <w:t xml:space="preserve"> </w:t>
              </w:r>
            </w:hyperlink>
          </w:p>
          <w:p w14:paraId="2F2CED62" w14:textId="77777777" w:rsidR="000F1FD6" w:rsidRPr="008810CB" w:rsidRDefault="00A2725C">
            <w:pPr>
              <w:spacing w:after="0" w:line="259" w:lineRule="auto"/>
              <w:ind w:left="50" w:firstLine="0"/>
              <w:jc w:val="left"/>
            </w:pPr>
            <w:r w:rsidRPr="008810CB">
              <w:t xml:space="preserve">Produces a printable string representation of a dictionary </w:t>
            </w:r>
          </w:p>
        </w:tc>
      </w:tr>
      <w:tr w:rsidR="000F1FD6" w14:paraId="0998F8C9" w14:textId="77777777" w:rsidTr="008810CB">
        <w:trPr>
          <w:trHeight w:val="1372"/>
        </w:trPr>
        <w:tc>
          <w:tcPr>
            <w:tcW w:w="593" w:type="dxa"/>
            <w:tcBorders>
              <w:top w:val="single" w:sz="6" w:space="0" w:color="DDDDDD"/>
              <w:left w:val="single" w:sz="6" w:space="0" w:color="DDDDDD"/>
              <w:bottom w:val="single" w:sz="6" w:space="0" w:color="DDDDDD"/>
              <w:right w:val="single" w:sz="6" w:space="0" w:color="DDDDDD"/>
            </w:tcBorders>
          </w:tcPr>
          <w:p w14:paraId="0E584CE8" w14:textId="77777777" w:rsidR="000F1FD6" w:rsidRDefault="00A2725C">
            <w:pPr>
              <w:spacing w:after="0" w:line="259" w:lineRule="auto"/>
              <w:ind w:left="0" w:firstLine="0"/>
              <w:jc w:val="left"/>
            </w:pPr>
            <w:r>
              <w:rPr>
                <w:color w:val="313131"/>
                <w:sz w:val="28"/>
              </w:rPr>
              <w:t xml:space="preserve">4 </w:t>
            </w:r>
          </w:p>
        </w:tc>
        <w:tc>
          <w:tcPr>
            <w:tcW w:w="9330" w:type="dxa"/>
            <w:tcBorders>
              <w:top w:val="single" w:sz="6" w:space="0" w:color="DDDDDD"/>
              <w:left w:val="single" w:sz="6" w:space="0" w:color="DDDDDD"/>
              <w:bottom w:val="single" w:sz="6" w:space="0" w:color="DDDDDD"/>
              <w:right w:val="single" w:sz="6" w:space="0" w:color="DDDDDD"/>
            </w:tcBorders>
          </w:tcPr>
          <w:p w14:paraId="6C8B0704" w14:textId="77777777" w:rsidR="000F1FD6" w:rsidRPr="008810CB" w:rsidRDefault="000F1FD6">
            <w:pPr>
              <w:spacing w:after="321" w:line="259" w:lineRule="auto"/>
              <w:ind w:left="50" w:firstLine="0"/>
              <w:jc w:val="left"/>
            </w:pPr>
            <w:hyperlink r:id="rId53">
              <w:r w:rsidRPr="008810CB">
                <w:rPr>
                  <w:color w:val="313131"/>
                  <w:u w:val="single" w:color="313131"/>
                </w:rPr>
                <w:t>type(variable)</w:t>
              </w:r>
            </w:hyperlink>
            <w:hyperlink r:id="rId54">
              <w:r w:rsidRPr="008810CB">
                <w:t xml:space="preserve"> </w:t>
              </w:r>
            </w:hyperlink>
          </w:p>
          <w:p w14:paraId="2C992123" w14:textId="77777777" w:rsidR="000F1FD6" w:rsidRPr="008810CB" w:rsidRDefault="00A2725C">
            <w:pPr>
              <w:spacing w:after="0" w:line="259" w:lineRule="auto"/>
              <w:ind w:left="50" w:firstLine="0"/>
            </w:pPr>
            <w:r w:rsidRPr="008810CB">
              <w:t xml:space="preserve">Returns the type of the passed variable. If passed variable is dictionary, then it would return a dictionary type. </w:t>
            </w:r>
          </w:p>
        </w:tc>
      </w:tr>
    </w:tbl>
    <w:p w14:paraId="0EF9680C" w14:textId="42E89E51" w:rsidR="000F1FD6" w:rsidRDefault="000F1FD6">
      <w:pPr>
        <w:spacing w:after="0" w:line="259" w:lineRule="auto"/>
        <w:ind w:left="0" w:firstLine="0"/>
        <w:jc w:val="left"/>
      </w:pPr>
    </w:p>
    <w:p w14:paraId="0A39197E" w14:textId="77777777" w:rsidR="000F1FD6" w:rsidRDefault="00A2725C" w:rsidP="00427FD3">
      <w:pPr>
        <w:pStyle w:val="Heading5"/>
        <w:spacing w:after="136"/>
        <w:ind w:left="0" w:firstLine="0"/>
      </w:pPr>
      <w:r>
        <w:rPr>
          <w:color w:val="121214"/>
          <w:sz w:val="28"/>
        </w:rPr>
        <w:t xml:space="preserve">Defining a Function </w:t>
      </w:r>
    </w:p>
    <w:p w14:paraId="4B939D49" w14:textId="77777777" w:rsidR="000F1FD6" w:rsidRDefault="00A2725C">
      <w:pPr>
        <w:spacing w:after="365"/>
        <w:ind w:left="-5" w:right="262"/>
      </w:pPr>
      <w:r>
        <w:t xml:space="preserve">Simple rules to define a function in Python. </w:t>
      </w:r>
    </w:p>
    <w:p w14:paraId="7905E14B" w14:textId="77777777" w:rsidR="000F1FD6" w:rsidRDefault="00A2725C">
      <w:pPr>
        <w:numPr>
          <w:ilvl w:val="0"/>
          <w:numId w:val="22"/>
        </w:numPr>
        <w:spacing w:after="117" w:line="259" w:lineRule="auto"/>
        <w:ind w:right="262" w:hanging="312"/>
      </w:pPr>
      <w:r>
        <w:t xml:space="preserve">Function blocks begin with the keyword def followed by the function name and parentheses </w:t>
      </w:r>
    </w:p>
    <w:p w14:paraId="71A0EA09" w14:textId="77777777" w:rsidR="000F1FD6" w:rsidRDefault="00A2725C">
      <w:pPr>
        <w:spacing w:after="365"/>
        <w:ind w:left="778" w:right="262"/>
      </w:pPr>
      <w:r>
        <w:t xml:space="preserve">( ( ) ). </w:t>
      </w:r>
    </w:p>
    <w:p w14:paraId="453F5BC6" w14:textId="77777777" w:rsidR="000F1FD6" w:rsidRDefault="00A2725C">
      <w:pPr>
        <w:numPr>
          <w:ilvl w:val="0"/>
          <w:numId w:val="22"/>
        </w:numPr>
        <w:spacing w:line="373" w:lineRule="auto"/>
        <w:ind w:right="262" w:hanging="312"/>
      </w:pPr>
      <w:r>
        <w:t xml:space="preserve">Any input parameters or arguments should be placed within these parentheses. You can also define parameters inside these parentheses. </w:t>
      </w:r>
    </w:p>
    <w:p w14:paraId="2AB08230" w14:textId="77777777" w:rsidR="000F1FD6" w:rsidRDefault="00A2725C">
      <w:pPr>
        <w:numPr>
          <w:ilvl w:val="0"/>
          <w:numId w:val="22"/>
        </w:numPr>
        <w:spacing w:after="241" w:line="373" w:lineRule="auto"/>
        <w:ind w:right="262" w:hanging="312"/>
      </w:pPr>
      <w:r>
        <w:t xml:space="preserve">The first statement of a function can be an optional statement - the documentation string of the function or </w:t>
      </w:r>
      <w:r>
        <w:rPr>
          <w:i/>
        </w:rPr>
        <w:t>docstring</w:t>
      </w:r>
      <w:r>
        <w:t xml:space="preserve">. </w:t>
      </w:r>
    </w:p>
    <w:p w14:paraId="507F3B4F" w14:textId="77777777" w:rsidR="000F1FD6" w:rsidRDefault="00A2725C">
      <w:pPr>
        <w:numPr>
          <w:ilvl w:val="0"/>
          <w:numId w:val="22"/>
        </w:numPr>
        <w:spacing w:after="365"/>
        <w:ind w:right="262" w:hanging="312"/>
      </w:pPr>
      <w:r>
        <w:t xml:space="preserve">The code block within every function starts with a colon (:) and is indented. </w:t>
      </w:r>
    </w:p>
    <w:p w14:paraId="3C1337AA" w14:textId="77777777" w:rsidR="000F1FD6" w:rsidRDefault="00A2725C">
      <w:pPr>
        <w:numPr>
          <w:ilvl w:val="0"/>
          <w:numId w:val="22"/>
        </w:numPr>
        <w:spacing w:after="0"/>
        <w:ind w:right="262" w:hanging="312"/>
      </w:pPr>
      <w:r>
        <w:t xml:space="preserve">The statement return [expression] exits a function, optionally passing back an expression to the caller. A return statement with no arguments is the same as return None. </w:t>
      </w:r>
    </w:p>
    <w:p w14:paraId="10A5A7A4" w14:textId="77777777" w:rsidR="000F1FD6" w:rsidRDefault="00A2725C">
      <w:pPr>
        <w:pStyle w:val="Heading5"/>
        <w:spacing w:after="136"/>
        <w:ind w:left="-5"/>
      </w:pPr>
      <w:r>
        <w:rPr>
          <w:color w:val="121214"/>
          <w:sz w:val="28"/>
        </w:rPr>
        <w:t xml:space="preserve">Calling a Function </w:t>
      </w:r>
    </w:p>
    <w:p w14:paraId="3E1CEE75" w14:textId="77777777" w:rsidR="000F1FD6" w:rsidRDefault="00A2725C">
      <w:pPr>
        <w:spacing w:after="0"/>
        <w:ind w:left="-5" w:right="262"/>
      </w:pPr>
      <w:r>
        <w:t xml:space="preserve">Defining a function only gives it a name, specifies the parameters that are to be included in the function and structures the blocks of code.Once the basic structure of a function is finalized, you can execute it by calling it from another function or directly from the Python prompt. Following is the example to call printme() function − </w:t>
      </w:r>
    </w:p>
    <w:p w14:paraId="02F13EDA" w14:textId="77777777" w:rsidR="000F1FD6" w:rsidRPr="00427FD3" w:rsidRDefault="00A2725C">
      <w:pPr>
        <w:spacing w:after="132" w:line="259" w:lineRule="auto"/>
        <w:ind w:left="-5"/>
        <w:jc w:val="left"/>
        <w:rPr>
          <w:b/>
          <w:bCs/>
        </w:rPr>
      </w:pPr>
      <w:r w:rsidRPr="00427FD3">
        <w:rPr>
          <w:b/>
          <w:bCs/>
          <w:color w:val="121214"/>
          <w:sz w:val="28"/>
        </w:rPr>
        <w:t xml:space="preserve">Function Arguments </w:t>
      </w:r>
    </w:p>
    <w:p w14:paraId="7C04D947" w14:textId="77777777" w:rsidR="000F1FD6" w:rsidRDefault="00A2725C">
      <w:pPr>
        <w:spacing w:after="340" w:line="248" w:lineRule="auto"/>
        <w:ind w:left="43" w:right="304"/>
      </w:pPr>
      <w:r>
        <w:rPr>
          <w:sz w:val="28"/>
        </w:rPr>
        <w:t xml:space="preserve">You can call a function by using the following types of formal arguments: </w:t>
      </w:r>
    </w:p>
    <w:p w14:paraId="61107FD0" w14:textId="77777777" w:rsidR="000F1FD6" w:rsidRDefault="00A2725C">
      <w:pPr>
        <w:numPr>
          <w:ilvl w:val="0"/>
          <w:numId w:val="23"/>
        </w:numPr>
        <w:spacing w:after="340" w:line="248" w:lineRule="auto"/>
        <w:ind w:right="304" w:hanging="312"/>
      </w:pPr>
      <w:r>
        <w:rPr>
          <w:sz w:val="28"/>
        </w:rPr>
        <w:lastRenderedPageBreak/>
        <w:t xml:space="preserve">Required arguments </w:t>
      </w:r>
    </w:p>
    <w:p w14:paraId="51044B9E" w14:textId="77777777" w:rsidR="000F1FD6" w:rsidRDefault="00A2725C">
      <w:pPr>
        <w:numPr>
          <w:ilvl w:val="0"/>
          <w:numId w:val="23"/>
        </w:numPr>
        <w:spacing w:after="340" w:line="248" w:lineRule="auto"/>
        <w:ind w:right="304" w:hanging="312"/>
      </w:pPr>
      <w:r>
        <w:rPr>
          <w:sz w:val="28"/>
        </w:rPr>
        <w:t xml:space="preserve">Keyword arguments </w:t>
      </w:r>
    </w:p>
    <w:p w14:paraId="2CD5CC4F" w14:textId="77777777" w:rsidR="000F1FD6" w:rsidRDefault="00A2725C">
      <w:pPr>
        <w:numPr>
          <w:ilvl w:val="0"/>
          <w:numId w:val="23"/>
        </w:numPr>
        <w:spacing w:after="340" w:line="248" w:lineRule="auto"/>
        <w:ind w:right="304" w:hanging="312"/>
      </w:pPr>
      <w:r>
        <w:rPr>
          <w:sz w:val="28"/>
        </w:rPr>
        <w:t xml:space="preserve">Default arguments </w:t>
      </w:r>
    </w:p>
    <w:p w14:paraId="210BB95C" w14:textId="77777777" w:rsidR="000F1FD6" w:rsidRDefault="00A2725C">
      <w:pPr>
        <w:numPr>
          <w:ilvl w:val="0"/>
          <w:numId w:val="23"/>
        </w:numPr>
        <w:spacing w:after="262" w:line="248" w:lineRule="auto"/>
        <w:ind w:right="304" w:hanging="312"/>
      </w:pPr>
      <w:r>
        <w:rPr>
          <w:sz w:val="28"/>
        </w:rPr>
        <w:t xml:space="preserve">Variable-length arguments </w:t>
      </w:r>
    </w:p>
    <w:p w14:paraId="59D2BCE9" w14:textId="77777777" w:rsidR="000F1FD6" w:rsidRDefault="00A2725C">
      <w:pPr>
        <w:spacing w:after="57" w:line="259" w:lineRule="auto"/>
        <w:ind w:left="0" w:firstLine="0"/>
        <w:jc w:val="left"/>
      </w:pPr>
      <w:r>
        <w:rPr>
          <w:color w:val="121214"/>
          <w:sz w:val="28"/>
        </w:rPr>
        <w:t xml:space="preserve"> </w:t>
      </w:r>
    </w:p>
    <w:p w14:paraId="04A62338" w14:textId="77777777" w:rsidR="000F1FD6" w:rsidRPr="00427FD3" w:rsidRDefault="00A2725C">
      <w:pPr>
        <w:spacing w:after="132" w:line="259" w:lineRule="auto"/>
        <w:ind w:left="-5"/>
        <w:jc w:val="left"/>
        <w:rPr>
          <w:b/>
          <w:bCs/>
        </w:rPr>
      </w:pPr>
      <w:r w:rsidRPr="00427FD3">
        <w:rPr>
          <w:b/>
          <w:bCs/>
          <w:color w:val="121214"/>
          <w:sz w:val="28"/>
        </w:rPr>
        <w:t xml:space="preserve">Scope of Variables </w:t>
      </w:r>
    </w:p>
    <w:p w14:paraId="7039FF41" w14:textId="0029BC32" w:rsidR="00427FD3" w:rsidRDefault="00A2725C" w:rsidP="00427FD3">
      <w:pPr>
        <w:spacing w:after="240" w:line="373" w:lineRule="auto"/>
        <w:ind w:left="-5" w:right="262"/>
      </w:pPr>
      <w:r>
        <w:t xml:space="preserve">All variables in a program may not be accessible at all locations in that program. This depends on where you have declared a variable. The scope of a variable determines the portion of the program where you can access a particular identifier. There are two basic scopes of variables in Python </w:t>
      </w:r>
      <w:r w:rsidR="00427FD3">
        <w:t>–</w:t>
      </w:r>
      <w:r>
        <w:t xml:space="preserve"> </w:t>
      </w:r>
    </w:p>
    <w:p w14:paraId="7DF98844" w14:textId="77777777" w:rsidR="00427FD3" w:rsidRDefault="00A2725C" w:rsidP="00427FD3">
      <w:pPr>
        <w:spacing w:after="240" w:line="373" w:lineRule="auto"/>
        <w:ind w:left="-5" w:right="262"/>
      </w:pPr>
      <w:r>
        <w:rPr>
          <w:sz w:val="25"/>
        </w:rPr>
        <w:t xml:space="preserve">Global variables                                            Local variables </w:t>
      </w:r>
    </w:p>
    <w:p w14:paraId="71A2E82C" w14:textId="2357E504" w:rsidR="000F1FD6" w:rsidRDefault="00A2725C" w:rsidP="00427FD3">
      <w:pPr>
        <w:spacing w:after="240" w:line="373" w:lineRule="auto"/>
        <w:ind w:left="-5" w:right="262"/>
      </w:pPr>
      <w:r>
        <w:rPr>
          <w:color w:val="121214"/>
          <w:sz w:val="28"/>
        </w:rPr>
        <w:t xml:space="preserve">Global vs. Local variables </w:t>
      </w:r>
    </w:p>
    <w:p w14:paraId="17FBFFA9" w14:textId="053C44AC" w:rsidR="000F1FD6" w:rsidRDefault="00A2725C" w:rsidP="00427FD3">
      <w:pPr>
        <w:spacing w:after="240" w:line="373" w:lineRule="auto"/>
        <w:ind w:left="-5" w:right="262"/>
      </w:pPr>
      <w:r>
        <w:t>Variables that are defined inside a function body have a local scope, and those defined outside have a global scope. This means that local variables can be accessed only inside the function in which they are declared, whereas global variables can be accessed throughout the program body by all functions. When you call a function, the variables declared inside it are brought into scope.</w:t>
      </w:r>
      <w:r>
        <w:rPr>
          <w:sz w:val="20"/>
        </w:rPr>
        <w:t xml:space="preserve"> </w:t>
      </w:r>
    </w:p>
    <w:p w14:paraId="398BBEC7" w14:textId="77777777" w:rsidR="000F1FD6" w:rsidRDefault="00A2725C">
      <w:pPr>
        <w:spacing w:after="238" w:line="358" w:lineRule="auto"/>
        <w:ind w:left="-5" w:right="262"/>
      </w:pPr>
      <w:r>
        <w:t xml:space="preserve">A module allows you to logically organize your Python code. Grouping related code into a module makes the code easier to understand and use. A module is a Python object with arbitrarily named attributes that you can bind and reference.Simply, a module is a file consisting of Python code. A module can define functions, classes and variables. A module can also include runnable code. </w:t>
      </w:r>
    </w:p>
    <w:p w14:paraId="41229D9A" w14:textId="77777777" w:rsidR="000F1FD6" w:rsidRDefault="00A2725C">
      <w:pPr>
        <w:spacing w:after="180" w:line="259" w:lineRule="auto"/>
        <w:ind w:left="-5"/>
        <w:jc w:val="left"/>
      </w:pPr>
      <w:r>
        <w:rPr>
          <w:color w:val="121214"/>
        </w:rPr>
        <w:t xml:space="preserve">Example: </w:t>
      </w:r>
    </w:p>
    <w:p w14:paraId="6804F775" w14:textId="77777777" w:rsidR="000F1FD6" w:rsidRDefault="00A2725C">
      <w:pPr>
        <w:spacing w:after="322" w:line="356" w:lineRule="auto"/>
        <w:ind w:left="-5" w:right="262"/>
      </w:pPr>
      <w:r>
        <w:t xml:space="preserve">The Python code for a module named </w:t>
      </w:r>
      <w:r>
        <w:rPr>
          <w:i/>
        </w:rPr>
        <w:t>aname</w:t>
      </w:r>
      <w:r>
        <w:t xml:space="preserve"> normally resides in a file named </w:t>
      </w:r>
      <w:r>
        <w:rPr>
          <w:i/>
        </w:rPr>
        <w:t>aname.py</w:t>
      </w:r>
      <w:r>
        <w:t xml:space="preserve">. Here's an example of a simple module, support.py </w:t>
      </w:r>
    </w:p>
    <w:p w14:paraId="21962D88"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229" w:line="546" w:lineRule="auto"/>
        <w:ind w:left="0" w:right="7760" w:firstLine="0"/>
        <w:jc w:val="left"/>
      </w:pPr>
      <w:r>
        <w:rPr>
          <w:color w:val="000088"/>
          <w:sz w:val="20"/>
        </w:rPr>
        <w:t>def</w:t>
      </w:r>
      <w:r>
        <w:rPr>
          <w:color w:val="313131"/>
          <w:sz w:val="20"/>
        </w:rPr>
        <w:t xml:space="preserve"> print_func</w:t>
      </w:r>
      <w:r>
        <w:rPr>
          <w:color w:val="666600"/>
          <w:sz w:val="20"/>
        </w:rPr>
        <w:t>(</w:t>
      </w:r>
      <w:r>
        <w:rPr>
          <w:color w:val="313131"/>
          <w:sz w:val="20"/>
        </w:rPr>
        <w:t xml:space="preserve"> par </w:t>
      </w:r>
      <w:r>
        <w:rPr>
          <w:color w:val="666600"/>
          <w:sz w:val="20"/>
        </w:rPr>
        <w:t>):</w:t>
      </w:r>
      <w:r>
        <w:rPr>
          <w:color w:val="313131"/>
          <w:sz w:val="20"/>
        </w:rPr>
        <w:t xml:space="preserve">    </w:t>
      </w:r>
      <w:r>
        <w:rPr>
          <w:color w:val="000088"/>
          <w:sz w:val="20"/>
        </w:rPr>
        <w:t>print</w:t>
      </w:r>
      <w:r>
        <w:rPr>
          <w:color w:val="313131"/>
          <w:sz w:val="20"/>
        </w:rPr>
        <w:t xml:space="preserve"> </w:t>
      </w:r>
      <w:r>
        <w:rPr>
          <w:color w:val="008800"/>
          <w:sz w:val="20"/>
        </w:rPr>
        <w:t>"Hello : "</w:t>
      </w:r>
      <w:r>
        <w:rPr>
          <w:color w:val="666600"/>
          <w:sz w:val="20"/>
        </w:rPr>
        <w:t>,</w:t>
      </w:r>
      <w:r>
        <w:rPr>
          <w:color w:val="313131"/>
          <w:sz w:val="20"/>
        </w:rPr>
        <w:t xml:space="preserve"> par    </w:t>
      </w:r>
      <w:r>
        <w:rPr>
          <w:color w:val="000088"/>
          <w:sz w:val="20"/>
        </w:rPr>
        <w:t>return</w:t>
      </w:r>
      <w:r>
        <w:rPr>
          <w:color w:val="313131"/>
          <w:sz w:val="20"/>
        </w:rPr>
        <w:t xml:space="preserve"> </w:t>
      </w:r>
    </w:p>
    <w:p w14:paraId="195D6EB5" w14:textId="77777777" w:rsidR="000F1FD6" w:rsidRPr="00427FD3" w:rsidRDefault="00A2725C">
      <w:pPr>
        <w:spacing w:after="132" w:line="259" w:lineRule="auto"/>
        <w:ind w:left="-5"/>
        <w:jc w:val="left"/>
        <w:rPr>
          <w:b/>
          <w:bCs/>
        </w:rPr>
      </w:pPr>
      <w:r w:rsidRPr="00427FD3">
        <w:rPr>
          <w:b/>
          <w:bCs/>
          <w:color w:val="121214"/>
          <w:sz w:val="28"/>
        </w:rPr>
        <w:t xml:space="preserve">The </w:t>
      </w:r>
      <w:r w:rsidRPr="00427FD3">
        <w:rPr>
          <w:b/>
          <w:bCs/>
          <w:iCs/>
          <w:color w:val="121214"/>
          <w:sz w:val="28"/>
        </w:rPr>
        <w:t>import</w:t>
      </w:r>
      <w:r w:rsidRPr="00427FD3">
        <w:rPr>
          <w:b/>
          <w:bCs/>
          <w:color w:val="121214"/>
          <w:sz w:val="28"/>
        </w:rPr>
        <w:t xml:space="preserve"> Statement </w:t>
      </w:r>
    </w:p>
    <w:p w14:paraId="306CE75A" w14:textId="77777777" w:rsidR="000F1FD6" w:rsidRDefault="00A2725C">
      <w:pPr>
        <w:spacing w:after="338"/>
        <w:ind w:left="-5" w:right="262"/>
      </w:pPr>
      <w:r>
        <w:t xml:space="preserve">The </w:t>
      </w:r>
      <w:r w:rsidRPr="00427FD3">
        <w:rPr>
          <w:iCs/>
        </w:rPr>
        <w:t xml:space="preserve">import </w:t>
      </w:r>
      <w:r>
        <w:t xml:space="preserve">has the following syntax: </w:t>
      </w:r>
    </w:p>
    <w:p w14:paraId="5CF43A1D"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0" w:line="259" w:lineRule="auto"/>
        <w:ind w:left="0" w:firstLine="0"/>
        <w:jc w:val="left"/>
      </w:pPr>
      <w:r>
        <w:rPr>
          <w:color w:val="000088"/>
          <w:sz w:val="23"/>
        </w:rPr>
        <w:t>import</w:t>
      </w:r>
      <w:r>
        <w:rPr>
          <w:color w:val="313131"/>
          <w:sz w:val="23"/>
        </w:rPr>
        <w:t xml:space="preserve"> module1</w:t>
      </w:r>
      <w:r>
        <w:rPr>
          <w:color w:val="666600"/>
          <w:sz w:val="23"/>
        </w:rPr>
        <w:t>[,</w:t>
      </w:r>
      <w:r>
        <w:rPr>
          <w:color w:val="313131"/>
          <w:sz w:val="23"/>
        </w:rPr>
        <w:t xml:space="preserve"> module2</w:t>
      </w:r>
      <w:r>
        <w:rPr>
          <w:color w:val="666600"/>
          <w:sz w:val="23"/>
        </w:rPr>
        <w:t>[,...</w:t>
      </w:r>
      <w:r>
        <w:rPr>
          <w:color w:val="313131"/>
          <w:sz w:val="23"/>
        </w:rPr>
        <w:t xml:space="preserve"> moduleN</w:t>
      </w:r>
      <w:r>
        <w:rPr>
          <w:color w:val="666600"/>
          <w:sz w:val="23"/>
        </w:rPr>
        <w:t>]</w:t>
      </w:r>
      <w:r>
        <w:rPr>
          <w:color w:val="313131"/>
          <w:sz w:val="23"/>
        </w:rPr>
        <w:t xml:space="preserve"> </w:t>
      </w:r>
    </w:p>
    <w:p w14:paraId="2066633F" w14:textId="77777777" w:rsidR="000F1FD6" w:rsidRDefault="00A2725C">
      <w:pPr>
        <w:spacing w:after="41" w:line="373" w:lineRule="auto"/>
        <w:ind w:left="-5" w:right="262"/>
      </w:pPr>
      <w:r>
        <w:lastRenderedPageBreak/>
        <w:t xml:space="preserve">When the interpreter encounters an import statement, it imports the module if the module is present in the search path. A search path is a list of directories that the interpreter searches before importing a module. For example, to import the module support.py, you need to put the following command at </w:t>
      </w:r>
    </w:p>
    <w:p w14:paraId="07F33C87" w14:textId="77777777" w:rsidR="00427FD3" w:rsidRDefault="00A2725C" w:rsidP="00427FD3">
      <w:pPr>
        <w:tabs>
          <w:tab w:val="center" w:pos="2881"/>
          <w:tab w:val="center" w:pos="3601"/>
          <w:tab w:val="center" w:pos="4321"/>
        </w:tabs>
        <w:spacing w:after="370"/>
        <w:ind w:left="-15" w:firstLine="0"/>
        <w:jc w:val="left"/>
      </w:pPr>
      <w:r>
        <w:t xml:space="preserve">the top of the script − A module is loaded only once, regardless of the number of times it is imported. This prevents the module execution from happening over and over again if multiple imports occur. </w:t>
      </w:r>
    </w:p>
    <w:p w14:paraId="202F5D1A" w14:textId="250690F1" w:rsidR="000F1FD6" w:rsidRPr="00427FD3" w:rsidRDefault="00A2725C" w:rsidP="00427FD3">
      <w:pPr>
        <w:tabs>
          <w:tab w:val="center" w:pos="2881"/>
          <w:tab w:val="center" w:pos="3601"/>
          <w:tab w:val="center" w:pos="4321"/>
        </w:tabs>
        <w:spacing w:after="370"/>
        <w:ind w:left="-15" w:firstLine="0"/>
        <w:jc w:val="left"/>
        <w:rPr>
          <w:b/>
          <w:bCs/>
        </w:rPr>
      </w:pPr>
      <w:r w:rsidRPr="00427FD3">
        <w:rPr>
          <w:b/>
          <w:bCs/>
          <w:color w:val="121214"/>
          <w:sz w:val="28"/>
        </w:rPr>
        <w:t xml:space="preserve">Packages in Python </w:t>
      </w:r>
    </w:p>
    <w:p w14:paraId="54136F55" w14:textId="77777777" w:rsidR="000F1FD6" w:rsidRDefault="00A2725C">
      <w:pPr>
        <w:spacing w:after="266" w:line="373" w:lineRule="auto"/>
        <w:ind w:left="-5" w:right="262"/>
      </w:pPr>
      <w:r>
        <w:t xml:space="preserve">A package is a hierarchical file directory structure that defines a single Python application environment that consists of modules and sub packages and sub-sub packages. </w:t>
      </w:r>
    </w:p>
    <w:p w14:paraId="08A2F543" w14:textId="77777777" w:rsidR="000F1FD6" w:rsidRDefault="00A2725C">
      <w:pPr>
        <w:spacing w:after="338"/>
        <w:ind w:left="-5" w:right="262"/>
      </w:pPr>
      <w:r>
        <w:t xml:space="preserve">Consider a file </w:t>
      </w:r>
      <w:r w:rsidRPr="00427FD3">
        <w:rPr>
          <w:iCs/>
        </w:rPr>
        <w:t xml:space="preserve">Pots.py </w:t>
      </w:r>
      <w:r>
        <w:t xml:space="preserve">available in </w:t>
      </w:r>
      <w:r w:rsidRPr="00427FD3">
        <w:rPr>
          <w:iCs/>
        </w:rPr>
        <w:t>Phone d</w:t>
      </w:r>
      <w:r>
        <w:t xml:space="preserve">irectory. This file has following line of source code − </w:t>
      </w:r>
    </w:p>
    <w:p w14:paraId="6EA7B599"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04" w:line="421" w:lineRule="auto"/>
        <w:ind w:left="0" w:right="7634" w:firstLine="0"/>
        <w:jc w:val="left"/>
      </w:pPr>
      <w:r>
        <w:rPr>
          <w:color w:val="000088"/>
          <w:sz w:val="23"/>
        </w:rPr>
        <w:t>def</w:t>
      </w:r>
      <w:r>
        <w:rPr>
          <w:color w:val="313131"/>
          <w:sz w:val="23"/>
        </w:rPr>
        <w:t xml:space="preserve"> </w:t>
      </w:r>
      <w:r>
        <w:rPr>
          <w:color w:val="7F0055"/>
          <w:sz w:val="23"/>
        </w:rPr>
        <w:t>Pots</w:t>
      </w:r>
      <w:r>
        <w:rPr>
          <w:color w:val="666600"/>
          <w:sz w:val="23"/>
        </w:rPr>
        <w:t>():</w:t>
      </w:r>
      <w:r>
        <w:rPr>
          <w:color w:val="313131"/>
          <w:sz w:val="23"/>
        </w:rPr>
        <w:t xml:space="preserve">    </w:t>
      </w:r>
      <w:r>
        <w:rPr>
          <w:color w:val="000088"/>
          <w:sz w:val="23"/>
        </w:rPr>
        <w:t>print</w:t>
      </w:r>
      <w:r>
        <w:rPr>
          <w:color w:val="313131"/>
          <w:sz w:val="23"/>
        </w:rPr>
        <w:t xml:space="preserve"> </w:t>
      </w:r>
      <w:r>
        <w:rPr>
          <w:color w:val="008800"/>
          <w:sz w:val="23"/>
        </w:rPr>
        <w:t>"I'm Pots Phone"</w:t>
      </w:r>
      <w:r>
        <w:rPr>
          <w:color w:val="313131"/>
          <w:sz w:val="23"/>
        </w:rPr>
        <w:t xml:space="preserve"> </w:t>
      </w:r>
    </w:p>
    <w:p w14:paraId="1339652F" w14:textId="77777777" w:rsidR="000F1FD6" w:rsidRPr="00197092" w:rsidRDefault="00A2725C">
      <w:pPr>
        <w:spacing w:after="180" w:line="259" w:lineRule="auto"/>
        <w:ind w:left="-5"/>
        <w:jc w:val="left"/>
        <w:rPr>
          <w:b/>
          <w:bCs/>
        </w:rPr>
      </w:pPr>
      <w:r w:rsidRPr="00197092">
        <w:rPr>
          <w:b/>
          <w:bCs/>
          <w:color w:val="121214"/>
        </w:rPr>
        <w:t xml:space="preserve">Reading Keyboard Input </w:t>
      </w:r>
    </w:p>
    <w:p w14:paraId="1BEB75C6" w14:textId="77777777" w:rsidR="000F1FD6" w:rsidRDefault="00A2725C">
      <w:pPr>
        <w:spacing w:after="171"/>
        <w:ind w:left="-5" w:right="262"/>
      </w:pPr>
      <w:r>
        <w:t xml:space="preserve">Python provides two built-in functions to read a line of text from standard input, which by default </w:t>
      </w:r>
    </w:p>
    <w:p w14:paraId="3311F22A" w14:textId="77777777" w:rsidR="000F1FD6" w:rsidRDefault="00A2725C">
      <w:pPr>
        <w:spacing w:after="371"/>
        <w:ind w:left="-5" w:right="262"/>
      </w:pPr>
      <w:r>
        <w:t xml:space="preserve">comes from the keyboard. These functions are − </w:t>
      </w:r>
    </w:p>
    <w:p w14:paraId="528408CD" w14:textId="77777777" w:rsidR="000F1FD6" w:rsidRDefault="00A2725C">
      <w:pPr>
        <w:numPr>
          <w:ilvl w:val="0"/>
          <w:numId w:val="25"/>
        </w:numPr>
        <w:spacing w:after="378"/>
        <w:ind w:right="262" w:hanging="312"/>
      </w:pPr>
      <w:r>
        <w:t xml:space="preserve">raw_input </w:t>
      </w:r>
    </w:p>
    <w:p w14:paraId="2E528E9E" w14:textId="77777777" w:rsidR="000F1FD6" w:rsidRDefault="00A2725C">
      <w:pPr>
        <w:numPr>
          <w:ilvl w:val="0"/>
          <w:numId w:val="25"/>
        </w:numPr>
        <w:spacing w:after="294"/>
        <w:ind w:right="262" w:hanging="312"/>
      </w:pPr>
      <w:r>
        <w:t xml:space="preserve">input </w:t>
      </w:r>
    </w:p>
    <w:p w14:paraId="271DBE0F" w14:textId="77777777" w:rsidR="000F1FD6" w:rsidRDefault="00A2725C">
      <w:pPr>
        <w:spacing w:after="208"/>
        <w:ind w:left="-5" w:right="262"/>
      </w:pPr>
      <w:r>
        <w:t xml:space="preserve">The </w:t>
      </w:r>
      <w:r w:rsidRPr="001D37D5">
        <w:rPr>
          <w:iCs/>
        </w:rPr>
        <w:t>raw_input([prompt])</w:t>
      </w:r>
      <w:r>
        <w:t xml:space="preserve"> function reads one line from standard input and returns it as a string  </w:t>
      </w:r>
    </w:p>
    <w:p w14:paraId="3B11061D" w14:textId="77777777" w:rsidR="000F1FD6" w:rsidRDefault="00A2725C">
      <w:pPr>
        <w:spacing w:after="270" w:line="268" w:lineRule="auto"/>
        <w:ind w:left="-5"/>
        <w:jc w:val="left"/>
      </w:pPr>
      <w:r>
        <w:rPr>
          <w:sz w:val="20"/>
        </w:rPr>
        <w:t>(removing the trailing newline).</w:t>
      </w:r>
      <w:r>
        <w:t xml:space="preserve"> </w:t>
      </w:r>
    </w:p>
    <w:p w14:paraId="704D243F" w14:textId="77777777" w:rsidR="00197092" w:rsidRDefault="00A2725C" w:rsidP="00197092">
      <w:pPr>
        <w:spacing w:after="211" w:line="373" w:lineRule="auto"/>
        <w:ind w:left="-5" w:right="262"/>
      </w:pPr>
      <w:r>
        <w:t xml:space="preserve">The </w:t>
      </w:r>
      <w:r w:rsidRPr="00197092">
        <w:rPr>
          <w:iCs/>
        </w:rPr>
        <w:t>input([prompt])</w:t>
      </w:r>
      <w:r>
        <w:t xml:space="preserve"> function is equivalent to raw_input, except that it assumes the input is a valid Python expression and returns the evaluated result to you. </w:t>
      </w:r>
    </w:p>
    <w:p w14:paraId="32BA3CC5" w14:textId="0F3145BD" w:rsidR="000F1FD6" w:rsidRPr="00197092" w:rsidRDefault="00A2725C" w:rsidP="00197092">
      <w:pPr>
        <w:spacing w:after="211" w:line="373" w:lineRule="auto"/>
        <w:ind w:left="-5" w:right="262"/>
        <w:rPr>
          <w:b/>
          <w:bCs/>
        </w:rPr>
      </w:pPr>
      <w:r w:rsidRPr="00197092">
        <w:rPr>
          <w:b/>
          <w:bCs/>
          <w:color w:val="121214"/>
        </w:rPr>
        <w:t xml:space="preserve">Opening and Closing Files </w:t>
      </w:r>
    </w:p>
    <w:p w14:paraId="5AAA003F" w14:textId="77777777" w:rsidR="000F1FD6" w:rsidRDefault="00A2725C">
      <w:pPr>
        <w:spacing w:after="168" w:line="373" w:lineRule="auto"/>
        <w:ind w:left="-5" w:right="262"/>
      </w:pPr>
      <w:r>
        <w:t xml:space="preserve">Python provides basic functions and methods necessary to manipulate files by default. You can do most of the file manipulation using a </w:t>
      </w:r>
      <w:r w:rsidRPr="001D37D5">
        <w:rPr>
          <w:bCs/>
        </w:rPr>
        <w:t>file</w:t>
      </w:r>
      <w:r>
        <w:t xml:space="preserve"> object. </w:t>
      </w:r>
    </w:p>
    <w:p w14:paraId="6734ACC2" w14:textId="77777777" w:rsidR="000F1FD6" w:rsidRDefault="00A2725C">
      <w:pPr>
        <w:spacing w:after="365"/>
        <w:ind w:left="-5" w:right="262"/>
      </w:pPr>
      <w:r>
        <w:t xml:space="preserve">Here are parameter details: </w:t>
      </w:r>
    </w:p>
    <w:p w14:paraId="6AD48B01" w14:textId="77777777" w:rsidR="000F1FD6" w:rsidRDefault="00A2725C">
      <w:pPr>
        <w:numPr>
          <w:ilvl w:val="0"/>
          <w:numId w:val="26"/>
        </w:numPr>
        <w:spacing w:after="240" w:line="373" w:lineRule="auto"/>
        <w:ind w:right="262" w:hanging="312"/>
      </w:pPr>
      <w:r w:rsidRPr="001D37D5">
        <w:rPr>
          <w:bCs/>
        </w:rPr>
        <w:t>file_name:</w:t>
      </w:r>
      <w:r>
        <w:t xml:space="preserve"> The file_name argument is a string value that contains the name of the file that you want to access. </w:t>
      </w:r>
    </w:p>
    <w:p w14:paraId="76E5A137" w14:textId="77777777" w:rsidR="000F1FD6" w:rsidRDefault="00A2725C">
      <w:pPr>
        <w:numPr>
          <w:ilvl w:val="0"/>
          <w:numId w:val="26"/>
        </w:numPr>
        <w:spacing w:after="241" w:line="373" w:lineRule="auto"/>
        <w:ind w:right="262" w:hanging="312"/>
      </w:pPr>
      <w:r>
        <w:rPr>
          <w:b/>
        </w:rPr>
        <w:lastRenderedPageBreak/>
        <w:t>access_mode:</w:t>
      </w:r>
      <w:r>
        <w:t xml:space="preserve"> The access_mode determines the mode in which the file has to be opened, i.e., read, write, append, etc. A complete list of possible values is given below in the table. This is optional parameter and the default file access mode is read (r). </w:t>
      </w:r>
    </w:p>
    <w:p w14:paraId="6266C4EC" w14:textId="77777777" w:rsidR="000F1FD6" w:rsidRDefault="00A2725C">
      <w:pPr>
        <w:numPr>
          <w:ilvl w:val="0"/>
          <w:numId w:val="26"/>
        </w:numPr>
        <w:spacing w:after="0" w:line="373" w:lineRule="auto"/>
        <w:ind w:right="262" w:hanging="312"/>
      </w:pPr>
      <w:r>
        <w:rPr>
          <w:b/>
        </w:rPr>
        <w:t>buffering:</w:t>
      </w:r>
      <w:r>
        <w:t xml:space="preserve"> If the buffering value is set to 0, no buffering takes place. If the buffering value is 1, line buffering is performed while accessing a file. If you specify the buffering value as an integer greater than 1, then buffering action is performed with the indicated buffer size. </w:t>
      </w:r>
    </w:p>
    <w:p w14:paraId="1B9D7B03" w14:textId="77777777" w:rsidR="000F1FD6" w:rsidRDefault="00A2725C">
      <w:pPr>
        <w:spacing w:after="411"/>
        <w:ind w:left="778" w:right="262"/>
      </w:pPr>
      <w:r>
        <w:t xml:space="preserve">If negative, the buffer size is the system default(default behavior). </w:t>
      </w:r>
    </w:p>
    <w:p w14:paraId="0384DD70" w14:textId="3F1B87DA" w:rsidR="000F1FD6" w:rsidRDefault="00A2725C">
      <w:pPr>
        <w:spacing w:after="0"/>
        <w:ind w:left="-5" w:right="262"/>
      </w:pPr>
      <w:r>
        <w:t xml:space="preserve">Here is a list of the different modes of opening a file </w:t>
      </w:r>
      <w:r w:rsidR="00197092">
        <w:t>–</w:t>
      </w:r>
      <w:r>
        <w:t xml:space="preserve"> </w:t>
      </w:r>
    </w:p>
    <w:tbl>
      <w:tblPr>
        <w:tblStyle w:val="TableGrid"/>
        <w:tblW w:w="9023" w:type="dxa"/>
        <w:tblInd w:w="187" w:type="dxa"/>
        <w:tblCellMar>
          <w:top w:w="187" w:type="dxa"/>
          <w:left w:w="122" w:type="dxa"/>
          <w:bottom w:w="28" w:type="dxa"/>
          <w:right w:w="115" w:type="dxa"/>
        </w:tblCellMar>
        <w:tblLook w:val="04A0" w:firstRow="1" w:lastRow="0" w:firstColumn="1" w:lastColumn="0" w:noHBand="0" w:noVBand="1"/>
      </w:tblPr>
      <w:tblGrid>
        <w:gridCol w:w="1353"/>
        <w:gridCol w:w="7670"/>
      </w:tblGrid>
      <w:tr w:rsidR="00197092" w14:paraId="05B81E77" w14:textId="77777777" w:rsidTr="00197092">
        <w:trPr>
          <w:trHeight w:val="500"/>
        </w:trPr>
        <w:tc>
          <w:tcPr>
            <w:tcW w:w="1353" w:type="dxa"/>
            <w:tcBorders>
              <w:top w:val="single" w:sz="5" w:space="0" w:color="DDDDDD"/>
              <w:left w:val="single" w:sz="5" w:space="0" w:color="DDDDDD"/>
              <w:bottom w:val="single" w:sz="5" w:space="0" w:color="DDDDDD"/>
              <w:right w:val="single" w:sz="5" w:space="0" w:color="DDDDDD"/>
            </w:tcBorders>
            <w:shd w:val="clear" w:color="auto" w:fill="EEEEEE"/>
            <w:vAlign w:val="center"/>
          </w:tcPr>
          <w:p w14:paraId="32101DD8" w14:textId="77777777" w:rsidR="00197092" w:rsidRDefault="00197092" w:rsidP="00A2725C">
            <w:pPr>
              <w:spacing w:after="0" w:line="259" w:lineRule="auto"/>
              <w:ind w:left="0" w:firstLine="0"/>
              <w:jc w:val="left"/>
            </w:pPr>
            <w:r>
              <w:rPr>
                <w:b/>
                <w:color w:val="313131"/>
                <w:sz w:val="21"/>
              </w:rPr>
              <w:t xml:space="preserve">Modes </w:t>
            </w:r>
            <w:r>
              <w:t xml:space="preserve"> </w:t>
            </w:r>
          </w:p>
        </w:tc>
        <w:tc>
          <w:tcPr>
            <w:tcW w:w="7670" w:type="dxa"/>
            <w:tcBorders>
              <w:top w:val="single" w:sz="5" w:space="0" w:color="DDDDDD"/>
              <w:left w:val="single" w:sz="5" w:space="0" w:color="DDDDDD"/>
              <w:bottom w:val="single" w:sz="5" w:space="0" w:color="DDDDDD"/>
              <w:right w:val="single" w:sz="5" w:space="0" w:color="DDDDDD"/>
            </w:tcBorders>
            <w:shd w:val="clear" w:color="auto" w:fill="EEEEEE"/>
            <w:vAlign w:val="center"/>
          </w:tcPr>
          <w:p w14:paraId="2F55B2C6" w14:textId="77777777" w:rsidR="00197092" w:rsidRDefault="00197092" w:rsidP="00A2725C">
            <w:pPr>
              <w:spacing w:after="0" w:line="259" w:lineRule="auto"/>
              <w:ind w:left="4" w:firstLine="0"/>
              <w:jc w:val="left"/>
            </w:pPr>
            <w:r>
              <w:rPr>
                <w:b/>
                <w:color w:val="313131"/>
                <w:sz w:val="21"/>
              </w:rPr>
              <w:t xml:space="preserve">Description </w:t>
            </w:r>
            <w:r>
              <w:t xml:space="preserve"> </w:t>
            </w:r>
          </w:p>
        </w:tc>
      </w:tr>
      <w:tr w:rsidR="00197092" w14:paraId="799AB39B" w14:textId="77777777" w:rsidTr="00197092">
        <w:trPr>
          <w:trHeight w:val="482"/>
        </w:trPr>
        <w:tc>
          <w:tcPr>
            <w:tcW w:w="1353" w:type="dxa"/>
            <w:tcBorders>
              <w:top w:val="single" w:sz="5" w:space="0" w:color="DDDDDD"/>
              <w:left w:val="single" w:sz="5" w:space="0" w:color="DDDDDD"/>
              <w:bottom w:val="single" w:sz="5" w:space="0" w:color="DDDDDD"/>
              <w:right w:val="single" w:sz="5" w:space="0" w:color="DDDDDD"/>
            </w:tcBorders>
            <w:vAlign w:val="center"/>
          </w:tcPr>
          <w:p w14:paraId="0375681E" w14:textId="77777777" w:rsidR="00197092" w:rsidRDefault="00197092" w:rsidP="00A2725C">
            <w:pPr>
              <w:spacing w:after="0" w:line="259" w:lineRule="auto"/>
              <w:ind w:left="0" w:firstLine="0"/>
              <w:jc w:val="left"/>
            </w:pPr>
            <w:r>
              <w:rPr>
                <w:color w:val="313131"/>
              </w:rPr>
              <w:t xml:space="preserve">r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center"/>
          </w:tcPr>
          <w:p w14:paraId="4A27F2CE" w14:textId="77777777" w:rsidR="00197092" w:rsidRDefault="00197092" w:rsidP="00A2725C">
            <w:pPr>
              <w:spacing w:after="0" w:line="259" w:lineRule="auto"/>
              <w:ind w:left="4" w:firstLine="0"/>
              <w:jc w:val="left"/>
            </w:pPr>
            <w:r>
              <w:rPr>
                <w:color w:val="313131"/>
              </w:rPr>
              <w:t xml:space="preserve">Opens a file for reading only. </w:t>
            </w:r>
            <w:r>
              <w:t xml:space="preserve"> </w:t>
            </w:r>
          </w:p>
        </w:tc>
      </w:tr>
      <w:tr w:rsidR="00197092" w14:paraId="1F3F5ECE" w14:textId="77777777" w:rsidTr="00197092">
        <w:trPr>
          <w:trHeight w:val="478"/>
        </w:trPr>
        <w:tc>
          <w:tcPr>
            <w:tcW w:w="1353" w:type="dxa"/>
            <w:tcBorders>
              <w:top w:val="single" w:sz="5" w:space="0" w:color="DDDDDD"/>
              <w:left w:val="single" w:sz="5" w:space="0" w:color="DDDDDD"/>
              <w:bottom w:val="single" w:sz="5" w:space="0" w:color="DDDDDD"/>
              <w:right w:val="single" w:sz="5" w:space="0" w:color="DDDDDD"/>
            </w:tcBorders>
            <w:vAlign w:val="center"/>
          </w:tcPr>
          <w:p w14:paraId="3EE93B4B" w14:textId="77777777" w:rsidR="00197092" w:rsidRDefault="00197092" w:rsidP="00A2725C">
            <w:pPr>
              <w:spacing w:after="0" w:line="259" w:lineRule="auto"/>
              <w:ind w:left="0" w:firstLine="0"/>
              <w:jc w:val="left"/>
            </w:pPr>
            <w:r>
              <w:rPr>
                <w:color w:val="313131"/>
              </w:rPr>
              <w:t xml:space="preserve">rb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center"/>
          </w:tcPr>
          <w:p w14:paraId="14947B00" w14:textId="77777777" w:rsidR="00197092" w:rsidRDefault="00197092" w:rsidP="00A2725C">
            <w:pPr>
              <w:spacing w:after="0" w:line="259" w:lineRule="auto"/>
              <w:ind w:left="4" w:firstLine="0"/>
              <w:jc w:val="left"/>
            </w:pPr>
            <w:r>
              <w:rPr>
                <w:color w:val="313131"/>
              </w:rPr>
              <w:t xml:space="preserve">Opens a file for reading only in binary format </w:t>
            </w:r>
            <w:r>
              <w:t xml:space="preserve"> </w:t>
            </w:r>
          </w:p>
        </w:tc>
      </w:tr>
      <w:tr w:rsidR="00197092" w14:paraId="384C1E0C" w14:textId="77777777" w:rsidTr="00197092">
        <w:trPr>
          <w:trHeight w:val="488"/>
        </w:trPr>
        <w:tc>
          <w:tcPr>
            <w:tcW w:w="1353" w:type="dxa"/>
            <w:tcBorders>
              <w:top w:val="single" w:sz="5" w:space="0" w:color="DDDDDD"/>
              <w:left w:val="single" w:sz="5" w:space="0" w:color="DDDDDD"/>
              <w:bottom w:val="single" w:sz="5" w:space="0" w:color="DDDDDD"/>
              <w:right w:val="single" w:sz="5" w:space="0" w:color="DDDDDD"/>
            </w:tcBorders>
            <w:vAlign w:val="center"/>
          </w:tcPr>
          <w:p w14:paraId="5D24DA54" w14:textId="77777777" w:rsidR="00197092" w:rsidRDefault="00197092" w:rsidP="00A2725C">
            <w:pPr>
              <w:spacing w:after="0" w:line="259" w:lineRule="auto"/>
              <w:ind w:left="0" w:firstLine="0"/>
              <w:jc w:val="left"/>
            </w:pPr>
            <w:r>
              <w:rPr>
                <w:color w:val="313131"/>
              </w:rPr>
              <w:t xml:space="preserve">r+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center"/>
          </w:tcPr>
          <w:p w14:paraId="69D8AC05" w14:textId="77777777" w:rsidR="00197092" w:rsidRDefault="00197092" w:rsidP="00A2725C">
            <w:pPr>
              <w:spacing w:after="0" w:line="259" w:lineRule="auto"/>
              <w:ind w:left="4" w:firstLine="0"/>
              <w:jc w:val="left"/>
            </w:pPr>
            <w:r>
              <w:rPr>
                <w:color w:val="313131"/>
              </w:rPr>
              <w:t xml:space="preserve">Opens a file for both reading and writing. </w:t>
            </w:r>
            <w:r>
              <w:t xml:space="preserve"> </w:t>
            </w:r>
          </w:p>
        </w:tc>
      </w:tr>
      <w:tr w:rsidR="00197092" w14:paraId="0B6FFE98" w14:textId="77777777" w:rsidTr="00197092">
        <w:trPr>
          <w:trHeight w:val="611"/>
        </w:trPr>
        <w:tc>
          <w:tcPr>
            <w:tcW w:w="1353" w:type="dxa"/>
            <w:tcBorders>
              <w:top w:val="single" w:sz="5" w:space="0" w:color="DDDDDD"/>
              <w:left w:val="single" w:sz="5" w:space="0" w:color="DDDDDD"/>
              <w:bottom w:val="single" w:sz="5" w:space="0" w:color="DDDDDD"/>
              <w:right w:val="single" w:sz="5" w:space="0" w:color="DDDDDD"/>
            </w:tcBorders>
            <w:vAlign w:val="center"/>
          </w:tcPr>
          <w:p w14:paraId="5B299138" w14:textId="77777777" w:rsidR="00197092" w:rsidRDefault="00197092" w:rsidP="00A2725C">
            <w:pPr>
              <w:spacing w:after="0" w:line="259" w:lineRule="auto"/>
              <w:ind w:left="0" w:firstLine="0"/>
              <w:jc w:val="left"/>
            </w:pPr>
            <w:r>
              <w:rPr>
                <w:color w:val="313131"/>
              </w:rPr>
              <w:t xml:space="preserve">rb+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center"/>
          </w:tcPr>
          <w:p w14:paraId="64B4E988" w14:textId="77777777" w:rsidR="00197092" w:rsidRDefault="00197092" w:rsidP="00A2725C">
            <w:pPr>
              <w:spacing w:after="0" w:line="259" w:lineRule="auto"/>
              <w:ind w:left="4" w:firstLine="0"/>
              <w:jc w:val="left"/>
            </w:pPr>
            <w:r>
              <w:rPr>
                <w:color w:val="313131"/>
              </w:rPr>
              <w:t xml:space="preserve">Opens a file for both reading and writing in binary format. </w:t>
            </w:r>
            <w:r>
              <w:t xml:space="preserve"> </w:t>
            </w:r>
          </w:p>
        </w:tc>
      </w:tr>
      <w:tr w:rsidR="00197092" w14:paraId="7635B6F3" w14:textId="77777777" w:rsidTr="00197092">
        <w:trPr>
          <w:trHeight w:val="496"/>
        </w:trPr>
        <w:tc>
          <w:tcPr>
            <w:tcW w:w="1353" w:type="dxa"/>
            <w:tcBorders>
              <w:top w:val="single" w:sz="5" w:space="0" w:color="DDDDDD"/>
              <w:left w:val="single" w:sz="5" w:space="0" w:color="DDDDDD"/>
              <w:bottom w:val="single" w:sz="5" w:space="0" w:color="DDDDDD"/>
              <w:right w:val="single" w:sz="5" w:space="0" w:color="DDDDDD"/>
            </w:tcBorders>
            <w:vAlign w:val="center"/>
          </w:tcPr>
          <w:p w14:paraId="6286CE2E" w14:textId="77777777" w:rsidR="00197092" w:rsidRDefault="00197092" w:rsidP="00A2725C">
            <w:pPr>
              <w:spacing w:after="0" w:line="259" w:lineRule="auto"/>
              <w:ind w:left="0" w:firstLine="0"/>
              <w:jc w:val="left"/>
            </w:pPr>
            <w:r>
              <w:rPr>
                <w:color w:val="313131"/>
              </w:rPr>
              <w:t xml:space="preserve">w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center"/>
          </w:tcPr>
          <w:p w14:paraId="68A0A70E" w14:textId="77777777" w:rsidR="00197092" w:rsidRDefault="00197092" w:rsidP="00A2725C">
            <w:pPr>
              <w:spacing w:after="0" w:line="259" w:lineRule="auto"/>
              <w:ind w:left="4" w:firstLine="0"/>
              <w:jc w:val="left"/>
            </w:pPr>
            <w:r>
              <w:rPr>
                <w:color w:val="313131"/>
              </w:rPr>
              <w:t xml:space="preserve">Opens a file for writing only. Overwrites the file if the file exists. </w:t>
            </w:r>
            <w:r>
              <w:t xml:space="preserve"> </w:t>
            </w:r>
          </w:p>
        </w:tc>
      </w:tr>
      <w:tr w:rsidR="00197092" w14:paraId="1C821CF5" w14:textId="77777777" w:rsidTr="00197092">
        <w:trPr>
          <w:trHeight w:val="605"/>
        </w:trPr>
        <w:tc>
          <w:tcPr>
            <w:tcW w:w="1353" w:type="dxa"/>
            <w:tcBorders>
              <w:top w:val="single" w:sz="5" w:space="0" w:color="DDDDDD"/>
              <w:left w:val="single" w:sz="5" w:space="0" w:color="DDDDDD"/>
              <w:bottom w:val="single" w:sz="5" w:space="0" w:color="DDDDDD"/>
              <w:right w:val="single" w:sz="5" w:space="0" w:color="DDDDDD"/>
            </w:tcBorders>
          </w:tcPr>
          <w:p w14:paraId="05B87394" w14:textId="77777777" w:rsidR="00197092" w:rsidRDefault="00197092" w:rsidP="00A2725C">
            <w:pPr>
              <w:spacing w:after="0" w:line="259" w:lineRule="auto"/>
              <w:ind w:left="0" w:firstLine="0"/>
              <w:jc w:val="left"/>
            </w:pPr>
            <w:r>
              <w:rPr>
                <w:color w:val="313131"/>
              </w:rPr>
              <w:t xml:space="preserve">wb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1036AC71" w14:textId="77777777" w:rsidR="00197092" w:rsidRDefault="00197092" w:rsidP="00A2725C">
            <w:pPr>
              <w:spacing w:after="0" w:line="259" w:lineRule="auto"/>
              <w:ind w:left="4" w:firstLine="0"/>
              <w:jc w:val="left"/>
            </w:pPr>
            <w:r>
              <w:rPr>
                <w:color w:val="313131"/>
              </w:rPr>
              <w:t xml:space="preserve">Opens a file for writing only in binary format. Overwrites the file if the file exists. </w:t>
            </w:r>
            <w:r>
              <w:t xml:space="preserve"> </w:t>
            </w:r>
          </w:p>
        </w:tc>
      </w:tr>
      <w:tr w:rsidR="00197092" w14:paraId="4493B7FB" w14:textId="77777777" w:rsidTr="00197092">
        <w:trPr>
          <w:trHeight w:val="362"/>
        </w:trPr>
        <w:tc>
          <w:tcPr>
            <w:tcW w:w="1353" w:type="dxa"/>
            <w:tcBorders>
              <w:top w:val="single" w:sz="5" w:space="0" w:color="DDDDDD"/>
              <w:left w:val="single" w:sz="5" w:space="0" w:color="DDDDDD"/>
              <w:bottom w:val="single" w:sz="5" w:space="0" w:color="DDDDDD"/>
              <w:right w:val="single" w:sz="5" w:space="0" w:color="DDDDDD"/>
            </w:tcBorders>
          </w:tcPr>
          <w:p w14:paraId="469D956E" w14:textId="77777777" w:rsidR="00197092" w:rsidRDefault="00197092" w:rsidP="00A2725C">
            <w:pPr>
              <w:spacing w:after="0" w:line="259" w:lineRule="auto"/>
              <w:ind w:left="0" w:firstLine="0"/>
              <w:jc w:val="left"/>
            </w:pPr>
            <w:r>
              <w:rPr>
                <w:color w:val="313131"/>
              </w:rPr>
              <w:t xml:space="preserve">w+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267A802B" w14:textId="77777777" w:rsidR="00197092" w:rsidRDefault="00197092" w:rsidP="00A2725C">
            <w:pPr>
              <w:spacing w:after="0" w:line="259" w:lineRule="auto"/>
              <w:ind w:left="4" w:firstLine="0"/>
              <w:jc w:val="left"/>
            </w:pPr>
            <w:r>
              <w:rPr>
                <w:color w:val="313131"/>
              </w:rPr>
              <w:t xml:space="preserve">Opens a file for both writing and reading. Overwrites the existing file if the file exists. </w:t>
            </w:r>
            <w:r>
              <w:t xml:space="preserve"> </w:t>
            </w:r>
          </w:p>
        </w:tc>
      </w:tr>
      <w:tr w:rsidR="00197092" w14:paraId="04C4F044" w14:textId="77777777" w:rsidTr="00A2725C">
        <w:trPr>
          <w:trHeight w:val="746"/>
        </w:trPr>
        <w:tc>
          <w:tcPr>
            <w:tcW w:w="1353" w:type="dxa"/>
            <w:tcBorders>
              <w:top w:val="single" w:sz="5" w:space="0" w:color="DDDDDD"/>
              <w:left w:val="single" w:sz="5" w:space="0" w:color="DDDDDD"/>
              <w:bottom w:val="single" w:sz="5" w:space="0" w:color="DDDDDD"/>
              <w:right w:val="single" w:sz="5" w:space="0" w:color="DDDDDD"/>
            </w:tcBorders>
          </w:tcPr>
          <w:p w14:paraId="7205E129" w14:textId="77777777" w:rsidR="00197092" w:rsidRDefault="00197092" w:rsidP="00A2725C">
            <w:pPr>
              <w:spacing w:after="0" w:line="259" w:lineRule="auto"/>
              <w:ind w:left="0" w:firstLine="0"/>
              <w:jc w:val="left"/>
            </w:pPr>
            <w:r>
              <w:rPr>
                <w:color w:val="313131"/>
              </w:rPr>
              <w:t xml:space="preserve">wb+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669BDEF3" w14:textId="77777777" w:rsidR="00197092" w:rsidRDefault="00197092" w:rsidP="00A2725C">
            <w:pPr>
              <w:spacing w:after="0" w:line="259" w:lineRule="auto"/>
              <w:ind w:left="4" w:firstLine="0"/>
              <w:jc w:val="left"/>
            </w:pPr>
            <w:r>
              <w:rPr>
                <w:color w:val="313131"/>
              </w:rPr>
              <w:t xml:space="preserve">Opens a file for both writing and reading in binary format. Overwrites the existing file if the file exists. </w:t>
            </w:r>
            <w:r>
              <w:t xml:space="preserve"> </w:t>
            </w:r>
          </w:p>
        </w:tc>
      </w:tr>
      <w:tr w:rsidR="00197092" w14:paraId="3218EED0" w14:textId="77777777" w:rsidTr="00197092">
        <w:trPr>
          <w:trHeight w:val="544"/>
        </w:trPr>
        <w:tc>
          <w:tcPr>
            <w:tcW w:w="1353" w:type="dxa"/>
            <w:tcBorders>
              <w:top w:val="single" w:sz="5" w:space="0" w:color="DDDDDD"/>
              <w:left w:val="single" w:sz="5" w:space="0" w:color="DDDDDD"/>
              <w:bottom w:val="single" w:sz="5" w:space="0" w:color="DDDDDD"/>
              <w:right w:val="single" w:sz="5" w:space="0" w:color="DDDDDD"/>
            </w:tcBorders>
          </w:tcPr>
          <w:p w14:paraId="124207F8" w14:textId="77777777" w:rsidR="00197092" w:rsidRDefault="00197092" w:rsidP="00A2725C">
            <w:pPr>
              <w:spacing w:after="0" w:line="259" w:lineRule="auto"/>
              <w:ind w:left="0" w:firstLine="0"/>
              <w:jc w:val="left"/>
            </w:pPr>
            <w:r>
              <w:rPr>
                <w:color w:val="313131"/>
              </w:rPr>
              <w:t xml:space="preserve">a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0A386F77" w14:textId="77777777" w:rsidR="00197092" w:rsidRDefault="00197092" w:rsidP="00A2725C">
            <w:pPr>
              <w:spacing w:after="0" w:line="259" w:lineRule="auto"/>
              <w:ind w:left="4" w:firstLine="0"/>
            </w:pPr>
            <w:r>
              <w:rPr>
                <w:color w:val="313131"/>
              </w:rPr>
              <w:t xml:space="preserve">Opens a file for appending. The file pointer is at the end of the file if the file exists </w:t>
            </w:r>
            <w:r>
              <w:t xml:space="preserve"> </w:t>
            </w:r>
          </w:p>
        </w:tc>
      </w:tr>
      <w:tr w:rsidR="00197092" w14:paraId="1781D1D8" w14:textId="77777777" w:rsidTr="00197092">
        <w:trPr>
          <w:trHeight w:val="428"/>
        </w:trPr>
        <w:tc>
          <w:tcPr>
            <w:tcW w:w="1353" w:type="dxa"/>
            <w:tcBorders>
              <w:top w:val="single" w:sz="5" w:space="0" w:color="DDDDDD"/>
              <w:left w:val="single" w:sz="5" w:space="0" w:color="DDDDDD"/>
              <w:bottom w:val="single" w:sz="5" w:space="0" w:color="DDDDDD"/>
              <w:right w:val="single" w:sz="5" w:space="0" w:color="DDDDDD"/>
            </w:tcBorders>
          </w:tcPr>
          <w:p w14:paraId="018E7F74" w14:textId="77777777" w:rsidR="00197092" w:rsidRDefault="00197092" w:rsidP="00A2725C">
            <w:pPr>
              <w:spacing w:after="0" w:line="259" w:lineRule="auto"/>
              <w:ind w:left="0" w:firstLine="0"/>
              <w:jc w:val="left"/>
            </w:pPr>
            <w:r>
              <w:rPr>
                <w:color w:val="313131"/>
              </w:rPr>
              <w:t xml:space="preserve">ab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52BC291B" w14:textId="77777777" w:rsidR="00197092" w:rsidRDefault="00197092" w:rsidP="00A2725C">
            <w:pPr>
              <w:spacing w:after="0" w:line="259" w:lineRule="auto"/>
              <w:ind w:left="4" w:firstLine="0"/>
              <w:jc w:val="left"/>
            </w:pPr>
            <w:r>
              <w:rPr>
                <w:color w:val="313131"/>
              </w:rPr>
              <w:t xml:space="preserve">Opens a file for appending in binary format. The file pointer is at the end of the file if the file exists. </w:t>
            </w:r>
            <w:r>
              <w:t xml:space="preserve"> </w:t>
            </w:r>
          </w:p>
        </w:tc>
      </w:tr>
      <w:tr w:rsidR="00197092" w14:paraId="258D3D95" w14:textId="77777777" w:rsidTr="00A2725C">
        <w:trPr>
          <w:trHeight w:val="746"/>
        </w:trPr>
        <w:tc>
          <w:tcPr>
            <w:tcW w:w="1353" w:type="dxa"/>
            <w:tcBorders>
              <w:top w:val="single" w:sz="5" w:space="0" w:color="DDDDDD"/>
              <w:left w:val="single" w:sz="5" w:space="0" w:color="DDDDDD"/>
              <w:bottom w:val="single" w:sz="5" w:space="0" w:color="DDDDDD"/>
              <w:right w:val="single" w:sz="5" w:space="0" w:color="DDDDDD"/>
            </w:tcBorders>
          </w:tcPr>
          <w:p w14:paraId="6A5C1306" w14:textId="77777777" w:rsidR="00197092" w:rsidRDefault="00197092" w:rsidP="00A2725C">
            <w:pPr>
              <w:spacing w:after="0" w:line="259" w:lineRule="auto"/>
              <w:ind w:left="0" w:firstLine="0"/>
              <w:jc w:val="left"/>
            </w:pPr>
            <w:r>
              <w:rPr>
                <w:color w:val="313131"/>
              </w:rPr>
              <w:t xml:space="preserve">a+ </w:t>
            </w:r>
            <w:r>
              <w:t xml:space="preserve"> </w:t>
            </w:r>
          </w:p>
        </w:tc>
        <w:tc>
          <w:tcPr>
            <w:tcW w:w="7670" w:type="dxa"/>
            <w:tcBorders>
              <w:top w:val="single" w:sz="5" w:space="0" w:color="DDDDDD"/>
              <w:left w:val="single" w:sz="5" w:space="0" w:color="DDDDDD"/>
              <w:bottom w:val="single" w:sz="5" w:space="0" w:color="DDDDDD"/>
              <w:right w:val="single" w:sz="5" w:space="0" w:color="DDDDDD"/>
            </w:tcBorders>
            <w:vAlign w:val="bottom"/>
          </w:tcPr>
          <w:p w14:paraId="6952B8ED" w14:textId="77777777" w:rsidR="00197092" w:rsidRDefault="00197092" w:rsidP="00A2725C">
            <w:pPr>
              <w:spacing w:after="0" w:line="259" w:lineRule="auto"/>
              <w:ind w:left="2" w:firstLine="0"/>
              <w:jc w:val="left"/>
            </w:pPr>
            <w:r>
              <w:rPr>
                <w:color w:val="313131"/>
              </w:rPr>
              <w:t xml:space="preserve">Opens a file for both appending and reading. The file pointer is at the end of the file if the file exists </w:t>
            </w:r>
            <w:r>
              <w:t xml:space="preserve"> </w:t>
            </w:r>
          </w:p>
        </w:tc>
      </w:tr>
    </w:tbl>
    <w:p w14:paraId="6D9735D0" w14:textId="77777777" w:rsidR="00197092" w:rsidRDefault="00197092">
      <w:pPr>
        <w:spacing w:after="0"/>
        <w:ind w:left="-5" w:right="262"/>
      </w:pPr>
    </w:p>
    <w:p w14:paraId="3C4C56D2" w14:textId="77777777" w:rsidR="000F1FD6" w:rsidRDefault="000F1FD6">
      <w:pPr>
        <w:spacing w:after="0" w:line="259" w:lineRule="auto"/>
        <w:ind w:left="-1320" w:right="11191" w:firstLine="0"/>
        <w:jc w:val="left"/>
      </w:pPr>
    </w:p>
    <w:p w14:paraId="764E6CE4" w14:textId="77777777" w:rsidR="000F1FD6" w:rsidRPr="00197092" w:rsidRDefault="00A2725C">
      <w:pPr>
        <w:spacing w:after="180" w:line="259" w:lineRule="auto"/>
        <w:ind w:left="-5"/>
        <w:jc w:val="left"/>
        <w:rPr>
          <w:b/>
          <w:bCs/>
        </w:rPr>
      </w:pPr>
      <w:r w:rsidRPr="00197092">
        <w:rPr>
          <w:b/>
          <w:bCs/>
          <w:color w:val="121214"/>
        </w:rPr>
        <w:t xml:space="preserve">The </w:t>
      </w:r>
      <w:r w:rsidRPr="00197092">
        <w:rPr>
          <w:b/>
          <w:bCs/>
          <w:iCs/>
          <w:color w:val="121214"/>
        </w:rPr>
        <w:t xml:space="preserve">file </w:t>
      </w:r>
      <w:r w:rsidRPr="00197092">
        <w:rPr>
          <w:b/>
          <w:bCs/>
          <w:color w:val="121214"/>
        </w:rPr>
        <w:t xml:space="preserve">Object Attributes </w:t>
      </w:r>
    </w:p>
    <w:p w14:paraId="39B466BB" w14:textId="77777777" w:rsidR="000F1FD6" w:rsidRDefault="00A2725C">
      <w:pPr>
        <w:spacing w:after="240" w:line="373" w:lineRule="auto"/>
        <w:ind w:left="-5" w:right="262"/>
      </w:pPr>
      <w:r>
        <w:t xml:space="preserve">Once a file is opened and you have one </w:t>
      </w:r>
      <w:r w:rsidRPr="001D37D5">
        <w:rPr>
          <w:iCs/>
        </w:rPr>
        <w:t xml:space="preserve">file </w:t>
      </w:r>
      <w:r>
        <w:t xml:space="preserve">object, you can get various information related to that file. </w:t>
      </w:r>
    </w:p>
    <w:p w14:paraId="58D5F02B" w14:textId="77777777" w:rsidR="000F1FD6" w:rsidRDefault="00A2725C">
      <w:pPr>
        <w:spacing w:after="0"/>
        <w:ind w:left="-5" w:right="262"/>
      </w:pPr>
      <w:r>
        <w:lastRenderedPageBreak/>
        <w:t xml:space="preserve">Here is a list of all attributes related to file object: </w:t>
      </w:r>
    </w:p>
    <w:tbl>
      <w:tblPr>
        <w:tblStyle w:val="TableGrid"/>
        <w:tblpPr w:leftFromText="180" w:rightFromText="180" w:vertAnchor="page" w:horzAnchor="margin" w:tblpY="7545"/>
        <w:tblW w:w="9892" w:type="dxa"/>
        <w:tblInd w:w="0" w:type="dxa"/>
        <w:tblCellMar>
          <w:top w:w="159" w:type="dxa"/>
          <w:left w:w="144" w:type="dxa"/>
          <w:right w:w="115" w:type="dxa"/>
        </w:tblCellMar>
        <w:tblLook w:val="04A0" w:firstRow="1" w:lastRow="0" w:firstColumn="1" w:lastColumn="0" w:noHBand="0" w:noVBand="1"/>
      </w:tblPr>
      <w:tblGrid>
        <w:gridCol w:w="2073"/>
        <w:gridCol w:w="7819"/>
      </w:tblGrid>
      <w:tr w:rsidR="000F1FD6" w14:paraId="5FD996F4" w14:textId="77777777" w:rsidTr="00197092">
        <w:trPr>
          <w:trHeight w:val="432"/>
        </w:trPr>
        <w:tc>
          <w:tcPr>
            <w:tcW w:w="2073" w:type="dxa"/>
            <w:tcBorders>
              <w:top w:val="single" w:sz="6" w:space="0" w:color="DDDDDD"/>
              <w:left w:val="single" w:sz="6" w:space="0" w:color="DDDDDD"/>
              <w:bottom w:val="single" w:sz="6" w:space="0" w:color="DDDDDD"/>
              <w:right w:val="single" w:sz="6" w:space="0" w:color="DDDDDD"/>
            </w:tcBorders>
            <w:shd w:val="clear" w:color="auto" w:fill="EEEEEE"/>
          </w:tcPr>
          <w:p w14:paraId="226B9277" w14:textId="77777777" w:rsidR="000F1FD6" w:rsidRDefault="00A2725C" w:rsidP="00197092">
            <w:pPr>
              <w:spacing w:after="0" w:line="259" w:lineRule="auto"/>
              <w:ind w:left="1" w:firstLine="0"/>
              <w:jc w:val="left"/>
            </w:pPr>
            <w:r>
              <w:rPr>
                <w:b/>
                <w:color w:val="313131"/>
              </w:rPr>
              <w:t xml:space="preserve">Attribute </w:t>
            </w:r>
          </w:p>
        </w:tc>
        <w:tc>
          <w:tcPr>
            <w:tcW w:w="7819" w:type="dxa"/>
            <w:tcBorders>
              <w:top w:val="single" w:sz="6" w:space="0" w:color="DDDDDD"/>
              <w:left w:val="single" w:sz="6" w:space="0" w:color="DDDDDD"/>
              <w:bottom w:val="single" w:sz="6" w:space="0" w:color="DDDDDD"/>
              <w:right w:val="single" w:sz="6" w:space="0" w:color="DDDDDD"/>
            </w:tcBorders>
            <w:shd w:val="clear" w:color="auto" w:fill="EEEEEE"/>
          </w:tcPr>
          <w:p w14:paraId="13DEA7D7" w14:textId="77777777" w:rsidR="000F1FD6" w:rsidRDefault="00A2725C" w:rsidP="00197092">
            <w:pPr>
              <w:spacing w:after="0" w:line="259" w:lineRule="auto"/>
              <w:ind w:left="0" w:firstLine="0"/>
              <w:jc w:val="left"/>
            </w:pPr>
            <w:r>
              <w:rPr>
                <w:b/>
                <w:color w:val="313131"/>
              </w:rPr>
              <w:t xml:space="preserve">Description </w:t>
            </w:r>
          </w:p>
        </w:tc>
      </w:tr>
      <w:tr w:rsidR="000F1FD6" w14:paraId="5C5E2586" w14:textId="77777777" w:rsidTr="00197092">
        <w:trPr>
          <w:trHeight w:val="363"/>
        </w:trPr>
        <w:tc>
          <w:tcPr>
            <w:tcW w:w="2073" w:type="dxa"/>
            <w:tcBorders>
              <w:top w:val="single" w:sz="6" w:space="0" w:color="DDDDDD"/>
              <w:left w:val="single" w:sz="6" w:space="0" w:color="DDDDDD"/>
              <w:bottom w:val="single" w:sz="6" w:space="0" w:color="DDDDDD"/>
              <w:right w:val="single" w:sz="6" w:space="0" w:color="DDDDDD"/>
            </w:tcBorders>
          </w:tcPr>
          <w:p w14:paraId="39810328" w14:textId="77777777" w:rsidR="000F1FD6" w:rsidRDefault="00A2725C" w:rsidP="00197092">
            <w:pPr>
              <w:spacing w:after="0" w:line="259" w:lineRule="auto"/>
              <w:ind w:left="1" w:firstLine="0"/>
              <w:jc w:val="left"/>
            </w:pPr>
            <w:r>
              <w:rPr>
                <w:color w:val="313131"/>
              </w:rPr>
              <w:t xml:space="preserve">file.closed </w:t>
            </w:r>
          </w:p>
        </w:tc>
        <w:tc>
          <w:tcPr>
            <w:tcW w:w="7819" w:type="dxa"/>
            <w:tcBorders>
              <w:top w:val="single" w:sz="6" w:space="0" w:color="DDDDDD"/>
              <w:left w:val="single" w:sz="6" w:space="0" w:color="DDDDDD"/>
              <w:bottom w:val="single" w:sz="6" w:space="0" w:color="DDDDDD"/>
              <w:right w:val="single" w:sz="6" w:space="0" w:color="DDDDDD"/>
            </w:tcBorders>
          </w:tcPr>
          <w:p w14:paraId="2562DA51" w14:textId="77777777" w:rsidR="000F1FD6" w:rsidRDefault="00A2725C" w:rsidP="00197092">
            <w:pPr>
              <w:spacing w:after="0" w:line="259" w:lineRule="auto"/>
              <w:ind w:left="0" w:firstLine="0"/>
              <w:jc w:val="left"/>
            </w:pPr>
            <w:r>
              <w:rPr>
                <w:color w:val="313131"/>
              </w:rPr>
              <w:t xml:space="preserve">Returns true if file is closed, false otherwise. </w:t>
            </w:r>
          </w:p>
        </w:tc>
      </w:tr>
      <w:tr w:rsidR="000F1FD6" w14:paraId="313C8D92" w14:textId="77777777" w:rsidTr="00197092">
        <w:trPr>
          <w:trHeight w:val="386"/>
        </w:trPr>
        <w:tc>
          <w:tcPr>
            <w:tcW w:w="2073" w:type="dxa"/>
            <w:tcBorders>
              <w:top w:val="single" w:sz="6" w:space="0" w:color="DDDDDD"/>
              <w:left w:val="single" w:sz="6" w:space="0" w:color="DDDDDD"/>
              <w:bottom w:val="single" w:sz="6" w:space="0" w:color="DDDDDD"/>
              <w:right w:val="single" w:sz="6" w:space="0" w:color="DDDDDD"/>
            </w:tcBorders>
          </w:tcPr>
          <w:p w14:paraId="22D26630" w14:textId="77777777" w:rsidR="000F1FD6" w:rsidRDefault="00A2725C" w:rsidP="00197092">
            <w:pPr>
              <w:spacing w:after="0" w:line="259" w:lineRule="auto"/>
              <w:ind w:left="1" w:firstLine="0"/>
              <w:jc w:val="left"/>
            </w:pPr>
            <w:r>
              <w:rPr>
                <w:color w:val="313131"/>
              </w:rPr>
              <w:t xml:space="preserve">file.mode </w:t>
            </w:r>
          </w:p>
        </w:tc>
        <w:tc>
          <w:tcPr>
            <w:tcW w:w="7819" w:type="dxa"/>
            <w:tcBorders>
              <w:top w:val="single" w:sz="6" w:space="0" w:color="DDDDDD"/>
              <w:left w:val="single" w:sz="6" w:space="0" w:color="DDDDDD"/>
              <w:bottom w:val="single" w:sz="6" w:space="0" w:color="DDDDDD"/>
              <w:right w:val="single" w:sz="6" w:space="0" w:color="DDDDDD"/>
            </w:tcBorders>
          </w:tcPr>
          <w:p w14:paraId="7CA7177A" w14:textId="77777777" w:rsidR="000F1FD6" w:rsidRDefault="00A2725C" w:rsidP="00197092">
            <w:pPr>
              <w:spacing w:after="0" w:line="259" w:lineRule="auto"/>
              <w:ind w:left="0" w:firstLine="0"/>
              <w:jc w:val="left"/>
            </w:pPr>
            <w:r>
              <w:rPr>
                <w:color w:val="313131"/>
              </w:rPr>
              <w:t xml:space="preserve">Returns access mode with which file was opened. </w:t>
            </w:r>
          </w:p>
        </w:tc>
      </w:tr>
      <w:tr w:rsidR="000F1FD6" w14:paraId="51C425BD" w14:textId="77777777" w:rsidTr="00197092">
        <w:trPr>
          <w:trHeight w:val="17"/>
        </w:trPr>
        <w:tc>
          <w:tcPr>
            <w:tcW w:w="2073" w:type="dxa"/>
            <w:tcBorders>
              <w:top w:val="single" w:sz="6" w:space="0" w:color="DDDDDD"/>
              <w:left w:val="single" w:sz="6" w:space="0" w:color="DDDDDD"/>
              <w:bottom w:val="single" w:sz="6" w:space="0" w:color="DDDDDD"/>
              <w:right w:val="single" w:sz="6" w:space="0" w:color="DDDDDD"/>
            </w:tcBorders>
          </w:tcPr>
          <w:p w14:paraId="7B0FE364" w14:textId="77777777" w:rsidR="000F1FD6" w:rsidRDefault="00A2725C" w:rsidP="00197092">
            <w:pPr>
              <w:spacing w:after="0" w:line="259" w:lineRule="auto"/>
              <w:ind w:left="1" w:firstLine="0"/>
              <w:jc w:val="left"/>
            </w:pPr>
            <w:r>
              <w:rPr>
                <w:color w:val="313131"/>
              </w:rPr>
              <w:t xml:space="preserve">file.name </w:t>
            </w:r>
          </w:p>
        </w:tc>
        <w:tc>
          <w:tcPr>
            <w:tcW w:w="7819" w:type="dxa"/>
            <w:tcBorders>
              <w:top w:val="single" w:sz="6" w:space="0" w:color="DDDDDD"/>
              <w:left w:val="single" w:sz="6" w:space="0" w:color="DDDDDD"/>
              <w:bottom w:val="single" w:sz="6" w:space="0" w:color="DDDDDD"/>
              <w:right w:val="single" w:sz="6" w:space="0" w:color="DDDDDD"/>
            </w:tcBorders>
          </w:tcPr>
          <w:p w14:paraId="2B936CDD" w14:textId="77777777" w:rsidR="000F1FD6" w:rsidRDefault="00A2725C" w:rsidP="00197092">
            <w:pPr>
              <w:spacing w:after="0" w:line="259" w:lineRule="auto"/>
              <w:ind w:left="0" w:firstLine="0"/>
              <w:jc w:val="left"/>
            </w:pPr>
            <w:r>
              <w:rPr>
                <w:color w:val="313131"/>
              </w:rPr>
              <w:t xml:space="preserve">Returns name of the file. </w:t>
            </w:r>
          </w:p>
        </w:tc>
      </w:tr>
      <w:tr w:rsidR="000F1FD6" w14:paraId="34DF195F" w14:textId="77777777" w:rsidTr="00197092">
        <w:trPr>
          <w:trHeight w:val="627"/>
        </w:trPr>
        <w:tc>
          <w:tcPr>
            <w:tcW w:w="2073" w:type="dxa"/>
            <w:tcBorders>
              <w:top w:val="single" w:sz="6" w:space="0" w:color="DDDDDD"/>
              <w:left w:val="single" w:sz="6" w:space="0" w:color="DDDDDD"/>
              <w:bottom w:val="single" w:sz="6" w:space="0" w:color="DDDDDD"/>
              <w:right w:val="single" w:sz="6" w:space="0" w:color="DDDDDD"/>
            </w:tcBorders>
          </w:tcPr>
          <w:p w14:paraId="6CE89A20" w14:textId="77777777" w:rsidR="000F1FD6" w:rsidRDefault="00A2725C" w:rsidP="00197092">
            <w:pPr>
              <w:spacing w:after="0" w:line="259" w:lineRule="auto"/>
              <w:ind w:left="1" w:firstLine="0"/>
              <w:jc w:val="left"/>
            </w:pPr>
            <w:r>
              <w:rPr>
                <w:color w:val="313131"/>
              </w:rPr>
              <w:t xml:space="preserve">file.softspace </w:t>
            </w:r>
          </w:p>
        </w:tc>
        <w:tc>
          <w:tcPr>
            <w:tcW w:w="7819" w:type="dxa"/>
            <w:tcBorders>
              <w:top w:val="single" w:sz="6" w:space="0" w:color="DDDDDD"/>
              <w:left w:val="single" w:sz="6" w:space="0" w:color="DDDDDD"/>
              <w:bottom w:val="single" w:sz="6" w:space="0" w:color="DDDDDD"/>
              <w:right w:val="single" w:sz="6" w:space="0" w:color="DDDDDD"/>
            </w:tcBorders>
          </w:tcPr>
          <w:p w14:paraId="326DAEFE" w14:textId="77777777" w:rsidR="000F1FD6" w:rsidRDefault="00A2725C" w:rsidP="00197092">
            <w:pPr>
              <w:spacing w:after="0" w:line="259" w:lineRule="auto"/>
              <w:ind w:left="0" w:firstLine="0"/>
              <w:jc w:val="left"/>
            </w:pPr>
            <w:r>
              <w:rPr>
                <w:color w:val="313131"/>
              </w:rPr>
              <w:t xml:space="preserve">Returns false if space explicitly required with print, true otherwise. </w:t>
            </w:r>
          </w:p>
        </w:tc>
      </w:tr>
    </w:tbl>
    <w:p w14:paraId="6DDD15D8" w14:textId="77777777" w:rsidR="000F1FD6" w:rsidRDefault="00A2725C">
      <w:pPr>
        <w:spacing w:after="143"/>
        <w:ind w:left="-5" w:right="262"/>
      </w:pPr>
      <w:r>
        <w:t xml:space="preserve">Example </w:t>
      </w:r>
    </w:p>
    <w:p w14:paraId="559BF27C" w14:textId="77777777" w:rsidR="000F1FD6" w:rsidRDefault="00A2725C">
      <w:pPr>
        <w:pBdr>
          <w:top w:val="single" w:sz="6" w:space="0" w:color="D6D6D6"/>
          <w:left w:val="single" w:sz="6" w:space="0" w:color="D6D6D6"/>
          <w:bottom w:val="single" w:sz="6" w:space="0" w:color="D6D6D6"/>
          <w:right w:val="single" w:sz="6" w:space="0" w:color="D6D6D6"/>
        </w:pBdr>
        <w:spacing w:after="326" w:line="409" w:lineRule="auto"/>
        <w:ind w:left="-5" w:right="6336"/>
        <w:jc w:val="left"/>
      </w:pPr>
      <w:r>
        <w:rPr>
          <w:color w:val="880000"/>
        </w:rPr>
        <w:t># Open a file</w:t>
      </w:r>
      <w:r>
        <w:rPr>
          <w:color w:val="313131"/>
        </w:rPr>
        <w:t xml:space="preserve"> fo </w:t>
      </w:r>
      <w:r>
        <w:rPr>
          <w:color w:val="666600"/>
        </w:rPr>
        <w:t>=</w:t>
      </w:r>
      <w:r>
        <w:rPr>
          <w:color w:val="313131"/>
        </w:rPr>
        <w:t xml:space="preserve"> open</w:t>
      </w:r>
      <w:r>
        <w:rPr>
          <w:color w:val="666600"/>
        </w:rPr>
        <w:t>(</w:t>
      </w:r>
      <w:r>
        <w:rPr>
          <w:color w:val="008800"/>
        </w:rPr>
        <w:t>"foo.txt"</w:t>
      </w:r>
      <w:r>
        <w:rPr>
          <w:color w:val="666600"/>
        </w:rPr>
        <w:t>,</w:t>
      </w:r>
      <w:r>
        <w:rPr>
          <w:color w:val="313131"/>
        </w:rPr>
        <w:t xml:space="preserve"> </w:t>
      </w:r>
      <w:r>
        <w:rPr>
          <w:color w:val="008800"/>
        </w:rPr>
        <w:t>"wb"</w:t>
      </w:r>
      <w:r>
        <w:rPr>
          <w:color w:val="666600"/>
        </w:rPr>
        <w:t>)</w:t>
      </w:r>
      <w:r>
        <w:rPr>
          <w:color w:val="313131"/>
        </w:rPr>
        <w:t xml:space="preserve"> </w:t>
      </w:r>
      <w:r>
        <w:rPr>
          <w:color w:val="000088"/>
        </w:rPr>
        <w:t>print</w:t>
      </w:r>
      <w:r>
        <w:rPr>
          <w:color w:val="313131"/>
        </w:rPr>
        <w:t xml:space="preserve"> </w:t>
      </w:r>
      <w:r>
        <w:rPr>
          <w:color w:val="008800"/>
        </w:rPr>
        <w:t>"Name of the file: "</w:t>
      </w:r>
      <w:r>
        <w:rPr>
          <w:color w:val="666600"/>
        </w:rPr>
        <w:t>,</w:t>
      </w:r>
      <w:r>
        <w:rPr>
          <w:color w:val="313131"/>
        </w:rPr>
        <w:t xml:space="preserve"> fo</w:t>
      </w:r>
      <w:r>
        <w:rPr>
          <w:color w:val="666600"/>
        </w:rPr>
        <w:t>.</w:t>
      </w:r>
      <w:r>
        <w:rPr>
          <w:color w:val="313131"/>
        </w:rPr>
        <w:t xml:space="preserve">name </w:t>
      </w:r>
      <w:r>
        <w:rPr>
          <w:color w:val="000088"/>
        </w:rPr>
        <w:t>print</w:t>
      </w:r>
      <w:r>
        <w:rPr>
          <w:color w:val="313131"/>
        </w:rPr>
        <w:t xml:space="preserve"> </w:t>
      </w:r>
      <w:r>
        <w:rPr>
          <w:color w:val="008800"/>
        </w:rPr>
        <w:t>"Closed or not : "</w:t>
      </w:r>
      <w:r>
        <w:rPr>
          <w:color w:val="666600"/>
        </w:rPr>
        <w:t>,</w:t>
      </w:r>
      <w:r>
        <w:rPr>
          <w:color w:val="313131"/>
        </w:rPr>
        <w:t xml:space="preserve"> fo</w:t>
      </w:r>
      <w:r>
        <w:rPr>
          <w:color w:val="666600"/>
        </w:rPr>
        <w:t>.</w:t>
      </w:r>
      <w:r>
        <w:rPr>
          <w:color w:val="313131"/>
        </w:rPr>
        <w:t xml:space="preserve">closed </w:t>
      </w:r>
      <w:r>
        <w:rPr>
          <w:color w:val="000088"/>
        </w:rPr>
        <w:t>print</w:t>
      </w:r>
      <w:r>
        <w:rPr>
          <w:color w:val="313131"/>
        </w:rPr>
        <w:t xml:space="preserve"> </w:t>
      </w:r>
      <w:r>
        <w:rPr>
          <w:color w:val="008800"/>
        </w:rPr>
        <w:t>"Opening mode : "</w:t>
      </w:r>
      <w:r>
        <w:rPr>
          <w:color w:val="666600"/>
        </w:rPr>
        <w:t>,</w:t>
      </w:r>
      <w:r>
        <w:rPr>
          <w:color w:val="313131"/>
        </w:rPr>
        <w:t xml:space="preserve"> fo</w:t>
      </w:r>
      <w:r>
        <w:rPr>
          <w:color w:val="666600"/>
        </w:rPr>
        <w:t>.</w:t>
      </w:r>
      <w:r>
        <w:rPr>
          <w:color w:val="313131"/>
        </w:rPr>
        <w:t xml:space="preserve">mode </w:t>
      </w:r>
      <w:r>
        <w:rPr>
          <w:color w:val="000088"/>
        </w:rPr>
        <w:t>print</w:t>
      </w:r>
      <w:r>
        <w:rPr>
          <w:color w:val="313131"/>
        </w:rPr>
        <w:t xml:space="preserve"> </w:t>
      </w:r>
      <w:r>
        <w:rPr>
          <w:color w:val="008800"/>
        </w:rPr>
        <w:t>"Softspace flag : "</w:t>
      </w:r>
      <w:r>
        <w:rPr>
          <w:color w:val="666600"/>
        </w:rPr>
        <w:t>,</w:t>
      </w:r>
      <w:r>
        <w:rPr>
          <w:color w:val="313131"/>
        </w:rPr>
        <w:t xml:space="preserve"> fo</w:t>
      </w:r>
      <w:r>
        <w:rPr>
          <w:color w:val="666600"/>
        </w:rPr>
        <w:t>.</w:t>
      </w:r>
      <w:r>
        <w:rPr>
          <w:color w:val="313131"/>
        </w:rPr>
        <w:t xml:space="preserve">softspace </w:t>
      </w:r>
      <w:r>
        <w:t xml:space="preserve">This produces the following result − </w:t>
      </w:r>
    </w:p>
    <w:p w14:paraId="5AB251FE" w14:textId="77777777" w:rsidR="000F1FD6" w:rsidRDefault="00A2725C">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jc w:val="left"/>
      </w:pPr>
      <w:r>
        <w:rPr>
          <w:color w:val="313131"/>
        </w:rPr>
        <w:t xml:space="preserve">Name of the file:  foo.txt </w:t>
      </w:r>
    </w:p>
    <w:p w14:paraId="06005A0A" w14:textId="77777777" w:rsidR="000F1FD6" w:rsidRDefault="00A2725C">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jc w:val="left"/>
      </w:pPr>
      <w:r>
        <w:rPr>
          <w:color w:val="313131"/>
        </w:rPr>
        <w:t xml:space="preserve">Closed or not :  False </w:t>
      </w:r>
    </w:p>
    <w:p w14:paraId="568AE02A" w14:textId="77777777" w:rsidR="000F1FD6" w:rsidRDefault="00A2725C">
      <w:pPr>
        <w:pBdr>
          <w:top w:val="single" w:sz="6" w:space="0" w:color="D6D6D6"/>
          <w:left w:val="single" w:sz="6" w:space="0" w:color="D6D6D6"/>
          <w:bottom w:val="single" w:sz="6" w:space="0" w:color="D6D6D6"/>
          <w:right w:val="single" w:sz="6" w:space="0" w:color="D6D6D6"/>
        </w:pBdr>
        <w:shd w:val="clear" w:color="auto" w:fill="F1F1F1"/>
        <w:spacing w:after="3" w:line="266" w:lineRule="auto"/>
        <w:ind w:left="-5"/>
        <w:jc w:val="left"/>
      </w:pPr>
      <w:r>
        <w:rPr>
          <w:color w:val="313131"/>
        </w:rPr>
        <w:t xml:space="preserve">Opening mode :  wb </w:t>
      </w:r>
    </w:p>
    <w:p w14:paraId="28C67D62" w14:textId="77777777" w:rsidR="000F1FD6" w:rsidRDefault="00A2725C">
      <w:pPr>
        <w:pBdr>
          <w:top w:val="single" w:sz="6" w:space="0" w:color="D6D6D6"/>
          <w:left w:val="single" w:sz="6" w:space="0" w:color="D6D6D6"/>
          <w:bottom w:val="single" w:sz="6" w:space="0" w:color="D6D6D6"/>
          <w:right w:val="single" w:sz="6" w:space="0" w:color="D6D6D6"/>
        </w:pBdr>
        <w:shd w:val="clear" w:color="auto" w:fill="F1F1F1"/>
        <w:spacing w:after="216" w:line="266" w:lineRule="auto"/>
        <w:ind w:left="-5"/>
        <w:jc w:val="left"/>
      </w:pPr>
      <w:r>
        <w:rPr>
          <w:color w:val="313131"/>
        </w:rPr>
        <w:t xml:space="preserve">Softspace flag :  0 </w:t>
      </w:r>
    </w:p>
    <w:p w14:paraId="61C4CF13" w14:textId="77777777" w:rsidR="000F1FD6" w:rsidRDefault="00A2725C">
      <w:pPr>
        <w:spacing w:after="180" w:line="259" w:lineRule="auto"/>
        <w:ind w:left="-5"/>
        <w:jc w:val="left"/>
      </w:pPr>
      <w:r>
        <w:rPr>
          <w:color w:val="121214"/>
        </w:rPr>
        <w:t xml:space="preserve">The </w:t>
      </w:r>
      <w:r w:rsidRPr="001D37D5">
        <w:rPr>
          <w:iCs/>
          <w:color w:val="121214"/>
        </w:rPr>
        <w:t xml:space="preserve">close() </w:t>
      </w:r>
      <w:r>
        <w:rPr>
          <w:color w:val="121214"/>
        </w:rPr>
        <w:t>Method</w:t>
      </w:r>
      <w:r>
        <w:rPr>
          <w:b/>
          <w:color w:val="121214"/>
        </w:rPr>
        <w:t xml:space="preserve"> </w:t>
      </w:r>
    </w:p>
    <w:p w14:paraId="5648E7C3" w14:textId="511CACA3" w:rsidR="000F1FD6" w:rsidRDefault="00A2725C">
      <w:pPr>
        <w:spacing w:after="168" w:line="373" w:lineRule="auto"/>
        <w:ind w:left="-5" w:right="262"/>
      </w:pPr>
      <w:r>
        <w:t xml:space="preserve">The close() method of a </w:t>
      </w:r>
      <w:r>
        <w:rPr>
          <w:i/>
        </w:rPr>
        <w:t>file</w:t>
      </w:r>
      <w:r>
        <w:t xml:space="preserve"> object flushes any unwritten information and closes the file object, after which no more writing can be done. </w:t>
      </w:r>
    </w:p>
    <w:p w14:paraId="466E09A4" w14:textId="77777777" w:rsidR="00197092" w:rsidRDefault="00197092">
      <w:pPr>
        <w:spacing w:after="168" w:line="373" w:lineRule="auto"/>
        <w:ind w:left="-5" w:right="262"/>
      </w:pPr>
    </w:p>
    <w:p w14:paraId="442D18B8" w14:textId="77777777" w:rsidR="00197092" w:rsidRDefault="00197092">
      <w:pPr>
        <w:spacing w:after="168" w:line="373" w:lineRule="auto"/>
        <w:ind w:left="-5" w:right="262"/>
      </w:pPr>
    </w:p>
    <w:p w14:paraId="12F160D6" w14:textId="77777777" w:rsidR="00197092" w:rsidRDefault="00197092">
      <w:pPr>
        <w:spacing w:after="168" w:line="373" w:lineRule="auto"/>
        <w:ind w:left="-5" w:right="262"/>
      </w:pPr>
    </w:p>
    <w:p w14:paraId="5B74B93A" w14:textId="77777777" w:rsidR="00197092" w:rsidRDefault="00197092">
      <w:pPr>
        <w:spacing w:after="168" w:line="373" w:lineRule="auto"/>
        <w:ind w:left="-5" w:right="262"/>
      </w:pPr>
    </w:p>
    <w:p w14:paraId="27151B2E" w14:textId="77777777" w:rsidR="00197092" w:rsidRDefault="00197092">
      <w:pPr>
        <w:spacing w:after="168" w:line="373" w:lineRule="auto"/>
        <w:ind w:left="-5" w:right="262"/>
      </w:pPr>
    </w:p>
    <w:p w14:paraId="45F01834" w14:textId="77777777" w:rsidR="000F1FD6" w:rsidRDefault="00A2725C">
      <w:pPr>
        <w:spacing w:after="143"/>
        <w:ind w:left="-5" w:right="262"/>
      </w:pPr>
      <w:r>
        <w:t xml:space="preserve">Syntax </w:t>
      </w:r>
    </w:p>
    <w:p w14:paraId="26DD601A"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48" w:line="266" w:lineRule="auto"/>
        <w:ind w:left="-5"/>
        <w:jc w:val="left"/>
      </w:pPr>
      <w:r>
        <w:rPr>
          <w:color w:val="313131"/>
        </w:rPr>
        <w:t>fileObject</w:t>
      </w:r>
      <w:r>
        <w:rPr>
          <w:color w:val="666600"/>
        </w:rPr>
        <w:t>.</w:t>
      </w:r>
      <w:r>
        <w:rPr>
          <w:color w:val="313131"/>
        </w:rPr>
        <w:t>close</w:t>
      </w:r>
      <w:r>
        <w:rPr>
          <w:color w:val="666600"/>
        </w:rPr>
        <w:t>();</w:t>
      </w:r>
      <w:r>
        <w:rPr>
          <w:color w:val="313131"/>
        </w:rPr>
        <w:t xml:space="preserve"> </w:t>
      </w:r>
    </w:p>
    <w:p w14:paraId="56781A4D" w14:textId="77777777" w:rsidR="000F1FD6" w:rsidRPr="00197092" w:rsidRDefault="00A2725C">
      <w:pPr>
        <w:spacing w:after="180" w:line="259" w:lineRule="auto"/>
        <w:ind w:left="-5"/>
        <w:jc w:val="left"/>
        <w:rPr>
          <w:b/>
          <w:bCs/>
        </w:rPr>
      </w:pPr>
      <w:r w:rsidRPr="00197092">
        <w:rPr>
          <w:b/>
          <w:bCs/>
          <w:color w:val="121214"/>
        </w:rPr>
        <w:t xml:space="preserve">Reading and Writing Files </w:t>
      </w:r>
    </w:p>
    <w:p w14:paraId="5895D848" w14:textId="77777777" w:rsidR="000F1FD6" w:rsidRDefault="00A2725C">
      <w:pPr>
        <w:spacing w:after="167" w:line="373" w:lineRule="auto"/>
        <w:ind w:left="-5" w:right="262"/>
      </w:pPr>
      <w:r>
        <w:t xml:space="preserve">The </w:t>
      </w:r>
      <w:r w:rsidRPr="001D37D5">
        <w:rPr>
          <w:iCs/>
        </w:rPr>
        <w:t>file</w:t>
      </w:r>
      <w:r>
        <w:t xml:space="preserve"> object provides a set of access methods to make our lives easier. We would see how to use </w:t>
      </w:r>
      <w:r w:rsidRPr="001D37D5">
        <w:rPr>
          <w:iCs/>
        </w:rPr>
        <w:t>read()</w:t>
      </w:r>
      <w:r>
        <w:t xml:space="preserve"> and </w:t>
      </w:r>
      <w:r w:rsidRPr="001D37D5">
        <w:rPr>
          <w:iCs/>
        </w:rPr>
        <w:t>write()</w:t>
      </w:r>
      <w:r>
        <w:t xml:space="preserve"> methods to read and write files. </w:t>
      </w:r>
    </w:p>
    <w:p w14:paraId="079739F8" w14:textId="77777777" w:rsidR="000F1FD6" w:rsidRDefault="00A2725C">
      <w:pPr>
        <w:spacing w:after="180" w:line="259" w:lineRule="auto"/>
        <w:ind w:left="-5"/>
        <w:jc w:val="left"/>
      </w:pPr>
      <w:r>
        <w:rPr>
          <w:color w:val="121214"/>
        </w:rPr>
        <w:t xml:space="preserve">The </w:t>
      </w:r>
      <w:r w:rsidRPr="001D37D5">
        <w:rPr>
          <w:iCs/>
          <w:color w:val="121214"/>
        </w:rPr>
        <w:t>write()</w:t>
      </w:r>
      <w:r>
        <w:rPr>
          <w:color w:val="121214"/>
        </w:rPr>
        <w:t xml:space="preserve"> Method</w:t>
      </w:r>
      <w:r>
        <w:rPr>
          <w:b/>
          <w:color w:val="121214"/>
        </w:rPr>
        <w:t xml:space="preserve"> </w:t>
      </w:r>
    </w:p>
    <w:p w14:paraId="4F97A394" w14:textId="72CAE594" w:rsidR="000F1FD6" w:rsidRDefault="00A2725C" w:rsidP="004B1B84">
      <w:pPr>
        <w:spacing w:line="373" w:lineRule="auto"/>
        <w:ind w:left="-5" w:right="262"/>
      </w:pPr>
      <w:r>
        <w:t xml:space="preserve">The </w:t>
      </w:r>
      <w:r w:rsidRPr="001D37D5">
        <w:rPr>
          <w:iCs/>
        </w:rPr>
        <w:t>write()</w:t>
      </w:r>
      <w:r>
        <w:t xml:space="preserve"> method writes any string to an open file. It is important to note that Python strings can have binary data and not just text.The write() method does not add a newline character ('\n') to the end of the string </w:t>
      </w:r>
      <w:r>
        <w:rPr>
          <w:b/>
        </w:rPr>
        <w:t>Syntax</w:t>
      </w:r>
      <w:r>
        <w:t xml:space="preserve"> </w:t>
      </w:r>
    </w:p>
    <w:p w14:paraId="076B3F5C"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420" w:line="266" w:lineRule="auto"/>
        <w:ind w:left="-5"/>
        <w:jc w:val="left"/>
      </w:pPr>
      <w:r>
        <w:rPr>
          <w:color w:val="313131"/>
        </w:rPr>
        <w:t>fileObject</w:t>
      </w:r>
      <w:r>
        <w:rPr>
          <w:color w:val="666600"/>
        </w:rPr>
        <w:t>.</w:t>
      </w:r>
      <w:r>
        <w:rPr>
          <w:color w:val="313131"/>
        </w:rPr>
        <w:t>write</w:t>
      </w:r>
      <w:r>
        <w:rPr>
          <w:color w:val="666600"/>
        </w:rPr>
        <w:t>(</w:t>
      </w:r>
      <w:r>
        <w:rPr>
          <w:color w:val="000088"/>
        </w:rPr>
        <w:t>string</w:t>
      </w:r>
      <w:r>
        <w:rPr>
          <w:color w:val="666600"/>
        </w:rPr>
        <w:t>);</w:t>
      </w:r>
      <w:r>
        <w:rPr>
          <w:color w:val="313131"/>
        </w:rPr>
        <w:t xml:space="preserve"> </w:t>
      </w:r>
    </w:p>
    <w:p w14:paraId="11D3E5E3" w14:textId="2095398F" w:rsidR="000F1FD6" w:rsidRDefault="00A2725C" w:rsidP="004B1B84">
      <w:pPr>
        <w:spacing w:after="0"/>
        <w:ind w:left="-5" w:right="262"/>
      </w:pPr>
      <w:r>
        <w:lastRenderedPageBreak/>
        <w:t xml:space="preserve">Here, passed parameter is the content to be written into the opened fileThe above method would create </w:t>
      </w:r>
      <w:r w:rsidRPr="001D37D5">
        <w:rPr>
          <w:iCs/>
        </w:rPr>
        <w:t>foo.txt</w:t>
      </w:r>
      <w:r>
        <w:t xml:space="preserve"> file and would write given content in that file and finally it would close that file. </w:t>
      </w:r>
    </w:p>
    <w:p w14:paraId="51B0025A" w14:textId="77777777" w:rsidR="004B1B84" w:rsidRDefault="004B1B84" w:rsidP="004B1B84">
      <w:pPr>
        <w:spacing w:after="0"/>
        <w:ind w:left="-5" w:right="262"/>
      </w:pPr>
    </w:p>
    <w:p w14:paraId="35169379" w14:textId="77777777" w:rsidR="000F1FD6" w:rsidRDefault="00A2725C">
      <w:pPr>
        <w:spacing w:after="180" w:line="259" w:lineRule="auto"/>
        <w:ind w:left="-5"/>
        <w:jc w:val="left"/>
      </w:pPr>
      <w:r>
        <w:rPr>
          <w:color w:val="121214"/>
        </w:rPr>
        <w:t xml:space="preserve">The </w:t>
      </w:r>
      <w:r w:rsidRPr="001D37D5">
        <w:rPr>
          <w:iCs/>
          <w:color w:val="121214"/>
        </w:rPr>
        <w:t>read()</w:t>
      </w:r>
      <w:r>
        <w:rPr>
          <w:color w:val="121214"/>
        </w:rPr>
        <w:t xml:space="preserve"> Method</w:t>
      </w:r>
      <w:r>
        <w:rPr>
          <w:b/>
          <w:color w:val="121214"/>
        </w:rPr>
        <w:t xml:space="preserve"> </w:t>
      </w:r>
    </w:p>
    <w:p w14:paraId="3E245DED" w14:textId="77777777" w:rsidR="000F1FD6" w:rsidRDefault="00A2725C">
      <w:pPr>
        <w:spacing w:after="168" w:line="373" w:lineRule="auto"/>
        <w:ind w:left="-5" w:right="262"/>
      </w:pPr>
      <w:r>
        <w:t xml:space="preserve">The </w:t>
      </w:r>
      <w:r w:rsidRPr="001D37D5">
        <w:rPr>
          <w:iCs/>
        </w:rPr>
        <w:t>read()</w:t>
      </w:r>
      <w:r>
        <w:t xml:space="preserve"> method reads a string from an open file. It is important to note that Python strings can have binary data. apart from text data. </w:t>
      </w:r>
    </w:p>
    <w:p w14:paraId="14342631" w14:textId="77777777" w:rsidR="000F1FD6" w:rsidRDefault="00A2725C">
      <w:pPr>
        <w:spacing w:after="143"/>
        <w:ind w:left="-5" w:right="262"/>
      </w:pPr>
      <w:r>
        <w:t xml:space="preserve">Syntax </w:t>
      </w:r>
    </w:p>
    <w:p w14:paraId="2FA9D827"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420" w:line="266" w:lineRule="auto"/>
        <w:ind w:left="-5"/>
        <w:jc w:val="left"/>
      </w:pPr>
      <w:r>
        <w:rPr>
          <w:color w:val="313131"/>
        </w:rPr>
        <w:t>fileObject</w:t>
      </w:r>
      <w:r>
        <w:rPr>
          <w:color w:val="666600"/>
        </w:rPr>
        <w:t>.</w:t>
      </w:r>
      <w:r>
        <w:rPr>
          <w:color w:val="313131"/>
        </w:rPr>
        <w:t>read</w:t>
      </w:r>
      <w:r>
        <w:rPr>
          <w:color w:val="666600"/>
        </w:rPr>
        <w:t>([</w:t>
      </w:r>
      <w:r>
        <w:rPr>
          <w:color w:val="313131"/>
        </w:rPr>
        <w:t>count</w:t>
      </w:r>
      <w:r>
        <w:rPr>
          <w:color w:val="666600"/>
        </w:rPr>
        <w:t>]);</w:t>
      </w:r>
      <w:r>
        <w:rPr>
          <w:color w:val="313131"/>
        </w:rPr>
        <w:t xml:space="preserve"> </w:t>
      </w:r>
    </w:p>
    <w:p w14:paraId="5AB44500" w14:textId="77777777" w:rsidR="000F1FD6" w:rsidRPr="004B1B84" w:rsidRDefault="00A2725C">
      <w:pPr>
        <w:spacing w:after="180" w:line="259" w:lineRule="auto"/>
        <w:ind w:left="-5"/>
        <w:jc w:val="left"/>
        <w:rPr>
          <w:b/>
          <w:bCs/>
        </w:rPr>
      </w:pPr>
      <w:r w:rsidRPr="004B1B84">
        <w:rPr>
          <w:b/>
          <w:bCs/>
          <w:color w:val="121214"/>
        </w:rPr>
        <w:t xml:space="preserve">File Positions </w:t>
      </w:r>
    </w:p>
    <w:p w14:paraId="155BCEC3" w14:textId="6F0B2A79" w:rsidR="000F1FD6" w:rsidRDefault="00A2725C" w:rsidP="004B1B84">
      <w:pPr>
        <w:spacing w:after="240" w:line="373" w:lineRule="auto"/>
        <w:ind w:left="-5" w:right="262"/>
      </w:pPr>
      <w:r>
        <w:t xml:space="preserve">The </w:t>
      </w:r>
      <w:r w:rsidRPr="001D37D5">
        <w:rPr>
          <w:iCs/>
        </w:rPr>
        <w:t>tell()</w:t>
      </w:r>
      <w:r>
        <w:t xml:space="preserve"> method tells you the current position within the file; in other words, the next read or write will occur at that many bytes from the beginning of the file. The </w:t>
      </w:r>
      <w:r w:rsidRPr="001D37D5">
        <w:rPr>
          <w:iCs/>
        </w:rPr>
        <w:t>seek(offset[, from])</w:t>
      </w:r>
      <w:r>
        <w:t xml:space="preserve"> method changes the current file position. The </w:t>
      </w:r>
      <w:r w:rsidRPr="001D37D5">
        <w:rPr>
          <w:iCs/>
        </w:rPr>
        <w:t xml:space="preserve">offset </w:t>
      </w:r>
      <w:r>
        <w:t xml:space="preserve">argument indicates the number of bytes to be moved. </w:t>
      </w:r>
      <w:r w:rsidRPr="001D37D5">
        <w:t>The from</w:t>
      </w:r>
      <w:r>
        <w:t xml:space="preserve"> argument specifies the reference position from where the bytes are to be moved. If </w:t>
      </w:r>
      <w:r w:rsidRPr="001D37D5">
        <w:rPr>
          <w:iCs/>
        </w:rPr>
        <w:t>from</w:t>
      </w:r>
      <w:r>
        <w:t xml:space="preserve"> is set to 0, it means use the beginning of the file as the reference position and 1 means use the current position as the reference position and if it is set to 2 then the end of the file would be taken as the reference position. </w:t>
      </w:r>
    </w:p>
    <w:p w14:paraId="4A91ED48" w14:textId="77777777" w:rsidR="000F1FD6" w:rsidRPr="004B1B84" w:rsidRDefault="00A2725C">
      <w:pPr>
        <w:spacing w:after="180" w:line="259" w:lineRule="auto"/>
        <w:ind w:left="-5"/>
        <w:jc w:val="left"/>
        <w:rPr>
          <w:b/>
          <w:bCs/>
        </w:rPr>
      </w:pPr>
      <w:r w:rsidRPr="004B1B84">
        <w:rPr>
          <w:b/>
          <w:bCs/>
          <w:color w:val="121214"/>
        </w:rPr>
        <w:t xml:space="preserve">Renaming and Deleting Files </w:t>
      </w:r>
    </w:p>
    <w:p w14:paraId="5B48B9D9" w14:textId="77777777" w:rsidR="000F1FD6" w:rsidRDefault="00A2725C">
      <w:pPr>
        <w:spacing w:after="240" w:line="373" w:lineRule="auto"/>
        <w:ind w:left="-5" w:right="262"/>
      </w:pPr>
      <w:r>
        <w:t xml:space="preserve">Python </w:t>
      </w:r>
      <w:r>
        <w:rPr>
          <w:b/>
        </w:rPr>
        <w:t>os</w:t>
      </w:r>
      <w:r>
        <w:t xml:space="preserve"> module provides methods that help you perform file-processing operations, such as renaming and deleting files. </w:t>
      </w:r>
    </w:p>
    <w:p w14:paraId="100E99BE" w14:textId="77777777" w:rsidR="000F1FD6" w:rsidRDefault="00A2725C">
      <w:pPr>
        <w:spacing w:after="292"/>
        <w:ind w:left="-5" w:right="262"/>
      </w:pPr>
      <w:r>
        <w:t xml:space="preserve">To use this module you need to import it first and then you can call any related functions. </w:t>
      </w:r>
    </w:p>
    <w:p w14:paraId="1B2CD4AF" w14:textId="77777777" w:rsidR="000F1FD6" w:rsidRDefault="00A2725C">
      <w:pPr>
        <w:spacing w:after="180" w:line="259" w:lineRule="auto"/>
        <w:ind w:left="-5"/>
        <w:jc w:val="left"/>
      </w:pPr>
      <w:r>
        <w:rPr>
          <w:color w:val="121214"/>
        </w:rPr>
        <w:t>The rename() Method</w:t>
      </w:r>
      <w:r>
        <w:rPr>
          <w:b/>
          <w:color w:val="121214"/>
        </w:rPr>
        <w:t xml:space="preserve"> </w:t>
      </w:r>
    </w:p>
    <w:p w14:paraId="21E7FC11" w14:textId="77777777" w:rsidR="000F1FD6" w:rsidRDefault="00A2725C">
      <w:pPr>
        <w:spacing w:after="292"/>
        <w:ind w:left="-5" w:right="262"/>
      </w:pPr>
      <w:r>
        <w:t xml:space="preserve">The </w:t>
      </w:r>
      <w:r w:rsidRPr="001D37D5">
        <w:rPr>
          <w:iCs/>
        </w:rPr>
        <w:t>rename()</w:t>
      </w:r>
      <w:r>
        <w:t xml:space="preserve"> method takes two arguments, the current filename and the new filename. </w:t>
      </w:r>
    </w:p>
    <w:p w14:paraId="5BBDDE62" w14:textId="77777777" w:rsidR="000F1FD6" w:rsidRDefault="00A2725C">
      <w:pPr>
        <w:spacing w:after="143"/>
        <w:ind w:left="-5" w:right="262"/>
      </w:pPr>
      <w:r>
        <w:t xml:space="preserve">Syntax </w:t>
      </w:r>
    </w:p>
    <w:p w14:paraId="522949E1" w14:textId="7F9A5E41" w:rsidR="000F1FD6" w:rsidRDefault="00A2725C" w:rsidP="008810CB">
      <w:pPr>
        <w:pBdr>
          <w:top w:val="single" w:sz="6" w:space="0" w:color="D6D6D6"/>
          <w:left w:val="single" w:sz="6" w:space="0" w:color="D6D6D6"/>
          <w:bottom w:val="single" w:sz="6" w:space="0" w:color="D6D6D6"/>
          <w:right w:val="single" w:sz="6" w:space="0" w:color="D6D6D6"/>
        </w:pBdr>
        <w:shd w:val="clear" w:color="auto" w:fill="EEEEEE"/>
        <w:spacing w:after="348" w:line="266" w:lineRule="auto"/>
        <w:ind w:left="-5"/>
        <w:jc w:val="left"/>
      </w:pPr>
      <w:r>
        <w:rPr>
          <w:color w:val="313131"/>
        </w:rPr>
        <w:t>os</w:t>
      </w:r>
      <w:r>
        <w:rPr>
          <w:color w:val="666600"/>
        </w:rPr>
        <w:t>.</w:t>
      </w:r>
      <w:r>
        <w:rPr>
          <w:color w:val="313131"/>
        </w:rPr>
        <w:t>rename</w:t>
      </w:r>
      <w:r>
        <w:rPr>
          <w:color w:val="666600"/>
        </w:rPr>
        <w:t>(</w:t>
      </w:r>
      <w:r>
        <w:rPr>
          <w:color w:val="313131"/>
        </w:rPr>
        <w:t>current_file_name</w:t>
      </w:r>
      <w:r>
        <w:rPr>
          <w:color w:val="666600"/>
        </w:rPr>
        <w:t>,</w:t>
      </w:r>
      <w:r>
        <w:rPr>
          <w:color w:val="313131"/>
        </w:rPr>
        <w:t xml:space="preserve"> new_file_name</w:t>
      </w:r>
      <w:r>
        <w:rPr>
          <w:color w:val="666600"/>
        </w:rPr>
        <w:t>)</w:t>
      </w:r>
      <w:r>
        <w:rPr>
          <w:color w:val="313131"/>
        </w:rPr>
        <w:t xml:space="preserve"> </w:t>
      </w:r>
    </w:p>
    <w:p w14:paraId="15042A10" w14:textId="77777777" w:rsidR="000F1FD6" w:rsidRDefault="00A2725C">
      <w:pPr>
        <w:spacing w:after="168" w:line="373" w:lineRule="auto"/>
        <w:ind w:left="-5" w:right="262"/>
      </w:pPr>
      <w:r>
        <w:t xml:space="preserve">You can use the </w:t>
      </w:r>
      <w:r w:rsidRPr="001D37D5">
        <w:rPr>
          <w:iCs/>
        </w:rPr>
        <w:t>remove()</w:t>
      </w:r>
      <w:r>
        <w:t xml:space="preserve"> method to delete files by supplying the name of the file to be deleted as the argument. </w:t>
      </w:r>
    </w:p>
    <w:p w14:paraId="5BCE5BD0" w14:textId="77777777" w:rsidR="000F1FD6" w:rsidRDefault="00A2725C">
      <w:pPr>
        <w:spacing w:after="143"/>
        <w:ind w:left="-5" w:right="262"/>
      </w:pPr>
      <w:r>
        <w:t xml:space="preserve">Syntax </w:t>
      </w:r>
    </w:p>
    <w:p w14:paraId="16A516A7"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48" w:line="266" w:lineRule="auto"/>
        <w:ind w:left="-5"/>
        <w:jc w:val="left"/>
      </w:pPr>
      <w:r>
        <w:rPr>
          <w:color w:val="313131"/>
        </w:rPr>
        <w:t>os</w:t>
      </w:r>
      <w:r>
        <w:rPr>
          <w:color w:val="666600"/>
        </w:rPr>
        <w:t>.</w:t>
      </w:r>
      <w:r>
        <w:rPr>
          <w:color w:val="313131"/>
        </w:rPr>
        <w:t>remove</w:t>
      </w:r>
      <w:r>
        <w:rPr>
          <w:color w:val="666600"/>
        </w:rPr>
        <w:t>(</w:t>
      </w:r>
      <w:r>
        <w:rPr>
          <w:color w:val="313131"/>
        </w:rPr>
        <w:t>file_name</w:t>
      </w:r>
      <w:r>
        <w:rPr>
          <w:color w:val="666600"/>
        </w:rPr>
        <w:t>)</w:t>
      </w:r>
      <w:r>
        <w:rPr>
          <w:color w:val="313131"/>
        </w:rPr>
        <w:t xml:space="preserve"> </w:t>
      </w:r>
    </w:p>
    <w:p w14:paraId="1C773AF1" w14:textId="77777777" w:rsidR="000F1FD6" w:rsidRPr="004B1B84" w:rsidRDefault="00A2725C">
      <w:pPr>
        <w:spacing w:after="180" w:line="259" w:lineRule="auto"/>
        <w:ind w:left="-5"/>
        <w:jc w:val="left"/>
        <w:rPr>
          <w:b/>
          <w:bCs/>
        </w:rPr>
      </w:pPr>
      <w:r w:rsidRPr="004B1B84">
        <w:rPr>
          <w:b/>
          <w:bCs/>
          <w:color w:val="121214"/>
        </w:rPr>
        <w:t xml:space="preserve">Directories in Python </w:t>
      </w:r>
    </w:p>
    <w:p w14:paraId="251CE68D" w14:textId="72387AAE" w:rsidR="000F1FD6" w:rsidRDefault="00A2725C">
      <w:pPr>
        <w:ind w:left="-5" w:right="262"/>
      </w:pPr>
      <w:r>
        <w:t xml:space="preserve">All file are contained within various directories, and Python has no problem handling these too. </w:t>
      </w:r>
    </w:p>
    <w:p w14:paraId="60C56F23" w14:textId="77777777" w:rsidR="000F1FD6" w:rsidRDefault="00A2725C">
      <w:pPr>
        <w:spacing w:after="292"/>
        <w:ind w:left="-5" w:right="262"/>
      </w:pPr>
      <w:r>
        <w:t xml:space="preserve">The </w:t>
      </w:r>
      <w:r>
        <w:rPr>
          <w:b/>
        </w:rPr>
        <w:t>os</w:t>
      </w:r>
      <w:r>
        <w:t xml:space="preserve"> module has several methods that help you create, remove, and change directories. </w:t>
      </w:r>
    </w:p>
    <w:p w14:paraId="1145693C" w14:textId="77777777" w:rsidR="000F1FD6" w:rsidRDefault="00A2725C">
      <w:pPr>
        <w:spacing w:after="180" w:line="259" w:lineRule="auto"/>
        <w:ind w:left="-5"/>
        <w:jc w:val="left"/>
      </w:pPr>
      <w:r>
        <w:rPr>
          <w:color w:val="121214"/>
        </w:rPr>
        <w:lastRenderedPageBreak/>
        <w:t xml:space="preserve">The </w:t>
      </w:r>
      <w:r w:rsidRPr="001D37D5">
        <w:rPr>
          <w:iCs/>
          <w:color w:val="121214"/>
        </w:rPr>
        <w:t>mkdir()</w:t>
      </w:r>
      <w:r>
        <w:rPr>
          <w:color w:val="121214"/>
        </w:rPr>
        <w:t xml:space="preserve"> Method</w:t>
      </w:r>
      <w:r>
        <w:rPr>
          <w:b/>
          <w:color w:val="121214"/>
        </w:rPr>
        <w:t xml:space="preserve"> </w:t>
      </w:r>
    </w:p>
    <w:p w14:paraId="2EE2DC45" w14:textId="77777777" w:rsidR="000F1FD6" w:rsidRDefault="00A2725C">
      <w:pPr>
        <w:spacing w:after="168" w:line="373" w:lineRule="auto"/>
        <w:ind w:left="-5" w:right="262"/>
      </w:pPr>
      <w:r>
        <w:t xml:space="preserve">You can use the </w:t>
      </w:r>
      <w:r w:rsidRPr="001D37D5">
        <w:rPr>
          <w:iCs/>
        </w:rPr>
        <w:t>mkdir()</w:t>
      </w:r>
      <w:r>
        <w:t xml:space="preserve"> method of the </w:t>
      </w:r>
      <w:r>
        <w:rPr>
          <w:b/>
        </w:rPr>
        <w:t>os</w:t>
      </w:r>
      <w:r>
        <w:t xml:space="preserve"> module to create directories in the current directory. You need to supply an argument to this method which contains the name of the directory to be created. </w:t>
      </w:r>
    </w:p>
    <w:p w14:paraId="502902C1" w14:textId="77777777" w:rsidR="000F1FD6" w:rsidRDefault="00A2725C">
      <w:pPr>
        <w:spacing w:after="143"/>
        <w:ind w:left="-5" w:right="262"/>
      </w:pPr>
      <w:r>
        <w:t xml:space="preserve">Syntax </w:t>
      </w:r>
    </w:p>
    <w:p w14:paraId="505B8F16"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55" w:line="259" w:lineRule="auto"/>
        <w:ind w:left="0" w:firstLine="0"/>
        <w:jc w:val="left"/>
      </w:pPr>
      <w:r>
        <w:rPr>
          <w:color w:val="313131"/>
        </w:rPr>
        <w:t>os</w:t>
      </w:r>
      <w:r>
        <w:rPr>
          <w:color w:val="666600"/>
        </w:rPr>
        <w:t>.</w:t>
      </w:r>
      <w:r>
        <w:rPr>
          <w:color w:val="313131"/>
        </w:rPr>
        <w:t>mkdir</w:t>
      </w:r>
      <w:r>
        <w:rPr>
          <w:color w:val="666600"/>
        </w:rPr>
        <w:t>(</w:t>
      </w:r>
      <w:r>
        <w:rPr>
          <w:color w:val="008800"/>
        </w:rPr>
        <w:t>"newdir"</w:t>
      </w:r>
      <w:r>
        <w:rPr>
          <w:color w:val="666600"/>
        </w:rPr>
        <w:t>)</w:t>
      </w:r>
      <w:r>
        <w:rPr>
          <w:color w:val="313131"/>
        </w:rPr>
        <w:t xml:space="preserve"> </w:t>
      </w:r>
    </w:p>
    <w:p w14:paraId="764C6AE3" w14:textId="77777777" w:rsidR="000F1FD6" w:rsidRDefault="00A2725C">
      <w:pPr>
        <w:spacing w:after="168" w:line="373" w:lineRule="auto"/>
        <w:ind w:left="-5" w:right="262"/>
      </w:pPr>
      <w:r>
        <w:t xml:space="preserve">You can use the </w:t>
      </w:r>
      <w:r w:rsidRPr="001D37D5">
        <w:rPr>
          <w:iCs/>
        </w:rPr>
        <w:t xml:space="preserve">chdir() </w:t>
      </w:r>
      <w:r>
        <w:t xml:space="preserve">method to change the current directory. The chdir() method takes an argument, which is the name of the directory that you want to make the current directory. </w:t>
      </w:r>
    </w:p>
    <w:p w14:paraId="6CAD7B80" w14:textId="77777777" w:rsidR="000F1FD6" w:rsidRDefault="00A2725C">
      <w:pPr>
        <w:spacing w:after="143"/>
        <w:ind w:left="-5" w:right="262"/>
      </w:pPr>
      <w:r>
        <w:t xml:space="preserve">Syntax </w:t>
      </w:r>
    </w:p>
    <w:p w14:paraId="5667D336"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55" w:line="259" w:lineRule="auto"/>
        <w:ind w:left="-5" w:right="5787"/>
        <w:jc w:val="left"/>
      </w:pPr>
      <w:r>
        <w:rPr>
          <w:color w:val="313131"/>
        </w:rPr>
        <w:t>os</w:t>
      </w:r>
      <w:r>
        <w:rPr>
          <w:color w:val="666600"/>
        </w:rPr>
        <w:t>.</w:t>
      </w:r>
      <w:r>
        <w:rPr>
          <w:color w:val="313131"/>
        </w:rPr>
        <w:t>chdir</w:t>
      </w:r>
      <w:r>
        <w:rPr>
          <w:color w:val="666600"/>
        </w:rPr>
        <w:t>(</w:t>
      </w:r>
      <w:r>
        <w:rPr>
          <w:color w:val="008800"/>
        </w:rPr>
        <w:t>"newdir"</w:t>
      </w:r>
      <w:r>
        <w:rPr>
          <w:color w:val="666600"/>
        </w:rPr>
        <w:t>)</w:t>
      </w:r>
      <w:r>
        <w:rPr>
          <w:color w:val="313131"/>
        </w:rPr>
        <w:t xml:space="preserve"> </w:t>
      </w:r>
    </w:p>
    <w:p w14:paraId="0BF4D230" w14:textId="77777777" w:rsidR="000F1FD6" w:rsidRDefault="00A2725C">
      <w:pPr>
        <w:spacing w:after="180" w:line="259" w:lineRule="auto"/>
        <w:ind w:left="-5"/>
        <w:jc w:val="left"/>
      </w:pPr>
      <w:r>
        <w:rPr>
          <w:color w:val="121214"/>
        </w:rPr>
        <w:t xml:space="preserve">The </w:t>
      </w:r>
      <w:r w:rsidRPr="001D37D5">
        <w:rPr>
          <w:iCs/>
          <w:color w:val="121214"/>
        </w:rPr>
        <w:t>getcwd()</w:t>
      </w:r>
      <w:r>
        <w:rPr>
          <w:color w:val="121214"/>
        </w:rPr>
        <w:t xml:space="preserve"> Method</w:t>
      </w:r>
      <w:r>
        <w:rPr>
          <w:b/>
          <w:color w:val="121214"/>
        </w:rPr>
        <w:t xml:space="preserve"> </w:t>
      </w:r>
    </w:p>
    <w:p w14:paraId="4A303B6D" w14:textId="77777777" w:rsidR="000F1FD6" w:rsidRDefault="00A2725C">
      <w:pPr>
        <w:spacing w:after="292"/>
        <w:ind w:left="-5" w:right="262"/>
      </w:pPr>
      <w:r>
        <w:t xml:space="preserve">The </w:t>
      </w:r>
      <w:r w:rsidRPr="001D37D5">
        <w:rPr>
          <w:iCs/>
        </w:rPr>
        <w:t>getcwd()</w:t>
      </w:r>
      <w:r>
        <w:t xml:space="preserve"> method displays the current working directory. </w:t>
      </w:r>
    </w:p>
    <w:p w14:paraId="3764A315" w14:textId="77777777" w:rsidR="000F1FD6" w:rsidRDefault="00A2725C">
      <w:pPr>
        <w:spacing w:after="143"/>
        <w:ind w:left="-5" w:right="262"/>
      </w:pPr>
      <w:r>
        <w:t xml:space="preserve">Syntax </w:t>
      </w:r>
    </w:p>
    <w:p w14:paraId="2AD13858"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48" w:line="266" w:lineRule="auto"/>
        <w:ind w:left="-5"/>
        <w:jc w:val="left"/>
      </w:pPr>
      <w:r>
        <w:rPr>
          <w:color w:val="313131"/>
        </w:rPr>
        <w:t>os</w:t>
      </w:r>
      <w:r>
        <w:rPr>
          <w:color w:val="666600"/>
        </w:rPr>
        <w:t>.</w:t>
      </w:r>
      <w:r>
        <w:rPr>
          <w:color w:val="313131"/>
        </w:rPr>
        <w:t>getcwd</w:t>
      </w:r>
      <w:r>
        <w:rPr>
          <w:color w:val="666600"/>
        </w:rPr>
        <w:t>()</w:t>
      </w:r>
      <w:r>
        <w:rPr>
          <w:color w:val="313131"/>
        </w:rPr>
        <w:t xml:space="preserve"> </w:t>
      </w:r>
    </w:p>
    <w:p w14:paraId="47E19DD3" w14:textId="77777777" w:rsidR="000F1FD6" w:rsidRDefault="00A2725C">
      <w:pPr>
        <w:spacing w:after="180" w:line="259" w:lineRule="auto"/>
        <w:ind w:left="-5"/>
        <w:jc w:val="left"/>
      </w:pPr>
      <w:r>
        <w:rPr>
          <w:color w:val="121214"/>
        </w:rPr>
        <w:t xml:space="preserve">The </w:t>
      </w:r>
      <w:r w:rsidRPr="001D37D5">
        <w:rPr>
          <w:iCs/>
          <w:color w:val="121214"/>
        </w:rPr>
        <w:t>rmdir()</w:t>
      </w:r>
      <w:r>
        <w:rPr>
          <w:color w:val="121214"/>
        </w:rPr>
        <w:t xml:space="preserve"> Method</w:t>
      </w:r>
      <w:r>
        <w:rPr>
          <w:b/>
          <w:color w:val="121214"/>
        </w:rPr>
        <w:t xml:space="preserve"> </w:t>
      </w:r>
    </w:p>
    <w:p w14:paraId="35709054" w14:textId="77777777" w:rsidR="000F1FD6" w:rsidRDefault="00A2725C">
      <w:pPr>
        <w:spacing w:after="364"/>
        <w:ind w:left="-5" w:right="262"/>
      </w:pPr>
      <w:r w:rsidRPr="001D37D5">
        <w:t>The rmdir()</w:t>
      </w:r>
      <w:r>
        <w:t xml:space="preserve"> method deletes the directory, which is passed as an argument in the method. </w:t>
      </w:r>
    </w:p>
    <w:p w14:paraId="3A5DB6D7" w14:textId="77777777" w:rsidR="000F1FD6" w:rsidRDefault="00A2725C">
      <w:pPr>
        <w:spacing w:after="292"/>
        <w:ind w:left="-5" w:right="262"/>
      </w:pPr>
      <w:r>
        <w:t xml:space="preserve">Before removing a directory, all the contents in it should be removed. </w:t>
      </w:r>
    </w:p>
    <w:p w14:paraId="383C2528" w14:textId="77777777" w:rsidR="000F1FD6" w:rsidRDefault="00A2725C">
      <w:pPr>
        <w:spacing w:after="143"/>
        <w:ind w:left="-5" w:right="262"/>
      </w:pPr>
      <w:r>
        <w:t xml:space="preserve">Syntax: </w:t>
      </w:r>
    </w:p>
    <w:p w14:paraId="766A3B35" w14:textId="77777777" w:rsidR="000F1FD6" w:rsidRDefault="00A2725C">
      <w:pPr>
        <w:pBdr>
          <w:top w:val="single" w:sz="6" w:space="0" w:color="D6D6D6"/>
          <w:left w:val="single" w:sz="6" w:space="0" w:color="D6D6D6"/>
          <w:bottom w:val="single" w:sz="6" w:space="0" w:color="D6D6D6"/>
          <w:right w:val="single" w:sz="6" w:space="0" w:color="D6D6D6"/>
        </w:pBdr>
        <w:shd w:val="clear" w:color="auto" w:fill="EEEEEE"/>
        <w:spacing w:after="355" w:line="259" w:lineRule="auto"/>
        <w:ind w:left="-5" w:right="5787"/>
        <w:jc w:val="left"/>
      </w:pPr>
      <w:r>
        <w:rPr>
          <w:color w:val="313131"/>
        </w:rPr>
        <w:t>os</w:t>
      </w:r>
      <w:r>
        <w:rPr>
          <w:color w:val="666600"/>
        </w:rPr>
        <w:t>.</w:t>
      </w:r>
      <w:r>
        <w:rPr>
          <w:color w:val="313131"/>
        </w:rPr>
        <w:t>rmdir</w:t>
      </w:r>
      <w:r>
        <w:rPr>
          <w:color w:val="666600"/>
        </w:rPr>
        <w:t>(</w:t>
      </w:r>
      <w:r>
        <w:rPr>
          <w:color w:val="008800"/>
        </w:rPr>
        <w:t>'dirname'</w:t>
      </w:r>
      <w:r>
        <w:rPr>
          <w:color w:val="666600"/>
        </w:rPr>
        <w:t>)</w:t>
      </w:r>
      <w:r>
        <w:rPr>
          <w:color w:val="313131"/>
        </w:rPr>
        <w:t xml:space="preserve"> </w:t>
      </w:r>
    </w:p>
    <w:p w14:paraId="190290D8" w14:textId="77777777" w:rsidR="000F1FD6" w:rsidRDefault="00A2725C">
      <w:pPr>
        <w:spacing w:after="180" w:line="259" w:lineRule="auto"/>
        <w:ind w:left="0" w:firstLine="0"/>
        <w:jc w:val="left"/>
      </w:pPr>
      <w:r>
        <w:rPr>
          <w:b/>
          <w:color w:val="121214"/>
        </w:rPr>
        <w:t xml:space="preserve">File &amp; Directory Related Methods </w:t>
      </w:r>
    </w:p>
    <w:p w14:paraId="127B5CB4" w14:textId="77777777" w:rsidR="000F1FD6" w:rsidRDefault="00A2725C">
      <w:pPr>
        <w:spacing w:after="218" w:line="393" w:lineRule="auto"/>
        <w:ind w:left="-5" w:right="262"/>
      </w:pPr>
      <w:r>
        <w:t xml:space="preserve">There are three important sources, which provide a wide range of utility methods to handle and manipulate files &amp; directories on Windows and Unix operating systems. They are as follows − </w:t>
      </w:r>
    </w:p>
    <w:p w14:paraId="21A01BA4" w14:textId="77777777" w:rsidR="000F1FD6" w:rsidRDefault="000F1FD6">
      <w:pPr>
        <w:numPr>
          <w:ilvl w:val="0"/>
          <w:numId w:val="27"/>
        </w:numPr>
        <w:spacing w:after="394"/>
        <w:ind w:right="283" w:hanging="312"/>
      </w:pPr>
      <w:hyperlink r:id="rId55">
        <w:r>
          <w:rPr>
            <w:color w:val="313131"/>
            <w:u w:val="single" w:color="313131"/>
          </w:rPr>
          <w:t>File Object Methods</w:t>
        </w:r>
      </w:hyperlink>
      <w:hyperlink r:id="rId56">
        <w:r>
          <w:t>:</w:t>
        </w:r>
      </w:hyperlink>
      <w:r>
        <w:t xml:space="preserve"> The </w:t>
      </w:r>
      <w:r w:rsidRPr="001D37D5">
        <w:rPr>
          <w:iCs/>
        </w:rPr>
        <w:t xml:space="preserve">file </w:t>
      </w:r>
      <w:r>
        <w:t xml:space="preserve">object provides functions to manipulate files. </w:t>
      </w:r>
    </w:p>
    <w:p w14:paraId="42B34722" w14:textId="0CEF93D3" w:rsidR="000F1FD6" w:rsidRDefault="000F1FD6" w:rsidP="004B1B84">
      <w:pPr>
        <w:numPr>
          <w:ilvl w:val="0"/>
          <w:numId w:val="27"/>
        </w:numPr>
        <w:spacing w:after="322"/>
        <w:ind w:right="283" w:hanging="312"/>
      </w:pPr>
      <w:hyperlink r:id="rId57">
        <w:r>
          <w:rPr>
            <w:color w:val="313131"/>
            <w:u w:val="single" w:color="313131"/>
          </w:rPr>
          <w:t>OS Object Methods</w:t>
        </w:r>
      </w:hyperlink>
      <w:hyperlink r:id="rId58">
        <w:r>
          <w:t>:</w:t>
        </w:r>
      </w:hyperlink>
      <w:r>
        <w:t xml:space="preserve"> This provides methods to process files as well as directories</w:t>
      </w:r>
      <w:r>
        <w:rPr>
          <w:sz w:val="28"/>
        </w:rPr>
        <w:t xml:space="preserve">. </w:t>
      </w:r>
      <w:r w:rsidRPr="004B1B84">
        <w:rPr>
          <w:sz w:val="28"/>
        </w:rPr>
        <w:t xml:space="preserve">− </w:t>
      </w:r>
    </w:p>
    <w:p w14:paraId="72BCBF70" w14:textId="77777777" w:rsidR="000F1FD6" w:rsidRPr="008810CB" w:rsidRDefault="00A2725C">
      <w:pPr>
        <w:numPr>
          <w:ilvl w:val="0"/>
          <w:numId w:val="27"/>
        </w:numPr>
        <w:spacing w:after="242" w:line="319" w:lineRule="auto"/>
        <w:ind w:right="283" w:hanging="312"/>
      </w:pPr>
      <w:r w:rsidRPr="008810CB">
        <w:rPr>
          <w:b/>
        </w:rPr>
        <w:t>Exception Handling:</w:t>
      </w:r>
      <w:r w:rsidRPr="008810CB">
        <w:t xml:space="preserve"> This would be covered in this tutorial. Here is a list standard Exceptions available in Python:</w:t>
      </w:r>
      <w:hyperlink r:id="rId59">
        <w:r w:rsidR="000F1FD6" w:rsidRPr="008810CB">
          <w:t xml:space="preserve"> </w:t>
        </w:r>
      </w:hyperlink>
      <w:hyperlink r:id="rId60">
        <w:r w:rsidR="000F1FD6" w:rsidRPr="008810CB">
          <w:rPr>
            <w:color w:val="313131"/>
            <w:u w:val="single" w:color="313131"/>
          </w:rPr>
          <w:t>Standard Exceptions</w:t>
        </w:r>
      </w:hyperlink>
      <w:hyperlink r:id="rId61">
        <w:r w:rsidR="000F1FD6" w:rsidRPr="008810CB">
          <w:t>.</w:t>
        </w:r>
      </w:hyperlink>
      <w:r w:rsidRPr="008810CB">
        <w:t xml:space="preserve"> </w:t>
      </w:r>
    </w:p>
    <w:p w14:paraId="4E090E98" w14:textId="77777777" w:rsidR="000F1FD6" w:rsidRDefault="00A2725C">
      <w:pPr>
        <w:numPr>
          <w:ilvl w:val="0"/>
          <w:numId w:val="27"/>
        </w:numPr>
        <w:spacing w:after="223" w:line="248" w:lineRule="auto"/>
        <w:ind w:right="283" w:hanging="312"/>
      </w:pPr>
      <w:r w:rsidRPr="008810CB">
        <w:rPr>
          <w:b/>
        </w:rPr>
        <w:t>Assertions:</w:t>
      </w:r>
      <w:r w:rsidRPr="008810CB">
        <w:t xml:space="preserve"> This would be covered in</w:t>
      </w:r>
      <w:hyperlink r:id="rId62">
        <w:r w:rsidR="000F1FD6" w:rsidRPr="008810CB">
          <w:t xml:space="preserve"> </w:t>
        </w:r>
      </w:hyperlink>
      <w:hyperlink r:id="rId63">
        <w:r w:rsidR="000F1FD6" w:rsidRPr="008810CB">
          <w:rPr>
            <w:color w:val="313131"/>
            <w:u w:val="single" w:color="313131"/>
          </w:rPr>
          <w:t>Assertions in Python</w:t>
        </w:r>
      </w:hyperlink>
      <w:hyperlink r:id="rId64">
        <w:r w:rsidR="000F1FD6">
          <w:rPr>
            <w:sz w:val="28"/>
          </w:rPr>
          <w:t xml:space="preserve"> </w:t>
        </w:r>
      </w:hyperlink>
    </w:p>
    <w:p w14:paraId="4C81AE11" w14:textId="77777777" w:rsidR="000F1FD6" w:rsidRDefault="00A2725C">
      <w:pPr>
        <w:spacing w:after="135" w:line="259" w:lineRule="auto"/>
        <w:ind w:left="0" w:firstLine="0"/>
        <w:jc w:val="left"/>
      </w:pPr>
      <w:r>
        <w:rPr>
          <w:sz w:val="28"/>
        </w:rPr>
        <w:t xml:space="preserve"> </w:t>
      </w:r>
    </w:p>
    <w:p w14:paraId="25FF9BA4" w14:textId="5AE41916" w:rsidR="000F1FD6" w:rsidRDefault="00A2725C">
      <w:pPr>
        <w:spacing w:after="340" w:line="248" w:lineRule="auto"/>
        <w:ind w:left="43" w:right="304"/>
        <w:rPr>
          <w:sz w:val="28"/>
        </w:rPr>
      </w:pPr>
      <w:r>
        <w:rPr>
          <w:sz w:val="28"/>
        </w:rPr>
        <w:lastRenderedPageBreak/>
        <w:t xml:space="preserve">List of Standard Exceptions </w:t>
      </w:r>
      <w:r w:rsidR="004B1B84">
        <w:rPr>
          <w:sz w:val="28"/>
        </w:rPr>
        <w:t>–</w:t>
      </w:r>
      <w:r>
        <w:rPr>
          <w:sz w:val="28"/>
        </w:rPr>
        <w:t xml:space="preserve"> </w:t>
      </w:r>
    </w:p>
    <w:tbl>
      <w:tblPr>
        <w:tblStyle w:val="TableGrid"/>
        <w:tblW w:w="9739" w:type="dxa"/>
        <w:tblInd w:w="34" w:type="dxa"/>
        <w:tblCellMar>
          <w:top w:w="129" w:type="dxa"/>
          <w:left w:w="141" w:type="dxa"/>
        </w:tblCellMar>
        <w:tblLook w:val="04A0" w:firstRow="1" w:lastRow="0" w:firstColumn="1" w:lastColumn="0" w:noHBand="0" w:noVBand="1"/>
      </w:tblPr>
      <w:tblGrid>
        <w:gridCol w:w="2817"/>
        <w:gridCol w:w="6922"/>
      </w:tblGrid>
      <w:tr w:rsidR="004B1B84" w14:paraId="1961D198" w14:textId="77777777" w:rsidTr="004B1B84">
        <w:trPr>
          <w:trHeight w:val="618"/>
        </w:trPr>
        <w:tc>
          <w:tcPr>
            <w:tcW w:w="2817" w:type="dxa"/>
            <w:tcBorders>
              <w:top w:val="single" w:sz="6" w:space="0" w:color="DDDDDD"/>
              <w:left w:val="single" w:sz="6" w:space="0" w:color="DDDDDD"/>
              <w:bottom w:val="single" w:sz="6" w:space="0" w:color="DDDDDD"/>
              <w:right w:val="single" w:sz="6" w:space="0" w:color="DDDDDD"/>
            </w:tcBorders>
            <w:shd w:val="clear" w:color="auto" w:fill="EEEEEE"/>
          </w:tcPr>
          <w:p w14:paraId="2007D6FD" w14:textId="77777777" w:rsidR="004B1B84" w:rsidRDefault="004B1B84" w:rsidP="00A2725C">
            <w:pPr>
              <w:spacing w:after="0" w:line="259" w:lineRule="auto"/>
              <w:ind w:left="0" w:firstLine="0"/>
              <w:jc w:val="left"/>
            </w:pPr>
            <w:r>
              <w:rPr>
                <w:b/>
                <w:color w:val="313131"/>
              </w:rPr>
              <w:t xml:space="preserve">EXCEPTION NAME </w:t>
            </w:r>
            <w:r>
              <w:t xml:space="preserve"> </w:t>
            </w:r>
          </w:p>
        </w:tc>
        <w:tc>
          <w:tcPr>
            <w:tcW w:w="6922" w:type="dxa"/>
            <w:tcBorders>
              <w:top w:val="single" w:sz="6" w:space="0" w:color="DDDDDD"/>
              <w:left w:val="single" w:sz="6" w:space="0" w:color="DDDDDD"/>
              <w:bottom w:val="single" w:sz="6" w:space="0" w:color="DDDDDD"/>
              <w:right w:val="single" w:sz="6" w:space="0" w:color="DDDDDD"/>
            </w:tcBorders>
            <w:shd w:val="clear" w:color="auto" w:fill="EEEEEE"/>
          </w:tcPr>
          <w:p w14:paraId="67CF5E4E" w14:textId="77777777" w:rsidR="004B1B84" w:rsidRDefault="004B1B84" w:rsidP="00A2725C">
            <w:pPr>
              <w:spacing w:after="0" w:line="259" w:lineRule="auto"/>
              <w:ind w:left="4" w:firstLine="0"/>
              <w:jc w:val="left"/>
            </w:pPr>
            <w:r>
              <w:rPr>
                <w:b/>
                <w:color w:val="313131"/>
              </w:rPr>
              <w:t xml:space="preserve">DESCRIPTION </w:t>
            </w:r>
            <w:r>
              <w:t xml:space="preserve"> </w:t>
            </w:r>
          </w:p>
        </w:tc>
      </w:tr>
      <w:tr w:rsidR="004B1B84" w14:paraId="36C38EEA" w14:textId="77777777" w:rsidTr="004B1B84">
        <w:trPr>
          <w:trHeight w:val="626"/>
        </w:trPr>
        <w:tc>
          <w:tcPr>
            <w:tcW w:w="2817" w:type="dxa"/>
            <w:tcBorders>
              <w:top w:val="single" w:sz="6" w:space="0" w:color="DDDDDD"/>
              <w:left w:val="single" w:sz="6" w:space="0" w:color="DDDDDD"/>
              <w:bottom w:val="single" w:sz="6" w:space="0" w:color="DDDDDD"/>
              <w:right w:val="single" w:sz="6" w:space="0" w:color="DDDDDD"/>
            </w:tcBorders>
            <w:vAlign w:val="center"/>
          </w:tcPr>
          <w:p w14:paraId="58B28657" w14:textId="77777777" w:rsidR="004B1B84" w:rsidRDefault="004B1B84" w:rsidP="00A2725C">
            <w:pPr>
              <w:spacing w:after="0" w:line="259" w:lineRule="auto"/>
              <w:ind w:left="0" w:firstLine="0"/>
              <w:jc w:val="left"/>
            </w:pPr>
            <w:r>
              <w:rPr>
                <w:color w:val="313131"/>
              </w:rPr>
              <w:t xml:space="preserve">Exception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53D89471" w14:textId="77777777" w:rsidR="004B1B84" w:rsidRDefault="004B1B84" w:rsidP="00A2725C">
            <w:pPr>
              <w:spacing w:after="0" w:line="259" w:lineRule="auto"/>
              <w:ind w:left="4" w:firstLine="0"/>
              <w:jc w:val="left"/>
            </w:pPr>
            <w:r>
              <w:rPr>
                <w:color w:val="313131"/>
              </w:rPr>
              <w:t xml:space="preserve">Base class for all exceptions </w:t>
            </w:r>
            <w:r>
              <w:t xml:space="preserve"> </w:t>
            </w:r>
          </w:p>
        </w:tc>
      </w:tr>
      <w:tr w:rsidR="004B1B84" w14:paraId="57099187" w14:textId="77777777" w:rsidTr="004B1B84">
        <w:trPr>
          <w:trHeight w:val="526"/>
        </w:trPr>
        <w:tc>
          <w:tcPr>
            <w:tcW w:w="2817" w:type="dxa"/>
            <w:tcBorders>
              <w:top w:val="single" w:sz="6" w:space="0" w:color="DDDDDD"/>
              <w:left w:val="single" w:sz="6" w:space="0" w:color="DDDDDD"/>
              <w:bottom w:val="single" w:sz="6" w:space="0" w:color="DDDDDD"/>
              <w:right w:val="single" w:sz="6" w:space="0" w:color="DDDDDD"/>
            </w:tcBorders>
            <w:vAlign w:val="center"/>
          </w:tcPr>
          <w:p w14:paraId="074E7503" w14:textId="77777777" w:rsidR="004B1B84" w:rsidRDefault="004B1B84" w:rsidP="00A2725C">
            <w:pPr>
              <w:spacing w:after="0" w:line="259" w:lineRule="auto"/>
              <w:ind w:left="0" w:firstLine="0"/>
              <w:jc w:val="left"/>
            </w:pPr>
            <w:r>
              <w:rPr>
                <w:color w:val="313131"/>
              </w:rPr>
              <w:t xml:space="preserve">StopIteration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67EBAAEF" w14:textId="77777777" w:rsidR="004B1B84" w:rsidRDefault="004B1B84" w:rsidP="00A2725C">
            <w:pPr>
              <w:spacing w:after="0" w:line="259" w:lineRule="auto"/>
              <w:ind w:left="4" w:firstLine="0"/>
              <w:jc w:val="left"/>
            </w:pPr>
            <w:r>
              <w:rPr>
                <w:color w:val="313131"/>
              </w:rPr>
              <w:t xml:space="preserve">Raised when the next() method of an iterator does not point to any object. </w:t>
            </w:r>
            <w:r>
              <w:t xml:space="preserve"> </w:t>
            </w:r>
          </w:p>
        </w:tc>
      </w:tr>
      <w:tr w:rsidR="004B1B84" w14:paraId="45094EAE" w14:textId="77777777" w:rsidTr="004B1B84">
        <w:trPr>
          <w:trHeight w:val="562"/>
        </w:trPr>
        <w:tc>
          <w:tcPr>
            <w:tcW w:w="2817" w:type="dxa"/>
            <w:tcBorders>
              <w:top w:val="single" w:sz="6" w:space="0" w:color="DDDDDD"/>
              <w:left w:val="single" w:sz="6" w:space="0" w:color="DDDDDD"/>
              <w:bottom w:val="single" w:sz="6" w:space="0" w:color="DDDDDD"/>
              <w:right w:val="single" w:sz="6" w:space="0" w:color="DDDDDD"/>
            </w:tcBorders>
            <w:vAlign w:val="center"/>
          </w:tcPr>
          <w:p w14:paraId="2520C7CE" w14:textId="77777777" w:rsidR="004B1B84" w:rsidRDefault="004B1B84" w:rsidP="00A2725C">
            <w:pPr>
              <w:spacing w:after="0" w:line="259" w:lineRule="auto"/>
              <w:ind w:left="0" w:firstLine="0"/>
              <w:jc w:val="left"/>
            </w:pPr>
            <w:r>
              <w:rPr>
                <w:color w:val="313131"/>
              </w:rPr>
              <w:t xml:space="preserve">SystemExit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759DE28E" w14:textId="77777777" w:rsidR="004B1B84" w:rsidRDefault="004B1B84" w:rsidP="00A2725C">
            <w:pPr>
              <w:spacing w:after="0" w:line="259" w:lineRule="auto"/>
              <w:ind w:left="4" w:firstLine="0"/>
              <w:jc w:val="left"/>
            </w:pPr>
            <w:r>
              <w:rPr>
                <w:color w:val="313131"/>
              </w:rPr>
              <w:t xml:space="preserve">Raised by the sys.exit() function. </w:t>
            </w:r>
            <w:r>
              <w:t xml:space="preserve"> </w:t>
            </w:r>
          </w:p>
        </w:tc>
      </w:tr>
      <w:tr w:rsidR="004B1B84" w14:paraId="4C3C10D7" w14:textId="77777777" w:rsidTr="004B1B84">
        <w:trPr>
          <w:trHeight w:val="555"/>
        </w:trPr>
        <w:tc>
          <w:tcPr>
            <w:tcW w:w="2817" w:type="dxa"/>
            <w:tcBorders>
              <w:top w:val="single" w:sz="6" w:space="0" w:color="DDDDDD"/>
              <w:left w:val="single" w:sz="6" w:space="0" w:color="DDDDDD"/>
              <w:bottom w:val="single" w:sz="6" w:space="0" w:color="DDDDDD"/>
              <w:right w:val="single" w:sz="6" w:space="0" w:color="DDDDDD"/>
            </w:tcBorders>
            <w:vAlign w:val="center"/>
          </w:tcPr>
          <w:p w14:paraId="111C5509" w14:textId="77777777" w:rsidR="004B1B84" w:rsidRDefault="004B1B84" w:rsidP="00A2725C">
            <w:pPr>
              <w:spacing w:after="0" w:line="259" w:lineRule="auto"/>
              <w:ind w:left="0" w:firstLine="0"/>
              <w:jc w:val="left"/>
            </w:pPr>
            <w:r>
              <w:rPr>
                <w:color w:val="313131"/>
              </w:rPr>
              <w:t xml:space="preserve">StandardError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06F6FC5C" w14:textId="77777777" w:rsidR="004B1B84" w:rsidRDefault="004B1B84" w:rsidP="00A2725C">
            <w:pPr>
              <w:spacing w:after="0" w:line="259" w:lineRule="auto"/>
              <w:ind w:left="4" w:firstLine="0"/>
              <w:jc w:val="left"/>
            </w:pPr>
            <w:r>
              <w:rPr>
                <w:color w:val="313131"/>
              </w:rPr>
              <w:t xml:space="preserve">Base class for all built-in exceptions except StopIteration and SystemExit. </w:t>
            </w:r>
            <w:r>
              <w:t xml:space="preserve"> </w:t>
            </w:r>
          </w:p>
        </w:tc>
      </w:tr>
      <w:tr w:rsidR="004B1B84" w14:paraId="35784D96" w14:textId="77777777" w:rsidTr="004B1B84">
        <w:trPr>
          <w:trHeight w:val="525"/>
        </w:trPr>
        <w:tc>
          <w:tcPr>
            <w:tcW w:w="2817" w:type="dxa"/>
            <w:tcBorders>
              <w:top w:val="single" w:sz="6" w:space="0" w:color="DDDDDD"/>
              <w:left w:val="single" w:sz="6" w:space="0" w:color="DDDDDD"/>
              <w:bottom w:val="single" w:sz="6" w:space="0" w:color="DDDDDD"/>
              <w:right w:val="single" w:sz="6" w:space="0" w:color="DDDDDD"/>
            </w:tcBorders>
          </w:tcPr>
          <w:p w14:paraId="375EE385" w14:textId="77777777" w:rsidR="004B1B84" w:rsidRDefault="004B1B84" w:rsidP="00A2725C">
            <w:pPr>
              <w:spacing w:after="0" w:line="259" w:lineRule="auto"/>
              <w:ind w:left="0" w:firstLine="0"/>
              <w:jc w:val="left"/>
            </w:pPr>
            <w:r>
              <w:rPr>
                <w:color w:val="313131"/>
              </w:rPr>
              <w:t xml:space="preserve">ArithmeticError </w:t>
            </w:r>
            <w:r>
              <w:t xml:space="preserve"> </w:t>
            </w:r>
          </w:p>
        </w:tc>
        <w:tc>
          <w:tcPr>
            <w:tcW w:w="6922" w:type="dxa"/>
            <w:tcBorders>
              <w:top w:val="single" w:sz="6" w:space="0" w:color="DDDDDD"/>
              <w:left w:val="single" w:sz="6" w:space="0" w:color="DDDDDD"/>
              <w:bottom w:val="single" w:sz="6" w:space="0" w:color="DDDDDD"/>
              <w:right w:val="single" w:sz="6" w:space="0" w:color="DDDDDD"/>
            </w:tcBorders>
          </w:tcPr>
          <w:p w14:paraId="4E4B2FDF" w14:textId="77777777" w:rsidR="004B1B84" w:rsidRDefault="004B1B84" w:rsidP="00A2725C">
            <w:pPr>
              <w:spacing w:after="0" w:line="259" w:lineRule="auto"/>
              <w:ind w:left="4" w:firstLine="0"/>
              <w:jc w:val="left"/>
            </w:pPr>
            <w:r>
              <w:rPr>
                <w:color w:val="313131"/>
              </w:rPr>
              <w:t xml:space="preserve">Base class for all errors that occur for numeric calculation. </w:t>
            </w:r>
            <w:r>
              <w:t xml:space="preserve"> </w:t>
            </w:r>
          </w:p>
        </w:tc>
      </w:tr>
      <w:tr w:rsidR="004B1B84" w14:paraId="43005714" w14:textId="77777777" w:rsidTr="004B1B84">
        <w:trPr>
          <w:trHeight w:val="559"/>
        </w:trPr>
        <w:tc>
          <w:tcPr>
            <w:tcW w:w="2817" w:type="dxa"/>
            <w:tcBorders>
              <w:top w:val="single" w:sz="6" w:space="0" w:color="DDDDDD"/>
              <w:left w:val="single" w:sz="6" w:space="0" w:color="DDDDDD"/>
              <w:bottom w:val="single" w:sz="6" w:space="0" w:color="DDDDDD"/>
              <w:right w:val="single" w:sz="6" w:space="0" w:color="DDDDDD"/>
            </w:tcBorders>
            <w:vAlign w:val="center"/>
          </w:tcPr>
          <w:p w14:paraId="63454995" w14:textId="77777777" w:rsidR="004B1B84" w:rsidRDefault="004B1B84" w:rsidP="00A2725C">
            <w:pPr>
              <w:spacing w:after="0" w:line="259" w:lineRule="auto"/>
              <w:ind w:left="0" w:firstLine="0"/>
              <w:jc w:val="left"/>
            </w:pPr>
            <w:r>
              <w:rPr>
                <w:color w:val="313131"/>
              </w:rPr>
              <w:t xml:space="preserve">OverflowError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7424CE04" w14:textId="77777777" w:rsidR="004B1B84" w:rsidRDefault="004B1B84" w:rsidP="00A2725C">
            <w:pPr>
              <w:spacing w:after="0" w:line="259" w:lineRule="auto"/>
              <w:ind w:left="4" w:firstLine="0"/>
              <w:jc w:val="left"/>
            </w:pPr>
            <w:r>
              <w:rPr>
                <w:color w:val="313131"/>
              </w:rPr>
              <w:t xml:space="preserve">Raised when a calculation exceeds maximum limit for a numeric type. </w:t>
            </w:r>
            <w:r>
              <w:t xml:space="preserve"> </w:t>
            </w:r>
          </w:p>
        </w:tc>
      </w:tr>
      <w:tr w:rsidR="004B1B84" w14:paraId="1862516B" w14:textId="77777777" w:rsidTr="004B1B84">
        <w:trPr>
          <w:trHeight w:val="566"/>
        </w:trPr>
        <w:tc>
          <w:tcPr>
            <w:tcW w:w="2817" w:type="dxa"/>
            <w:tcBorders>
              <w:top w:val="single" w:sz="6" w:space="0" w:color="DDDDDD"/>
              <w:left w:val="single" w:sz="6" w:space="0" w:color="DDDDDD"/>
              <w:bottom w:val="single" w:sz="6" w:space="0" w:color="DDDDDD"/>
              <w:right w:val="single" w:sz="6" w:space="0" w:color="DDDDDD"/>
            </w:tcBorders>
            <w:vAlign w:val="center"/>
          </w:tcPr>
          <w:p w14:paraId="7F197C32" w14:textId="77777777" w:rsidR="004B1B84" w:rsidRDefault="004B1B84" w:rsidP="00A2725C">
            <w:pPr>
              <w:spacing w:after="0" w:line="259" w:lineRule="auto"/>
              <w:ind w:left="0" w:firstLine="0"/>
              <w:jc w:val="left"/>
            </w:pPr>
            <w:r>
              <w:rPr>
                <w:color w:val="313131"/>
              </w:rPr>
              <w:t xml:space="preserve">FloatingPointError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0FBE7384" w14:textId="77777777" w:rsidR="004B1B84" w:rsidRDefault="004B1B84" w:rsidP="00A2725C">
            <w:pPr>
              <w:spacing w:after="0" w:line="259" w:lineRule="auto"/>
              <w:ind w:left="4" w:firstLine="0"/>
              <w:jc w:val="left"/>
            </w:pPr>
            <w:r>
              <w:rPr>
                <w:color w:val="313131"/>
              </w:rPr>
              <w:t xml:space="preserve">Raised when a floating point calculation fails. </w:t>
            </w:r>
            <w:r>
              <w:t xml:space="preserve"> </w:t>
            </w:r>
          </w:p>
        </w:tc>
      </w:tr>
      <w:tr w:rsidR="004B1B84" w14:paraId="1047204E" w14:textId="77777777" w:rsidTr="004B1B84">
        <w:trPr>
          <w:trHeight w:val="711"/>
        </w:trPr>
        <w:tc>
          <w:tcPr>
            <w:tcW w:w="2817" w:type="dxa"/>
            <w:tcBorders>
              <w:top w:val="single" w:sz="6" w:space="0" w:color="DDDDDD"/>
              <w:left w:val="single" w:sz="6" w:space="0" w:color="DDDDDD"/>
              <w:bottom w:val="single" w:sz="6" w:space="0" w:color="DDDDDD"/>
              <w:right w:val="single" w:sz="6" w:space="0" w:color="DDDDDD"/>
            </w:tcBorders>
          </w:tcPr>
          <w:p w14:paraId="0EDA2DC5" w14:textId="77777777" w:rsidR="004B1B84" w:rsidRDefault="004B1B84" w:rsidP="00A2725C">
            <w:pPr>
              <w:spacing w:after="0" w:line="259" w:lineRule="auto"/>
              <w:ind w:left="0" w:firstLine="0"/>
              <w:jc w:val="left"/>
            </w:pPr>
            <w:r>
              <w:rPr>
                <w:color w:val="313131"/>
              </w:rPr>
              <w:t xml:space="preserve">ZeroDivisionError </w:t>
            </w:r>
            <w:r>
              <w:t xml:space="preserve"> </w:t>
            </w:r>
          </w:p>
        </w:tc>
        <w:tc>
          <w:tcPr>
            <w:tcW w:w="6922" w:type="dxa"/>
            <w:tcBorders>
              <w:top w:val="single" w:sz="6" w:space="0" w:color="DDDDDD"/>
              <w:left w:val="single" w:sz="6" w:space="0" w:color="DDDDDD"/>
              <w:bottom w:val="single" w:sz="6" w:space="0" w:color="DDDDDD"/>
              <w:right w:val="single" w:sz="6" w:space="0" w:color="DDDDDD"/>
            </w:tcBorders>
          </w:tcPr>
          <w:p w14:paraId="631AA55F" w14:textId="77777777" w:rsidR="004B1B84" w:rsidRDefault="004B1B84" w:rsidP="00A2725C">
            <w:pPr>
              <w:spacing w:after="0" w:line="259" w:lineRule="auto"/>
              <w:ind w:left="4" w:right="114" w:firstLine="0"/>
              <w:jc w:val="left"/>
            </w:pPr>
            <w:r>
              <w:rPr>
                <w:color w:val="313131"/>
              </w:rPr>
              <w:t xml:space="preserve">Raised when division or modulo by zero takes place for all numeric types. </w:t>
            </w:r>
            <w:r>
              <w:t xml:space="preserve"> </w:t>
            </w:r>
          </w:p>
        </w:tc>
      </w:tr>
      <w:tr w:rsidR="004B1B84" w14:paraId="36C103E1" w14:textId="77777777" w:rsidTr="004B1B84">
        <w:trPr>
          <w:trHeight w:val="560"/>
        </w:trPr>
        <w:tc>
          <w:tcPr>
            <w:tcW w:w="2817" w:type="dxa"/>
            <w:tcBorders>
              <w:top w:val="single" w:sz="6" w:space="0" w:color="DDDDDD"/>
              <w:left w:val="single" w:sz="6" w:space="0" w:color="DDDDDD"/>
              <w:bottom w:val="single" w:sz="6" w:space="0" w:color="DDDDDD"/>
              <w:right w:val="single" w:sz="6" w:space="0" w:color="DDDDDD"/>
            </w:tcBorders>
            <w:vAlign w:val="center"/>
          </w:tcPr>
          <w:p w14:paraId="13AF0E4E" w14:textId="77777777" w:rsidR="004B1B84" w:rsidRDefault="004B1B84" w:rsidP="00A2725C">
            <w:pPr>
              <w:spacing w:after="0" w:line="259" w:lineRule="auto"/>
              <w:ind w:left="0" w:firstLine="0"/>
              <w:jc w:val="left"/>
            </w:pPr>
            <w:r>
              <w:rPr>
                <w:color w:val="313131"/>
              </w:rPr>
              <w:t xml:space="preserve">AssertionError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center"/>
          </w:tcPr>
          <w:p w14:paraId="3DC48221" w14:textId="77777777" w:rsidR="004B1B84" w:rsidRDefault="004B1B84" w:rsidP="00A2725C">
            <w:pPr>
              <w:spacing w:after="0" w:line="259" w:lineRule="auto"/>
              <w:ind w:left="4" w:firstLine="0"/>
              <w:jc w:val="left"/>
            </w:pPr>
            <w:r>
              <w:rPr>
                <w:color w:val="313131"/>
              </w:rPr>
              <w:t xml:space="preserve">Raised in case of failure of the Assert statement. </w:t>
            </w:r>
            <w:r>
              <w:t xml:space="preserve"> </w:t>
            </w:r>
          </w:p>
        </w:tc>
      </w:tr>
      <w:tr w:rsidR="004B1B84" w14:paraId="1C7BD379" w14:textId="77777777" w:rsidTr="004B1B84">
        <w:trPr>
          <w:trHeight w:val="563"/>
        </w:trPr>
        <w:tc>
          <w:tcPr>
            <w:tcW w:w="2817" w:type="dxa"/>
            <w:tcBorders>
              <w:top w:val="single" w:sz="6" w:space="0" w:color="DDDDDD"/>
              <w:left w:val="single" w:sz="6" w:space="0" w:color="DDDDDD"/>
              <w:bottom w:val="single" w:sz="6" w:space="0" w:color="DDDDDD"/>
              <w:right w:val="single" w:sz="6" w:space="0" w:color="DDDDDD"/>
            </w:tcBorders>
          </w:tcPr>
          <w:p w14:paraId="25BEAB0D" w14:textId="77777777" w:rsidR="004B1B84" w:rsidRDefault="004B1B84" w:rsidP="00A2725C">
            <w:pPr>
              <w:spacing w:after="0" w:line="259" w:lineRule="auto"/>
              <w:ind w:left="0" w:firstLine="0"/>
              <w:jc w:val="left"/>
            </w:pPr>
            <w:r>
              <w:rPr>
                <w:color w:val="313131"/>
              </w:rPr>
              <w:t xml:space="preserve">AttributeError </w:t>
            </w:r>
            <w:r>
              <w:t xml:space="preserve"> </w:t>
            </w:r>
          </w:p>
        </w:tc>
        <w:tc>
          <w:tcPr>
            <w:tcW w:w="6922" w:type="dxa"/>
            <w:tcBorders>
              <w:top w:val="single" w:sz="6" w:space="0" w:color="DDDDDD"/>
              <w:left w:val="single" w:sz="6" w:space="0" w:color="DDDDDD"/>
              <w:bottom w:val="single" w:sz="6" w:space="0" w:color="DDDDDD"/>
              <w:right w:val="single" w:sz="6" w:space="0" w:color="DDDDDD"/>
            </w:tcBorders>
          </w:tcPr>
          <w:p w14:paraId="1EB4E32C" w14:textId="77777777" w:rsidR="004B1B84" w:rsidRDefault="004B1B84" w:rsidP="00A2725C">
            <w:pPr>
              <w:spacing w:after="0" w:line="259" w:lineRule="auto"/>
              <w:ind w:left="4" w:firstLine="0"/>
              <w:jc w:val="left"/>
            </w:pPr>
            <w:r>
              <w:rPr>
                <w:color w:val="313131"/>
              </w:rPr>
              <w:t xml:space="preserve">Raised in case of failure of attribute reference or assignment. </w:t>
            </w:r>
            <w:r>
              <w:t xml:space="preserve"> </w:t>
            </w:r>
          </w:p>
        </w:tc>
      </w:tr>
      <w:tr w:rsidR="004B1B84" w14:paraId="26FA83CC" w14:textId="77777777" w:rsidTr="004B1B84">
        <w:trPr>
          <w:trHeight w:val="714"/>
        </w:trPr>
        <w:tc>
          <w:tcPr>
            <w:tcW w:w="2817" w:type="dxa"/>
            <w:tcBorders>
              <w:top w:val="single" w:sz="6" w:space="0" w:color="DDDDDD"/>
              <w:left w:val="single" w:sz="6" w:space="0" w:color="DDDDDD"/>
              <w:bottom w:val="single" w:sz="6" w:space="0" w:color="DDDDDD"/>
              <w:right w:val="single" w:sz="6" w:space="0" w:color="DDDDDD"/>
            </w:tcBorders>
          </w:tcPr>
          <w:p w14:paraId="556C7D2E" w14:textId="77777777" w:rsidR="004B1B84" w:rsidRDefault="004B1B84" w:rsidP="00A2725C">
            <w:pPr>
              <w:spacing w:after="0" w:line="259" w:lineRule="auto"/>
              <w:ind w:left="0" w:firstLine="0"/>
              <w:jc w:val="left"/>
            </w:pPr>
            <w:r>
              <w:rPr>
                <w:color w:val="313131"/>
              </w:rPr>
              <w:t xml:space="preserve">EOFError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3E0B3EB4" w14:textId="77777777" w:rsidR="004B1B84" w:rsidRDefault="004B1B84" w:rsidP="00A2725C">
            <w:pPr>
              <w:spacing w:after="0" w:line="297" w:lineRule="auto"/>
              <w:ind w:left="4" w:firstLine="0"/>
              <w:jc w:val="left"/>
            </w:pPr>
            <w:r>
              <w:rPr>
                <w:color w:val="313131"/>
              </w:rPr>
              <w:t xml:space="preserve">Raised when there is no input from either the raw_input() or input() function and the end of file is reached.  </w:t>
            </w:r>
          </w:p>
          <w:p w14:paraId="507155EF" w14:textId="77777777" w:rsidR="004B1B84" w:rsidRDefault="004B1B84" w:rsidP="00A2725C">
            <w:pPr>
              <w:spacing w:after="0" w:line="259" w:lineRule="auto"/>
              <w:ind w:left="4" w:firstLine="0"/>
              <w:jc w:val="left"/>
            </w:pPr>
            <w:r>
              <w:t xml:space="preserve"> </w:t>
            </w:r>
          </w:p>
        </w:tc>
      </w:tr>
      <w:tr w:rsidR="004B1B84" w14:paraId="10FFE0A2" w14:textId="77777777" w:rsidTr="004B1B84">
        <w:trPr>
          <w:trHeight w:val="858"/>
        </w:trPr>
        <w:tc>
          <w:tcPr>
            <w:tcW w:w="2817" w:type="dxa"/>
            <w:tcBorders>
              <w:top w:val="single" w:sz="6" w:space="0" w:color="DDDDDD"/>
              <w:left w:val="single" w:sz="6" w:space="0" w:color="DDDDDD"/>
              <w:bottom w:val="single" w:sz="6" w:space="0" w:color="DDDDDD"/>
              <w:right w:val="single" w:sz="6" w:space="0" w:color="DDDDDD"/>
            </w:tcBorders>
          </w:tcPr>
          <w:p w14:paraId="739EF802" w14:textId="77777777" w:rsidR="004B1B84" w:rsidRDefault="004B1B84" w:rsidP="00A2725C">
            <w:pPr>
              <w:spacing w:after="0" w:line="259" w:lineRule="auto"/>
              <w:ind w:left="2" w:firstLine="0"/>
              <w:jc w:val="left"/>
            </w:pPr>
            <w:r>
              <w:rPr>
                <w:color w:val="313131"/>
              </w:rPr>
              <w:t xml:space="preserve">KeyboardInterrupt </w:t>
            </w:r>
            <w:r>
              <w:t xml:space="preserve"> </w:t>
            </w:r>
          </w:p>
        </w:tc>
        <w:tc>
          <w:tcPr>
            <w:tcW w:w="6922" w:type="dxa"/>
            <w:tcBorders>
              <w:top w:val="single" w:sz="6" w:space="0" w:color="DDDDDD"/>
              <w:left w:val="single" w:sz="6" w:space="0" w:color="DDDDDD"/>
              <w:bottom w:val="single" w:sz="6" w:space="0" w:color="DDDDDD"/>
              <w:right w:val="single" w:sz="6" w:space="0" w:color="DDDDDD"/>
            </w:tcBorders>
          </w:tcPr>
          <w:p w14:paraId="349D48D5" w14:textId="77777777" w:rsidR="004B1B84" w:rsidRDefault="004B1B84" w:rsidP="00A2725C">
            <w:pPr>
              <w:spacing w:after="0" w:line="259" w:lineRule="auto"/>
              <w:ind w:left="0" w:firstLine="0"/>
              <w:jc w:val="left"/>
            </w:pPr>
            <w:r>
              <w:rPr>
                <w:color w:val="313131"/>
              </w:rPr>
              <w:t xml:space="preserve">Raised when the user interrupts program execution, usually by pressing Ctrl+c. </w:t>
            </w:r>
            <w:r>
              <w:t xml:space="preserve"> </w:t>
            </w:r>
          </w:p>
        </w:tc>
      </w:tr>
      <w:tr w:rsidR="004B1B84" w14:paraId="1793FBA2" w14:textId="77777777" w:rsidTr="004B1B84">
        <w:trPr>
          <w:trHeight w:val="575"/>
        </w:trPr>
        <w:tc>
          <w:tcPr>
            <w:tcW w:w="2817" w:type="dxa"/>
            <w:tcBorders>
              <w:top w:val="single" w:sz="6" w:space="0" w:color="DDDDDD"/>
              <w:left w:val="single" w:sz="6" w:space="0" w:color="DDDDDD"/>
              <w:bottom w:val="single" w:sz="6" w:space="0" w:color="DDDDDD"/>
              <w:right w:val="single" w:sz="6" w:space="0" w:color="DDDDDD"/>
            </w:tcBorders>
          </w:tcPr>
          <w:p w14:paraId="435964BE" w14:textId="77777777" w:rsidR="004B1B84" w:rsidRDefault="004B1B84" w:rsidP="00A2725C">
            <w:pPr>
              <w:spacing w:after="0" w:line="259" w:lineRule="auto"/>
              <w:ind w:left="2" w:firstLine="0"/>
              <w:jc w:val="left"/>
            </w:pPr>
            <w:r>
              <w:rPr>
                <w:color w:val="313131"/>
              </w:rPr>
              <w:t xml:space="preserve">LookupError </w:t>
            </w:r>
            <w:r>
              <w:t xml:space="preserve"> </w:t>
            </w:r>
          </w:p>
        </w:tc>
        <w:tc>
          <w:tcPr>
            <w:tcW w:w="6922" w:type="dxa"/>
            <w:tcBorders>
              <w:top w:val="single" w:sz="6" w:space="0" w:color="DDDDDD"/>
              <w:left w:val="single" w:sz="6" w:space="0" w:color="DDDDDD"/>
              <w:bottom w:val="single" w:sz="6" w:space="0" w:color="DDDDDD"/>
              <w:right w:val="single" w:sz="6" w:space="0" w:color="DDDDDD"/>
            </w:tcBorders>
          </w:tcPr>
          <w:p w14:paraId="577AA836" w14:textId="77777777" w:rsidR="004B1B84" w:rsidRDefault="004B1B84" w:rsidP="00A2725C">
            <w:pPr>
              <w:spacing w:after="0" w:line="259" w:lineRule="auto"/>
              <w:ind w:left="0" w:firstLine="0"/>
              <w:jc w:val="left"/>
            </w:pPr>
            <w:r>
              <w:rPr>
                <w:color w:val="313131"/>
              </w:rPr>
              <w:t xml:space="preserve">Base class for all lookup errors. </w:t>
            </w:r>
            <w:r>
              <w:t xml:space="preserve"> </w:t>
            </w:r>
          </w:p>
        </w:tc>
      </w:tr>
      <w:tr w:rsidR="004B1B84" w14:paraId="52AA467A" w14:textId="77777777" w:rsidTr="004B1B84">
        <w:trPr>
          <w:trHeight w:val="1124"/>
        </w:trPr>
        <w:tc>
          <w:tcPr>
            <w:tcW w:w="2817" w:type="dxa"/>
            <w:tcBorders>
              <w:top w:val="single" w:sz="6" w:space="0" w:color="DDDDDD"/>
              <w:left w:val="single" w:sz="6" w:space="0" w:color="DDDDDD"/>
              <w:bottom w:val="single" w:sz="6" w:space="0" w:color="DDDDDD"/>
              <w:right w:val="single" w:sz="6" w:space="0" w:color="DDDDDD"/>
            </w:tcBorders>
          </w:tcPr>
          <w:p w14:paraId="23292B6D" w14:textId="77777777" w:rsidR="004B1B84" w:rsidRDefault="004B1B84" w:rsidP="00A2725C">
            <w:pPr>
              <w:spacing w:after="364" w:line="259" w:lineRule="auto"/>
              <w:ind w:left="50" w:firstLine="0"/>
              <w:jc w:val="left"/>
            </w:pPr>
            <w:r>
              <w:t xml:space="preserve">IndexError  </w:t>
            </w:r>
          </w:p>
          <w:p w14:paraId="7D73C990" w14:textId="77777777" w:rsidR="004B1B84" w:rsidRDefault="004B1B84" w:rsidP="00A2725C">
            <w:pPr>
              <w:spacing w:after="0" w:line="259" w:lineRule="auto"/>
              <w:ind w:left="50" w:firstLine="0"/>
              <w:jc w:val="left"/>
            </w:pPr>
            <w:r>
              <w:t xml:space="preserve">KeyError  </w:t>
            </w:r>
          </w:p>
        </w:tc>
        <w:tc>
          <w:tcPr>
            <w:tcW w:w="6922" w:type="dxa"/>
            <w:tcBorders>
              <w:top w:val="single" w:sz="6" w:space="0" w:color="DDDDDD"/>
              <w:left w:val="single" w:sz="6" w:space="0" w:color="DDDDDD"/>
              <w:bottom w:val="single" w:sz="6" w:space="0" w:color="DDDDDD"/>
              <w:right w:val="single" w:sz="6" w:space="0" w:color="DDDDDD"/>
            </w:tcBorders>
          </w:tcPr>
          <w:p w14:paraId="5E0898C4" w14:textId="77777777" w:rsidR="004B1B84" w:rsidRDefault="004B1B84" w:rsidP="00A2725C">
            <w:pPr>
              <w:spacing w:after="366" w:line="259" w:lineRule="auto"/>
              <w:ind w:left="48" w:firstLine="0"/>
              <w:jc w:val="left"/>
            </w:pPr>
            <w:r>
              <w:t xml:space="preserve">Raised when an index is not found in a sequence.  </w:t>
            </w:r>
          </w:p>
          <w:p w14:paraId="0AD96FFF" w14:textId="77777777" w:rsidR="004B1B84" w:rsidRDefault="004B1B84" w:rsidP="00A2725C">
            <w:pPr>
              <w:spacing w:after="0" w:line="259" w:lineRule="auto"/>
              <w:ind w:left="48" w:firstLine="0"/>
              <w:jc w:val="left"/>
            </w:pPr>
            <w:r>
              <w:t xml:space="preserve">Raised when the specified key is not found in the dictionary.  </w:t>
            </w:r>
          </w:p>
        </w:tc>
      </w:tr>
      <w:tr w:rsidR="004B1B84" w14:paraId="4A693E83" w14:textId="77777777" w:rsidTr="004B1B84">
        <w:trPr>
          <w:trHeight w:val="1126"/>
        </w:trPr>
        <w:tc>
          <w:tcPr>
            <w:tcW w:w="2817" w:type="dxa"/>
            <w:tcBorders>
              <w:top w:val="single" w:sz="6" w:space="0" w:color="DDDDDD"/>
              <w:left w:val="single" w:sz="6" w:space="0" w:color="DDDDDD"/>
              <w:bottom w:val="single" w:sz="6" w:space="0" w:color="DDDDDD"/>
              <w:right w:val="single" w:sz="6" w:space="0" w:color="DDDDDD"/>
            </w:tcBorders>
          </w:tcPr>
          <w:p w14:paraId="695EA30A" w14:textId="77777777" w:rsidR="004B1B84" w:rsidRDefault="004B1B84" w:rsidP="00A2725C">
            <w:pPr>
              <w:spacing w:after="0" w:line="259" w:lineRule="auto"/>
              <w:ind w:left="2" w:firstLine="0"/>
              <w:jc w:val="left"/>
            </w:pPr>
            <w:r>
              <w:rPr>
                <w:color w:val="313131"/>
              </w:rPr>
              <w:t xml:space="preserve">NameError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6EA1A5F9" w14:textId="77777777" w:rsidR="004B1B84" w:rsidRDefault="004B1B84" w:rsidP="00A2725C">
            <w:pPr>
              <w:spacing w:after="0" w:line="259" w:lineRule="auto"/>
              <w:ind w:left="0" w:firstLine="0"/>
              <w:jc w:val="left"/>
            </w:pPr>
            <w:r>
              <w:rPr>
                <w:color w:val="313131"/>
              </w:rPr>
              <w:t xml:space="preserve">Raised when an identifier is not found in the local or global namespace. </w:t>
            </w:r>
            <w:r>
              <w:t xml:space="preserve"> </w:t>
            </w:r>
          </w:p>
        </w:tc>
      </w:tr>
      <w:tr w:rsidR="004B1B84" w14:paraId="3CBDB7E9" w14:textId="77777777" w:rsidTr="00323BE4">
        <w:trPr>
          <w:trHeight w:val="1847"/>
        </w:trPr>
        <w:tc>
          <w:tcPr>
            <w:tcW w:w="2817" w:type="dxa"/>
            <w:tcBorders>
              <w:top w:val="single" w:sz="6" w:space="0" w:color="DDDDDD"/>
              <w:left w:val="single" w:sz="6" w:space="0" w:color="DDDDDD"/>
              <w:bottom w:val="single" w:sz="6" w:space="0" w:color="DDDDDD"/>
              <w:right w:val="single" w:sz="6" w:space="0" w:color="DDDDDD"/>
            </w:tcBorders>
          </w:tcPr>
          <w:p w14:paraId="42900793" w14:textId="77777777" w:rsidR="004B1B84" w:rsidRDefault="004B1B84" w:rsidP="00A2725C">
            <w:pPr>
              <w:spacing w:after="365" w:line="259" w:lineRule="auto"/>
              <w:ind w:left="50" w:firstLine="0"/>
              <w:jc w:val="left"/>
            </w:pPr>
            <w:r>
              <w:lastRenderedPageBreak/>
              <w:t xml:space="preserve">UnboundLocalError  </w:t>
            </w:r>
          </w:p>
          <w:p w14:paraId="05312C5E" w14:textId="77777777" w:rsidR="00323BE4" w:rsidRDefault="00323BE4" w:rsidP="00323BE4">
            <w:pPr>
              <w:spacing w:after="0" w:line="259" w:lineRule="auto"/>
              <w:ind w:left="0" w:firstLine="0"/>
              <w:jc w:val="left"/>
            </w:pPr>
          </w:p>
          <w:p w14:paraId="2A7F6008" w14:textId="4A7FC52D" w:rsidR="004B1B84" w:rsidRDefault="004B1B84" w:rsidP="00323BE4">
            <w:pPr>
              <w:spacing w:after="0" w:line="259" w:lineRule="auto"/>
              <w:ind w:left="0" w:firstLine="0"/>
              <w:jc w:val="left"/>
            </w:pPr>
            <w:r>
              <w:t xml:space="preserve">EnvironmentError  </w:t>
            </w:r>
          </w:p>
        </w:tc>
        <w:tc>
          <w:tcPr>
            <w:tcW w:w="6922" w:type="dxa"/>
            <w:tcBorders>
              <w:top w:val="single" w:sz="6" w:space="0" w:color="DDDDDD"/>
              <w:left w:val="single" w:sz="6" w:space="0" w:color="DDDDDD"/>
              <w:bottom w:val="single" w:sz="6" w:space="0" w:color="DDDDDD"/>
              <w:right w:val="single" w:sz="6" w:space="0" w:color="DDDDDD"/>
            </w:tcBorders>
            <w:vAlign w:val="center"/>
          </w:tcPr>
          <w:p w14:paraId="5571F3E6" w14:textId="77777777" w:rsidR="00323BE4" w:rsidRDefault="004B1B84" w:rsidP="00323BE4">
            <w:pPr>
              <w:spacing w:after="238" w:line="357" w:lineRule="auto"/>
              <w:ind w:left="48" w:firstLine="0"/>
            </w:pPr>
            <w:r>
              <w:t xml:space="preserve">Raised when trying to access a local variable in a function or method but no value has been assigned to it.  </w:t>
            </w:r>
          </w:p>
          <w:p w14:paraId="0836E361" w14:textId="674B791B" w:rsidR="004B1B84" w:rsidRDefault="004B1B84" w:rsidP="00323BE4">
            <w:pPr>
              <w:spacing w:after="238" w:line="357" w:lineRule="auto"/>
              <w:ind w:left="48" w:firstLine="0"/>
            </w:pPr>
            <w:r>
              <w:t xml:space="preserve">Base class for all exceptions that occur outside the Python environment.  </w:t>
            </w:r>
          </w:p>
        </w:tc>
      </w:tr>
      <w:tr w:rsidR="004B1B84" w14:paraId="5CB65C2F" w14:textId="77777777" w:rsidTr="00323BE4">
        <w:trPr>
          <w:trHeight w:val="1283"/>
        </w:trPr>
        <w:tc>
          <w:tcPr>
            <w:tcW w:w="2817" w:type="dxa"/>
            <w:tcBorders>
              <w:top w:val="single" w:sz="6" w:space="0" w:color="DDDDDD"/>
              <w:left w:val="single" w:sz="6" w:space="0" w:color="DDDDDD"/>
              <w:bottom w:val="single" w:sz="6" w:space="0" w:color="DDDDDD"/>
              <w:right w:val="single" w:sz="6" w:space="0" w:color="DDDDDD"/>
            </w:tcBorders>
          </w:tcPr>
          <w:p w14:paraId="55453DE9" w14:textId="77777777" w:rsidR="004B1B84" w:rsidRDefault="004B1B84" w:rsidP="00A2725C">
            <w:pPr>
              <w:spacing w:after="363" w:line="259" w:lineRule="auto"/>
              <w:ind w:left="50" w:firstLine="0"/>
              <w:jc w:val="left"/>
            </w:pPr>
            <w:r>
              <w:t xml:space="preserve">IOError  </w:t>
            </w:r>
          </w:p>
          <w:p w14:paraId="5C64EC6F" w14:textId="77777777" w:rsidR="004B1B84" w:rsidRDefault="004B1B84" w:rsidP="00A2725C">
            <w:pPr>
              <w:spacing w:after="0" w:line="259" w:lineRule="auto"/>
              <w:ind w:left="50" w:firstLine="0"/>
              <w:jc w:val="left"/>
            </w:pPr>
            <w:r>
              <w:t xml:space="preserve">IOError  </w:t>
            </w:r>
          </w:p>
        </w:tc>
        <w:tc>
          <w:tcPr>
            <w:tcW w:w="6922" w:type="dxa"/>
            <w:tcBorders>
              <w:top w:val="single" w:sz="6" w:space="0" w:color="DDDDDD"/>
              <w:left w:val="single" w:sz="6" w:space="0" w:color="DDDDDD"/>
              <w:bottom w:val="single" w:sz="6" w:space="0" w:color="DDDDDD"/>
              <w:right w:val="single" w:sz="6" w:space="0" w:color="DDDDDD"/>
            </w:tcBorders>
            <w:vAlign w:val="center"/>
          </w:tcPr>
          <w:p w14:paraId="26CF4188" w14:textId="77777777" w:rsidR="004B1B84" w:rsidRDefault="004B1B84" w:rsidP="00A2725C">
            <w:pPr>
              <w:spacing w:after="240" w:line="357" w:lineRule="auto"/>
              <w:ind w:left="48" w:firstLine="0"/>
            </w:pPr>
            <w:r>
              <w:t xml:space="preserve">Raised when an input/ output operation fails, such as the print statement or the open() function when trying to open a file that does not exist.  </w:t>
            </w:r>
          </w:p>
          <w:p w14:paraId="7811C4C3" w14:textId="77777777" w:rsidR="004B1B84" w:rsidRDefault="004B1B84" w:rsidP="00A2725C">
            <w:pPr>
              <w:spacing w:after="0" w:line="259" w:lineRule="auto"/>
              <w:ind w:left="48" w:firstLine="0"/>
              <w:jc w:val="left"/>
            </w:pPr>
            <w:r>
              <w:t xml:space="preserve">Raised for operating system-related errors.  </w:t>
            </w:r>
          </w:p>
        </w:tc>
      </w:tr>
      <w:tr w:rsidR="004B1B84" w14:paraId="7E30BCD8" w14:textId="77777777" w:rsidTr="00323BE4">
        <w:trPr>
          <w:trHeight w:val="772"/>
        </w:trPr>
        <w:tc>
          <w:tcPr>
            <w:tcW w:w="2817" w:type="dxa"/>
            <w:tcBorders>
              <w:top w:val="single" w:sz="6" w:space="0" w:color="DDDDDD"/>
              <w:left w:val="single" w:sz="6" w:space="0" w:color="DDDDDD"/>
              <w:bottom w:val="single" w:sz="6" w:space="0" w:color="DDDDDD"/>
              <w:right w:val="single" w:sz="6" w:space="0" w:color="DDDDDD"/>
            </w:tcBorders>
            <w:vAlign w:val="center"/>
          </w:tcPr>
          <w:p w14:paraId="5AFB4DEA" w14:textId="77777777" w:rsidR="004B1B84" w:rsidRDefault="004B1B84" w:rsidP="00A2725C">
            <w:pPr>
              <w:spacing w:after="365" w:line="259" w:lineRule="auto"/>
              <w:ind w:left="50" w:firstLine="0"/>
              <w:jc w:val="left"/>
            </w:pPr>
            <w:r>
              <w:t xml:space="preserve">SyntaxError  </w:t>
            </w:r>
          </w:p>
          <w:p w14:paraId="75E8F7DA" w14:textId="77777777" w:rsidR="004B1B84" w:rsidRDefault="004B1B84" w:rsidP="00A2725C">
            <w:pPr>
              <w:spacing w:after="0" w:line="259" w:lineRule="auto"/>
              <w:ind w:left="50" w:firstLine="0"/>
              <w:jc w:val="left"/>
            </w:pPr>
            <w:r>
              <w:t xml:space="preserve">IndentationError  </w:t>
            </w:r>
          </w:p>
        </w:tc>
        <w:tc>
          <w:tcPr>
            <w:tcW w:w="6922" w:type="dxa"/>
            <w:tcBorders>
              <w:top w:val="single" w:sz="6" w:space="0" w:color="DDDDDD"/>
              <w:left w:val="single" w:sz="6" w:space="0" w:color="DDDDDD"/>
              <w:bottom w:val="single" w:sz="6" w:space="0" w:color="DDDDDD"/>
              <w:right w:val="single" w:sz="6" w:space="0" w:color="DDDDDD"/>
            </w:tcBorders>
            <w:vAlign w:val="center"/>
          </w:tcPr>
          <w:p w14:paraId="05794AFA" w14:textId="77777777" w:rsidR="004B1B84" w:rsidRDefault="004B1B84" w:rsidP="00A2725C">
            <w:pPr>
              <w:spacing w:after="366" w:line="259" w:lineRule="auto"/>
              <w:ind w:left="48" w:firstLine="0"/>
              <w:jc w:val="left"/>
            </w:pPr>
            <w:r>
              <w:t xml:space="preserve">Raised when there is an error in Python syntax.  </w:t>
            </w:r>
          </w:p>
          <w:p w14:paraId="193E1823" w14:textId="77777777" w:rsidR="004B1B84" w:rsidRDefault="004B1B84" w:rsidP="00A2725C">
            <w:pPr>
              <w:spacing w:after="0" w:line="259" w:lineRule="auto"/>
              <w:ind w:left="48" w:firstLine="0"/>
              <w:jc w:val="left"/>
            </w:pPr>
            <w:r>
              <w:t xml:space="preserve">Raised when indentation is not specified properly.  </w:t>
            </w:r>
          </w:p>
        </w:tc>
      </w:tr>
      <w:tr w:rsidR="004B1B84" w14:paraId="19B6B8EB" w14:textId="77777777" w:rsidTr="00323BE4">
        <w:trPr>
          <w:trHeight w:val="675"/>
        </w:trPr>
        <w:tc>
          <w:tcPr>
            <w:tcW w:w="2817" w:type="dxa"/>
            <w:tcBorders>
              <w:top w:val="single" w:sz="6" w:space="0" w:color="DDDDDD"/>
              <w:left w:val="single" w:sz="6" w:space="0" w:color="DDDDDD"/>
              <w:bottom w:val="single" w:sz="6" w:space="0" w:color="DDDDDD"/>
              <w:right w:val="single" w:sz="6" w:space="0" w:color="DDDDDD"/>
            </w:tcBorders>
            <w:vAlign w:val="bottom"/>
          </w:tcPr>
          <w:p w14:paraId="2EC9AB46" w14:textId="77777777" w:rsidR="004B1B84" w:rsidRDefault="004B1B84" w:rsidP="00A2725C">
            <w:pPr>
              <w:spacing w:after="0" w:line="259" w:lineRule="auto"/>
              <w:ind w:left="2" w:firstLine="0"/>
              <w:jc w:val="left"/>
            </w:pPr>
            <w:r>
              <w:rPr>
                <w:color w:val="313131"/>
              </w:rPr>
              <w:t xml:space="preserve">SystemError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09BC5933" w14:textId="77777777" w:rsidR="004B1B84" w:rsidRDefault="004B1B84" w:rsidP="00A2725C">
            <w:pPr>
              <w:spacing w:after="0" w:line="259" w:lineRule="auto"/>
              <w:ind w:left="0" w:firstLine="0"/>
              <w:jc w:val="left"/>
            </w:pPr>
            <w:r>
              <w:rPr>
                <w:color w:val="313131"/>
              </w:rPr>
              <w:t xml:space="preserve">Raised when the interpreter finds an internal problem, but </w:t>
            </w:r>
            <w:r>
              <w:t xml:space="preserve"> </w:t>
            </w:r>
          </w:p>
        </w:tc>
      </w:tr>
      <w:tr w:rsidR="004B1B84" w14:paraId="3E2034DC" w14:textId="77777777" w:rsidTr="00323BE4">
        <w:trPr>
          <w:trHeight w:val="275"/>
        </w:trPr>
        <w:tc>
          <w:tcPr>
            <w:tcW w:w="2817" w:type="dxa"/>
            <w:tcBorders>
              <w:top w:val="single" w:sz="6" w:space="0" w:color="DDDDDD"/>
              <w:left w:val="single" w:sz="6" w:space="0" w:color="DDDDDD"/>
              <w:bottom w:val="single" w:sz="6" w:space="0" w:color="DDDDDD"/>
              <w:right w:val="single" w:sz="6" w:space="0" w:color="DDDDDD"/>
            </w:tcBorders>
            <w:vAlign w:val="center"/>
          </w:tcPr>
          <w:p w14:paraId="11E0DC7A" w14:textId="77777777" w:rsidR="004B1B84" w:rsidRDefault="004B1B84" w:rsidP="00A2725C">
            <w:pPr>
              <w:spacing w:after="0" w:line="259" w:lineRule="auto"/>
              <w:ind w:left="2" w:firstLine="0"/>
              <w:jc w:val="left"/>
            </w:pP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7A76E445" w14:textId="77777777" w:rsidR="004B1B84" w:rsidRDefault="004B1B84" w:rsidP="00A2725C">
            <w:pPr>
              <w:spacing w:after="0" w:line="259" w:lineRule="auto"/>
              <w:ind w:left="0" w:firstLine="0"/>
              <w:jc w:val="left"/>
            </w:pPr>
            <w:r>
              <w:rPr>
                <w:color w:val="313131"/>
              </w:rPr>
              <w:t xml:space="preserve">when this error is encountered the Python interpreter does not exit. </w:t>
            </w:r>
            <w:r>
              <w:t xml:space="preserve"> </w:t>
            </w:r>
          </w:p>
        </w:tc>
      </w:tr>
      <w:tr w:rsidR="004B1B84" w14:paraId="28E97FF2" w14:textId="77777777" w:rsidTr="00323BE4">
        <w:trPr>
          <w:trHeight w:val="678"/>
        </w:trPr>
        <w:tc>
          <w:tcPr>
            <w:tcW w:w="2817" w:type="dxa"/>
            <w:tcBorders>
              <w:top w:val="single" w:sz="6" w:space="0" w:color="DDDDDD"/>
              <w:left w:val="single" w:sz="6" w:space="0" w:color="DDDDDD"/>
              <w:bottom w:val="single" w:sz="6" w:space="0" w:color="DDDDDD"/>
              <w:right w:val="single" w:sz="6" w:space="0" w:color="DDDDDD"/>
            </w:tcBorders>
          </w:tcPr>
          <w:p w14:paraId="7498B742" w14:textId="77777777" w:rsidR="004B1B84" w:rsidRDefault="004B1B84" w:rsidP="00A2725C">
            <w:pPr>
              <w:spacing w:after="0" w:line="259" w:lineRule="auto"/>
              <w:ind w:left="2" w:firstLine="0"/>
              <w:jc w:val="left"/>
            </w:pPr>
            <w:r>
              <w:rPr>
                <w:color w:val="313131"/>
              </w:rPr>
              <w:t xml:space="preserve">SystemExit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21BB48ED" w14:textId="77777777" w:rsidR="004B1B84" w:rsidRDefault="004B1B84" w:rsidP="00A2725C">
            <w:pPr>
              <w:spacing w:after="0" w:line="259" w:lineRule="auto"/>
              <w:ind w:left="0" w:firstLine="0"/>
              <w:jc w:val="left"/>
            </w:pPr>
            <w:r>
              <w:rPr>
                <w:color w:val="313131"/>
              </w:rPr>
              <w:t xml:space="preserve">Raised when Python interpreter is quit by using the sys.exit() function. If not handled in the code, causes the interpreter to exit. </w:t>
            </w:r>
            <w:r>
              <w:t xml:space="preserve"> </w:t>
            </w:r>
          </w:p>
        </w:tc>
      </w:tr>
      <w:tr w:rsidR="004B1B84" w14:paraId="30574911" w14:textId="77777777" w:rsidTr="00323BE4">
        <w:trPr>
          <w:trHeight w:val="704"/>
        </w:trPr>
        <w:tc>
          <w:tcPr>
            <w:tcW w:w="2817" w:type="dxa"/>
            <w:tcBorders>
              <w:top w:val="single" w:sz="6" w:space="0" w:color="DDDDDD"/>
              <w:left w:val="single" w:sz="6" w:space="0" w:color="DDDDDD"/>
              <w:bottom w:val="single" w:sz="6" w:space="0" w:color="DDDDDD"/>
              <w:right w:val="single" w:sz="6" w:space="0" w:color="DDDDDD"/>
            </w:tcBorders>
          </w:tcPr>
          <w:p w14:paraId="20DE2435" w14:textId="77777777" w:rsidR="004B1B84" w:rsidRDefault="004B1B84" w:rsidP="00A2725C">
            <w:pPr>
              <w:spacing w:after="0" w:line="259" w:lineRule="auto"/>
              <w:ind w:left="2" w:firstLine="0"/>
              <w:jc w:val="left"/>
            </w:pPr>
            <w:r>
              <w:rPr>
                <w:color w:val="313131"/>
              </w:rPr>
              <w:t xml:space="preserve">TypeError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051FCF10" w14:textId="77777777" w:rsidR="004B1B84" w:rsidRDefault="004B1B84" w:rsidP="00A2725C">
            <w:pPr>
              <w:spacing w:after="0" w:line="259" w:lineRule="auto"/>
              <w:ind w:left="0" w:firstLine="0"/>
              <w:jc w:val="left"/>
            </w:pPr>
            <w:r>
              <w:rPr>
                <w:color w:val="313131"/>
              </w:rPr>
              <w:t xml:space="preserve">Raised when an operation or function is attempted that is invalid for the specified data type. </w:t>
            </w:r>
            <w:r>
              <w:t xml:space="preserve"> </w:t>
            </w:r>
          </w:p>
        </w:tc>
      </w:tr>
      <w:tr w:rsidR="004B1B84" w14:paraId="46A81054" w14:textId="77777777" w:rsidTr="00323BE4">
        <w:trPr>
          <w:trHeight w:val="575"/>
        </w:trPr>
        <w:tc>
          <w:tcPr>
            <w:tcW w:w="2817" w:type="dxa"/>
            <w:tcBorders>
              <w:top w:val="single" w:sz="6" w:space="0" w:color="DDDDDD"/>
              <w:left w:val="single" w:sz="6" w:space="0" w:color="DDDDDD"/>
              <w:bottom w:val="single" w:sz="6" w:space="0" w:color="DDDDDD"/>
              <w:right w:val="single" w:sz="6" w:space="0" w:color="DDDDDD"/>
            </w:tcBorders>
          </w:tcPr>
          <w:p w14:paraId="1F9AEA1E" w14:textId="77777777" w:rsidR="004B1B84" w:rsidRDefault="004B1B84" w:rsidP="00A2725C">
            <w:pPr>
              <w:spacing w:after="0" w:line="259" w:lineRule="auto"/>
              <w:ind w:left="2" w:firstLine="0"/>
              <w:jc w:val="left"/>
            </w:pPr>
            <w:r>
              <w:rPr>
                <w:color w:val="313131"/>
              </w:rPr>
              <w:t xml:space="preserve">ValueError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15144BAE" w14:textId="77777777" w:rsidR="004B1B84" w:rsidRDefault="004B1B84" w:rsidP="00A2725C">
            <w:pPr>
              <w:spacing w:after="0" w:line="259" w:lineRule="auto"/>
              <w:ind w:left="0" w:firstLine="0"/>
              <w:jc w:val="left"/>
            </w:pPr>
            <w:r>
              <w:rPr>
                <w:color w:val="313131"/>
              </w:rPr>
              <w:t xml:space="preserve">Raised when the built-in function for a data type has the valid type of arguments, but the arguments have invalid values specified. </w:t>
            </w:r>
            <w:r>
              <w:t xml:space="preserve"> </w:t>
            </w:r>
          </w:p>
        </w:tc>
      </w:tr>
      <w:tr w:rsidR="004B1B84" w14:paraId="404B54D5" w14:textId="77777777" w:rsidTr="00323BE4">
        <w:trPr>
          <w:trHeight w:val="401"/>
        </w:trPr>
        <w:tc>
          <w:tcPr>
            <w:tcW w:w="2817" w:type="dxa"/>
            <w:tcBorders>
              <w:top w:val="single" w:sz="6" w:space="0" w:color="DDDDDD"/>
              <w:left w:val="single" w:sz="6" w:space="0" w:color="DDDDDD"/>
              <w:bottom w:val="single" w:sz="6" w:space="0" w:color="DDDDDD"/>
              <w:right w:val="single" w:sz="6" w:space="0" w:color="DDDDDD"/>
            </w:tcBorders>
            <w:vAlign w:val="bottom"/>
          </w:tcPr>
          <w:p w14:paraId="3887303F" w14:textId="77777777" w:rsidR="004B1B84" w:rsidRDefault="004B1B84" w:rsidP="00A2725C">
            <w:pPr>
              <w:spacing w:after="0" w:line="259" w:lineRule="auto"/>
              <w:ind w:left="2" w:firstLine="0"/>
              <w:jc w:val="left"/>
            </w:pPr>
            <w:r>
              <w:rPr>
                <w:color w:val="313131"/>
              </w:rPr>
              <w:t xml:space="preserve">RuntimeError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3552B089" w14:textId="77777777" w:rsidR="004B1B84" w:rsidRDefault="004B1B84" w:rsidP="00A2725C">
            <w:pPr>
              <w:spacing w:after="0" w:line="259" w:lineRule="auto"/>
              <w:ind w:left="0" w:firstLine="0"/>
              <w:jc w:val="left"/>
            </w:pPr>
            <w:r>
              <w:rPr>
                <w:color w:val="313131"/>
              </w:rPr>
              <w:t xml:space="preserve">Raised when a generated error does not fall into any category. </w:t>
            </w:r>
            <w:r>
              <w:t xml:space="preserve"> </w:t>
            </w:r>
          </w:p>
        </w:tc>
      </w:tr>
      <w:tr w:rsidR="004B1B84" w14:paraId="10CD2C5F" w14:textId="77777777" w:rsidTr="00323BE4">
        <w:trPr>
          <w:trHeight w:val="564"/>
        </w:trPr>
        <w:tc>
          <w:tcPr>
            <w:tcW w:w="2817" w:type="dxa"/>
            <w:tcBorders>
              <w:top w:val="single" w:sz="6" w:space="0" w:color="DDDDDD"/>
              <w:left w:val="single" w:sz="6" w:space="0" w:color="DDDDDD"/>
              <w:bottom w:val="single" w:sz="6" w:space="0" w:color="DDDDDD"/>
              <w:right w:val="single" w:sz="6" w:space="0" w:color="DDDDDD"/>
            </w:tcBorders>
          </w:tcPr>
          <w:p w14:paraId="250239C9" w14:textId="77777777" w:rsidR="004B1B84" w:rsidRDefault="004B1B84" w:rsidP="00A2725C">
            <w:pPr>
              <w:spacing w:after="0" w:line="259" w:lineRule="auto"/>
              <w:ind w:left="2" w:firstLine="0"/>
              <w:jc w:val="left"/>
            </w:pPr>
            <w:r>
              <w:rPr>
                <w:color w:val="313131"/>
              </w:rPr>
              <w:t xml:space="preserve">NotImplementedError </w:t>
            </w:r>
            <w:r>
              <w:t xml:space="preserve"> </w:t>
            </w:r>
          </w:p>
        </w:tc>
        <w:tc>
          <w:tcPr>
            <w:tcW w:w="6922" w:type="dxa"/>
            <w:tcBorders>
              <w:top w:val="single" w:sz="6" w:space="0" w:color="DDDDDD"/>
              <w:left w:val="single" w:sz="6" w:space="0" w:color="DDDDDD"/>
              <w:bottom w:val="single" w:sz="6" w:space="0" w:color="DDDDDD"/>
              <w:right w:val="single" w:sz="6" w:space="0" w:color="DDDDDD"/>
            </w:tcBorders>
            <w:vAlign w:val="bottom"/>
          </w:tcPr>
          <w:p w14:paraId="616F95A8" w14:textId="77777777" w:rsidR="004B1B84" w:rsidRDefault="004B1B84" w:rsidP="00A2725C">
            <w:pPr>
              <w:spacing w:after="0" w:line="259" w:lineRule="auto"/>
              <w:ind w:left="0" w:firstLine="0"/>
              <w:jc w:val="left"/>
            </w:pPr>
            <w:r>
              <w:rPr>
                <w:color w:val="313131"/>
              </w:rPr>
              <w:t xml:space="preserve">Raised when an abstract method that needs to be implemented in an inherited class is not actually implemented. </w:t>
            </w:r>
            <w:r>
              <w:t xml:space="preserve"> </w:t>
            </w:r>
          </w:p>
        </w:tc>
      </w:tr>
    </w:tbl>
    <w:p w14:paraId="73F62551" w14:textId="77777777" w:rsidR="00323BE4" w:rsidRDefault="00323BE4" w:rsidP="00323BE4">
      <w:pPr>
        <w:spacing w:after="0" w:line="259" w:lineRule="auto"/>
        <w:ind w:left="0" w:firstLine="0"/>
        <w:jc w:val="left"/>
        <w:rPr>
          <w:sz w:val="32"/>
        </w:rPr>
      </w:pPr>
    </w:p>
    <w:p w14:paraId="2EC5312F" w14:textId="1828E56C" w:rsidR="000F1FD6" w:rsidRPr="00323BE4" w:rsidRDefault="00A2725C" w:rsidP="00323BE4">
      <w:pPr>
        <w:spacing w:after="0" w:line="259" w:lineRule="auto"/>
        <w:ind w:left="0" w:firstLine="0"/>
        <w:jc w:val="left"/>
        <w:rPr>
          <w:b/>
          <w:bCs/>
        </w:rPr>
      </w:pPr>
      <w:r w:rsidRPr="00323BE4">
        <w:rPr>
          <w:b/>
          <w:bCs/>
          <w:color w:val="121214"/>
          <w:sz w:val="32"/>
        </w:rPr>
        <w:t xml:space="preserve">What is Exception? </w:t>
      </w:r>
    </w:p>
    <w:p w14:paraId="424ACF4B" w14:textId="515F0FB0" w:rsidR="000F1FD6" w:rsidRDefault="00A2725C" w:rsidP="0059429D">
      <w:pPr>
        <w:spacing w:after="230" w:line="248" w:lineRule="auto"/>
        <w:ind w:left="43" w:right="304"/>
      </w:pPr>
      <w:r w:rsidRPr="008810CB">
        <w:rPr>
          <w:szCs w:val="22"/>
        </w:rPr>
        <w:t>An exception is an event, which occurs during the execution of a program that disrupts the normal flow of the program's instructions. In general, when a Python script encounters a situation that it cannot cope with, it raises an exception. An exception is a Python object that represents an error. When a Python script raises an exception, it must either handle the exception immediately otherwise it terminates and quits</w:t>
      </w:r>
      <w:r>
        <w:rPr>
          <w:sz w:val="28"/>
        </w:rPr>
        <w:t xml:space="preserve">. </w:t>
      </w:r>
    </w:p>
    <w:p w14:paraId="4AFF3D46" w14:textId="77777777" w:rsidR="000F1FD6" w:rsidRPr="0059429D" w:rsidRDefault="00A2725C">
      <w:pPr>
        <w:spacing w:after="132" w:line="259" w:lineRule="auto"/>
        <w:ind w:left="-5"/>
        <w:jc w:val="left"/>
        <w:rPr>
          <w:b/>
          <w:bCs/>
        </w:rPr>
      </w:pPr>
      <w:r w:rsidRPr="0059429D">
        <w:rPr>
          <w:b/>
          <w:bCs/>
          <w:color w:val="121214"/>
          <w:sz w:val="28"/>
        </w:rPr>
        <w:t xml:space="preserve">Handling an exception </w:t>
      </w:r>
    </w:p>
    <w:p w14:paraId="3CDE75C7" w14:textId="77777777" w:rsidR="000F1FD6" w:rsidRPr="008810CB" w:rsidRDefault="00A2725C">
      <w:pPr>
        <w:spacing w:after="130" w:line="319" w:lineRule="auto"/>
        <w:ind w:left="43" w:right="304"/>
        <w:rPr>
          <w:sz w:val="22"/>
          <w:szCs w:val="22"/>
        </w:rPr>
      </w:pPr>
      <w:r w:rsidRPr="008810CB">
        <w:rPr>
          <w:szCs w:val="22"/>
        </w:rPr>
        <w:t xml:space="preserve">If you have some </w:t>
      </w:r>
      <w:r w:rsidRPr="008810CB">
        <w:rPr>
          <w:iCs/>
          <w:szCs w:val="22"/>
        </w:rPr>
        <w:t xml:space="preserve">suspicious </w:t>
      </w:r>
      <w:r w:rsidRPr="008810CB">
        <w:rPr>
          <w:szCs w:val="22"/>
        </w:rPr>
        <w:t xml:space="preserve">code that may raise an exception, you can defend your program by placing the suspicious code in a </w:t>
      </w:r>
      <w:r w:rsidRPr="008810CB">
        <w:rPr>
          <w:b/>
          <w:szCs w:val="22"/>
        </w:rPr>
        <w:t>try:</w:t>
      </w:r>
      <w:r w:rsidRPr="008810CB">
        <w:rPr>
          <w:szCs w:val="22"/>
        </w:rPr>
        <w:t xml:space="preserve"> block. After the try: block, include an </w:t>
      </w:r>
      <w:r w:rsidRPr="008810CB">
        <w:rPr>
          <w:b/>
          <w:szCs w:val="22"/>
        </w:rPr>
        <w:t>except:</w:t>
      </w:r>
      <w:r w:rsidRPr="008810CB">
        <w:rPr>
          <w:szCs w:val="22"/>
        </w:rPr>
        <w:t xml:space="preserve"> statement, followed by a block of code which handles the problem as elegantly as possible. </w:t>
      </w:r>
    </w:p>
    <w:p w14:paraId="3D593AD8" w14:textId="77777777" w:rsidR="000F1FD6" w:rsidRDefault="00A2725C">
      <w:pPr>
        <w:spacing w:after="0" w:line="259" w:lineRule="auto"/>
        <w:ind w:left="0" w:firstLine="0"/>
        <w:jc w:val="left"/>
      </w:pPr>
      <w:r>
        <w:rPr>
          <w:sz w:val="28"/>
        </w:rPr>
        <w:t xml:space="preserve"> </w:t>
      </w:r>
    </w:p>
    <w:p w14:paraId="23334B5C" w14:textId="77777777" w:rsidR="000F1FD6" w:rsidRDefault="00A2725C">
      <w:pPr>
        <w:spacing w:after="48" w:line="373" w:lineRule="auto"/>
        <w:ind w:left="-5" w:right="262"/>
      </w:pPr>
      <w:r>
        <w:lastRenderedPageBreak/>
        <w:t xml:space="preserve">The Python standard for database interfaces is the Python DB-API. Most Python database interfaces adhere to this standard. </w:t>
      </w:r>
    </w:p>
    <w:p w14:paraId="01DEC891" w14:textId="77777777" w:rsidR="000F1FD6" w:rsidRPr="008810CB" w:rsidRDefault="00A2725C">
      <w:pPr>
        <w:spacing w:after="305" w:line="268" w:lineRule="auto"/>
        <w:ind w:left="-5"/>
        <w:jc w:val="left"/>
        <w:rPr>
          <w:sz w:val="32"/>
          <w:szCs w:val="32"/>
        </w:rPr>
      </w:pPr>
      <w:r w:rsidRPr="008810CB">
        <w:rPr>
          <w:szCs w:val="32"/>
        </w:rPr>
        <w:t>You can choose the right database for your application. Python Database API supports a wide range of database servers such as −</w:t>
      </w:r>
      <w:r w:rsidRPr="008810CB">
        <w:rPr>
          <w:sz w:val="32"/>
          <w:szCs w:val="32"/>
        </w:rPr>
        <w:t xml:space="preserve"> </w:t>
      </w:r>
    </w:p>
    <w:p w14:paraId="5AC1025F" w14:textId="77777777" w:rsidR="000F1FD6" w:rsidRDefault="00A2725C">
      <w:pPr>
        <w:numPr>
          <w:ilvl w:val="0"/>
          <w:numId w:val="28"/>
        </w:numPr>
        <w:spacing w:after="376"/>
        <w:ind w:right="262" w:hanging="312"/>
      </w:pPr>
      <w:r>
        <w:t xml:space="preserve">GadFly </w:t>
      </w:r>
    </w:p>
    <w:p w14:paraId="3984C9FC" w14:textId="77777777" w:rsidR="000F1FD6" w:rsidRDefault="00A2725C">
      <w:pPr>
        <w:numPr>
          <w:ilvl w:val="0"/>
          <w:numId w:val="28"/>
        </w:numPr>
        <w:spacing w:after="374"/>
        <w:ind w:right="262" w:hanging="312"/>
      </w:pPr>
      <w:r>
        <w:t xml:space="preserve">mSQL </w:t>
      </w:r>
    </w:p>
    <w:p w14:paraId="3645A05D" w14:textId="77777777" w:rsidR="000F1FD6" w:rsidRDefault="00A2725C">
      <w:pPr>
        <w:numPr>
          <w:ilvl w:val="0"/>
          <w:numId w:val="28"/>
        </w:numPr>
        <w:spacing w:after="372"/>
        <w:ind w:right="262" w:hanging="312"/>
      </w:pPr>
      <w:r>
        <w:t xml:space="preserve">MySQL </w:t>
      </w:r>
    </w:p>
    <w:p w14:paraId="2825E521" w14:textId="77777777" w:rsidR="000F1FD6" w:rsidRDefault="00A2725C">
      <w:pPr>
        <w:numPr>
          <w:ilvl w:val="0"/>
          <w:numId w:val="28"/>
        </w:numPr>
        <w:spacing w:after="368"/>
        <w:ind w:right="262" w:hanging="312"/>
      </w:pPr>
      <w:r>
        <w:t xml:space="preserve">PostgreSQL </w:t>
      </w:r>
    </w:p>
    <w:p w14:paraId="50D3F88E" w14:textId="77777777" w:rsidR="000F1FD6" w:rsidRDefault="00A2725C">
      <w:pPr>
        <w:numPr>
          <w:ilvl w:val="0"/>
          <w:numId w:val="28"/>
        </w:numPr>
        <w:spacing w:after="373"/>
        <w:ind w:right="262" w:hanging="312"/>
      </w:pPr>
      <w:r>
        <w:t xml:space="preserve">Microsoft SQL Server 2000 </w:t>
      </w:r>
    </w:p>
    <w:p w14:paraId="6EF34A0E" w14:textId="77777777" w:rsidR="000F1FD6" w:rsidRDefault="00A2725C">
      <w:pPr>
        <w:numPr>
          <w:ilvl w:val="0"/>
          <w:numId w:val="28"/>
        </w:numPr>
        <w:spacing w:after="373"/>
        <w:ind w:right="262" w:hanging="312"/>
      </w:pPr>
      <w:r>
        <w:t xml:space="preserve">Informix </w:t>
      </w:r>
    </w:p>
    <w:p w14:paraId="066CFF90" w14:textId="77777777" w:rsidR="000F1FD6" w:rsidRDefault="00A2725C">
      <w:pPr>
        <w:numPr>
          <w:ilvl w:val="0"/>
          <w:numId w:val="28"/>
        </w:numPr>
        <w:spacing w:after="376"/>
        <w:ind w:right="262" w:hanging="312"/>
      </w:pPr>
      <w:r>
        <w:t xml:space="preserve">Interbase </w:t>
      </w:r>
    </w:p>
    <w:p w14:paraId="1E94F02F" w14:textId="77777777" w:rsidR="000F1FD6" w:rsidRDefault="00A2725C">
      <w:pPr>
        <w:numPr>
          <w:ilvl w:val="0"/>
          <w:numId w:val="28"/>
        </w:numPr>
        <w:spacing w:after="376"/>
        <w:ind w:right="262" w:hanging="312"/>
      </w:pPr>
      <w:r>
        <w:t xml:space="preserve">Oracle </w:t>
      </w:r>
    </w:p>
    <w:p w14:paraId="52CF0FBE" w14:textId="77777777" w:rsidR="000F1FD6" w:rsidRDefault="00A2725C">
      <w:pPr>
        <w:numPr>
          <w:ilvl w:val="0"/>
          <w:numId w:val="28"/>
        </w:numPr>
        <w:spacing w:after="365"/>
        <w:ind w:right="262" w:hanging="312"/>
      </w:pPr>
      <w:r>
        <w:t xml:space="preserve">Sybase </w:t>
      </w:r>
    </w:p>
    <w:p w14:paraId="6C9BCF9A" w14:textId="77777777" w:rsidR="000F1FD6" w:rsidRDefault="00A2725C">
      <w:pPr>
        <w:spacing w:after="243" w:line="373" w:lineRule="auto"/>
        <w:ind w:left="-5" w:right="262"/>
      </w:pPr>
      <w:r>
        <w:t xml:space="preserve">The DB API provides a minimal standard for working with databases using Python structures and syntax wherever possible. This API includes the following: </w:t>
      </w:r>
    </w:p>
    <w:p w14:paraId="30783025" w14:textId="77777777" w:rsidR="000F1FD6" w:rsidRDefault="00A2725C">
      <w:pPr>
        <w:numPr>
          <w:ilvl w:val="0"/>
          <w:numId w:val="28"/>
        </w:numPr>
        <w:spacing w:after="367"/>
        <w:ind w:right="262" w:hanging="312"/>
      </w:pPr>
      <w:r>
        <w:t xml:space="preserve">Importing the API module. </w:t>
      </w:r>
    </w:p>
    <w:p w14:paraId="0DDBD62F" w14:textId="77777777" w:rsidR="000F1FD6" w:rsidRDefault="00A2725C">
      <w:pPr>
        <w:numPr>
          <w:ilvl w:val="0"/>
          <w:numId w:val="28"/>
        </w:numPr>
        <w:spacing w:after="367"/>
        <w:ind w:right="262" w:hanging="312"/>
      </w:pPr>
      <w:r>
        <w:t xml:space="preserve">Acquiring a connection with the database. </w:t>
      </w:r>
    </w:p>
    <w:p w14:paraId="45B47B47" w14:textId="77777777" w:rsidR="000F1FD6" w:rsidRDefault="00A2725C">
      <w:pPr>
        <w:numPr>
          <w:ilvl w:val="0"/>
          <w:numId w:val="28"/>
        </w:numPr>
        <w:spacing w:after="368"/>
        <w:ind w:right="262" w:hanging="312"/>
      </w:pPr>
      <w:r>
        <w:t xml:space="preserve">Issuing SQL statements and stored procedures. </w:t>
      </w:r>
    </w:p>
    <w:p w14:paraId="37EA2118" w14:textId="77777777" w:rsidR="000F1FD6" w:rsidRDefault="00A2725C">
      <w:pPr>
        <w:numPr>
          <w:ilvl w:val="0"/>
          <w:numId w:val="28"/>
        </w:numPr>
        <w:spacing w:after="173"/>
        <w:ind w:right="262" w:hanging="312"/>
      </w:pPr>
      <w:r>
        <w:t xml:space="preserve">Closing the connection </w:t>
      </w:r>
    </w:p>
    <w:p w14:paraId="6B1DAD2F" w14:textId="2B19AD7F" w:rsidR="000F1FD6" w:rsidRDefault="0059429D" w:rsidP="008810CB">
      <w:pPr>
        <w:spacing w:after="56" w:line="259" w:lineRule="auto"/>
        <w:ind w:left="0" w:firstLine="0"/>
        <w:jc w:val="left"/>
      </w:pPr>
      <w:r w:rsidRPr="00E947ED">
        <w:rPr>
          <w:b/>
          <w:bCs/>
          <w:sz w:val="32"/>
          <w:szCs w:val="40"/>
        </w:rPr>
        <w:t>5.3</w:t>
      </w:r>
      <w:r w:rsidRPr="00E947ED">
        <w:rPr>
          <w:sz w:val="32"/>
          <w:szCs w:val="40"/>
        </w:rPr>
        <w:t xml:space="preserve"> </w:t>
      </w:r>
      <w:r w:rsidRPr="00E947ED">
        <w:rPr>
          <w:b/>
          <w:sz w:val="44"/>
          <w:szCs w:val="40"/>
        </w:rPr>
        <w:t xml:space="preserve"> </w:t>
      </w:r>
      <w:r>
        <w:rPr>
          <w:b/>
          <w:sz w:val="28"/>
        </w:rPr>
        <w:t xml:space="preserve">SYSTEM TESTING </w:t>
      </w:r>
    </w:p>
    <w:p w14:paraId="7F525D32" w14:textId="66363F4F" w:rsidR="000F1FD6" w:rsidRDefault="00A2725C" w:rsidP="0059429D">
      <w:pPr>
        <w:spacing w:after="0" w:line="358" w:lineRule="auto"/>
        <w:ind w:left="-5" w:right="262"/>
      </w:pPr>
      <w:r>
        <w:rPr>
          <w:sz w:val="22"/>
        </w:rPr>
        <w:t xml:space="preserve"> </w:t>
      </w:r>
      <w:r>
        <w:t xml:space="preserve">           The purpose of testing is to discover errors. Testing is the process of trying to discover every conceivable fault or weakness in a work product. It provides a way to check the functionality of components, sub 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 </w:t>
      </w:r>
    </w:p>
    <w:p w14:paraId="15CE3430" w14:textId="77777777" w:rsidR="000F1FD6" w:rsidRDefault="00A2725C">
      <w:pPr>
        <w:spacing w:after="115" w:line="259" w:lineRule="auto"/>
        <w:ind w:left="0" w:firstLine="0"/>
        <w:jc w:val="left"/>
      </w:pPr>
      <w:r>
        <w:t xml:space="preserve"> </w:t>
      </w:r>
    </w:p>
    <w:p w14:paraId="519E2F81" w14:textId="77777777" w:rsidR="008810CB" w:rsidRDefault="008810CB">
      <w:pPr>
        <w:spacing w:after="112" w:line="259" w:lineRule="auto"/>
        <w:ind w:left="0" w:firstLine="0"/>
        <w:jc w:val="left"/>
        <w:rPr>
          <w:b/>
          <w:i/>
        </w:rPr>
      </w:pPr>
    </w:p>
    <w:p w14:paraId="22B4D401" w14:textId="4C6ECC3D" w:rsidR="000F1FD6" w:rsidRPr="00E947ED" w:rsidRDefault="00A2725C">
      <w:pPr>
        <w:spacing w:after="112" w:line="259" w:lineRule="auto"/>
        <w:ind w:left="0" w:firstLine="0"/>
        <w:jc w:val="left"/>
        <w:rPr>
          <w:iCs/>
        </w:rPr>
      </w:pPr>
      <w:r w:rsidRPr="00E947ED">
        <w:rPr>
          <w:b/>
          <w:iCs/>
        </w:rPr>
        <w:lastRenderedPageBreak/>
        <w:t xml:space="preserve">TYPES OF TESTS </w:t>
      </w:r>
    </w:p>
    <w:p w14:paraId="0E35F78B" w14:textId="77777777" w:rsidR="000F1FD6" w:rsidRDefault="00A2725C">
      <w:pPr>
        <w:pStyle w:val="Heading4"/>
        <w:ind w:left="-5"/>
      </w:pPr>
      <w:r>
        <w:t xml:space="preserve">Unit testing </w:t>
      </w:r>
    </w:p>
    <w:p w14:paraId="6CA157CD" w14:textId="77777777" w:rsidR="0059429D" w:rsidRDefault="00A2725C">
      <w:pPr>
        <w:spacing w:after="0" w:line="357" w:lineRule="auto"/>
        <w:ind w:left="-5" w:right="262"/>
      </w:pPr>
      <w: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 </w:t>
      </w:r>
    </w:p>
    <w:p w14:paraId="194220E3" w14:textId="77777777" w:rsidR="0059429D" w:rsidRDefault="00A2725C" w:rsidP="0059429D">
      <w:pPr>
        <w:spacing w:after="0" w:line="357" w:lineRule="auto"/>
        <w:ind w:left="-5" w:right="262"/>
        <w:rPr>
          <w:b/>
        </w:rPr>
      </w:pPr>
      <w:r>
        <w:rPr>
          <w:b/>
        </w:rPr>
        <w:t>Integration testing</w:t>
      </w:r>
    </w:p>
    <w:p w14:paraId="09FEFE5A" w14:textId="37CEF2B7" w:rsidR="000F1FD6" w:rsidRDefault="00A2725C" w:rsidP="0059429D">
      <w:pPr>
        <w:spacing w:after="0" w:line="357" w:lineRule="auto"/>
        <w:ind w:left="-5" w:right="262"/>
      </w:pPr>
      <w: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 </w:t>
      </w:r>
    </w:p>
    <w:p w14:paraId="16707BCB" w14:textId="77777777" w:rsidR="000F1FD6" w:rsidRDefault="00A2725C">
      <w:pPr>
        <w:pStyle w:val="Heading4"/>
        <w:ind w:left="-5"/>
      </w:pPr>
      <w:r>
        <w:t xml:space="preserve">Functional test </w:t>
      </w:r>
    </w:p>
    <w:p w14:paraId="7449DDF4" w14:textId="77777777" w:rsidR="000F1FD6" w:rsidRDefault="00A2725C">
      <w:pPr>
        <w:spacing w:after="2" w:line="356" w:lineRule="auto"/>
        <w:ind w:left="-5" w:right="262"/>
      </w:pPr>
      <w:r>
        <w:t xml:space="preserve">        Functional tests provide systematic demonstrations that functions tested are available as specified by the business and technical requirements, system documentation, and user manuals. </w:t>
      </w:r>
    </w:p>
    <w:p w14:paraId="50D4D738" w14:textId="77777777" w:rsidR="000F1FD6" w:rsidRDefault="00A2725C">
      <w:pPr>
        <w:spacing w:after="150"/>
        <w:ind w:left="-5" w:right="262"/>
      </w:pPr>
      <w:r>
        <w:t xml:space="preserve">Functional testing is centered on the following items: </w:t>
      </w:r>
    </w:p>
    <w:p w14:paraId="105169AC" w14:textId="77777777" w:rsidR="000F1FD6" w:rsidRDefault="00A2725C">
      <w:pPr>
        <w:ind w:left="-5" w:right="262"/>
      </w:pPr>
      <w:r>
        <w:t xml:space="preserve">Valid Input               :  identified classes of valid input must be accepted. </w:t>
      </w:r>
    </w:p>
    <w:p w14:paraId="1E4F954C" w14:textId="1BDA1CD1" w:rsidR="000F1FD6" w:rsidRDefault="00A2725C">
      <w:pPr>
        <w:ind w:left="-5" w:right="262"/>
      </w:pPr>
      <w:r>
        <w:t xml:space="preserve">Invalid Input            : identified classes of invalid input must be rejected. </w:t>
      </w:r>
    </w:p>
    <w:p w14:paraId="6E1F45B8" w14:textId="199039A5" w:rsidR="000F1FD6" w:rsidRDefault="00A2725C">
      <w:pPr>
        <w:ind w:left="-5" w:right="262"/>
      </w:pPr>
      <w:r>
        <w:t xml:space="preserve">Functions                 : identified functions must be exercised. </w:t>
      </w:r>
    </w:p>
    <w:p w14:paraId="40C29E21" w14:textId="5385BB49" w:rsidR="000F1FD6" w:rsidRDefault="00A2725C">
      <w:pPr>
        <w:ind w:left="-5" w:right="262"/>
      </w:pPr>
      <w:r>
        <w:t xml:space="preserve">Output             </w:t>
      </w:r>
      <w:r w:rsidR="008810CB">
        <w:t xml:space="preserve">       </w:t>
      </w:r>
      <w:r>
        <w:t xml:space="preserve">  : identified classes of application outputs must be exercised. </w:t>
      </w:r>
    </w:p>
    <w:p w14:paraId="05391C40" w14:textId="77777777" w:rsidR="000F1FD6" w:rsidRDefault="00A2725C">
      <w:pPr>
        <w:ind w:left="-5" w:right="262"/>
      </w:pPr>
      <w:r>
        <w:t xml:space="preserve">Systems/Procedures: interfacing systems or procedures must be invoked. </w:t>
      </w:r>
    </w:p>
    <w:p w14:paraId="6B7B0FD0" w14:textId="6EA171C7" w:rsidR="000F1FD6" w:rsidRDefault="00A2725C" w:rsidP="0059429D">
      <w:pPr>
        <w:spacing w:after="112" w:line="259" w:lineRule="auto"/>
        <w:ind w:left="0" w:firstLine="0"/>
        <w:jc w:val="left"/>
      </w:pPr>
      <w: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 </w:t>
      </w:r>
      <w:r>
        <w:rPr>
          <w:b/>
        </w:rPr>
        <w:t xml:space="preserve">System Test </w:t>
      </w:r>
    </w:p>
    <w:p w14:paraId="76A2DE73" w14:textId="23FC29BE" w:rsidR="000F1FD6" w:rsidRDefault="00A2725C" w:rsidP="008810CB">
      <w:pPr>
        <w:spacing w:after="0" w:line="358" w:lineRule="auto"/>
        <w:ind w:left="-5" w:right="262"/>
      </w:pPr>
      <w:r>
        <w:t xml:space="preserve">     System testing ensures that the entire integrated software system meets requirements. It tests a configuration to ensure known and predictable results. An example of system testing is the configuration oriented system integration test. System testing is based on process descriptions and flows, emphasizing pre-driven process links and integration points. </w:t>
      </w:r>
    </w:p>
    <w:p w14:paraId="613CCB0D" w14:textId="77777777" w:rsidR="000F1FD6" w:rsidRDefault="00A2725C">
      <w:pPr>
        <w:pStyle w:val="Heading4"/>
        <w:ind w:left="-5"/>
      </w:pPr>
      <w:r>
        <w:t xml:space="preserve">White Box Testing </w:t>
      </w:r>
    </w:p>
    <w:p w14:paraId="52959746" w14:textId="2F00945E" w:rsidR="000F1FD6" w:rsidRDefault="00A2725C" w:rsidP="0059429D">
      <w:pPr>
        <w:spacing w:after="2" w:line="357" w:lineRule="auto"/>
        <w:ind w:left="-5" w:right="262"/>
      </w:pPr>
      <w:r>
        <w:t xml:space="preserve">        White Box Testing is a testing in which in which the software tester has knowledge of the inner workings, structure and language of the software, or at least its purpose. It is purpose. It is used to test areas that cannot be reached from a black box level. </w:t>
      </w:r>
    </w:p>
    <w:p w14:paraId="4FD94959" w14:textId="77777777" w:rsidR="000F1FD6" w:rsidRDefault="00A2725C">
      <w:pPr>
        <w:pStyle w:val="Heading4"/>
        <w:ind w:left="-5"/>
      </w:pPr>
      <w:r>
        <w:lastRenderedPageBreak/>
        <w:t xml:space="preserve">Black Box Testing </w:t>
      </w:r>
    </w:p>
    <w:p w14:paraId="68AC5C5F" w14:textId="32FFF02A" w:rsidR="000F1FD6" w:rsidRDefault="00A2725C" w:rsidP="0059429D">
      <w:pPr>
        <w:spacing w:after="0" w:line="357" w:lineRule="auto"/>
        <w:ind w:left="-5" w:right="262"/>
      </w:pPr>
      <w: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under test is treated, as a black box .you cannot “see” into it. The test provides inputs and responds to outputs without considering how the software works. </w:t>
      </w:r>
    </w:p>
    <w:p w14:paraId="37609D67" w14:textId="77777777" w:rsidR="000F1FD6" w:rsidRDefault="00A2725C">
      <w:pPr>
        <w:spacing w:after="114" w:line="259" w:lineRule="auto"/>
        <w:ind w:left="-5"/>
        <w:jc w:val="left"/>
      </w:pPr>
      <w:r>
        <w:rPr>
          <w:b/>
        </w:rPr>
        <w:t xml:space="preserve">Unit Testing: </w:t>
      </w:r>
    </w:p>
    <w:p w14:paraId="108339AF" w14:textId="77777777" w:rsidR="000F1FD6" w:rsidRDefault="00A2725C">
      <w:pPr>
        <w:spacing w:after="1" w:line="357" w:lineRule="auto"/>
        <w:ind w:left="-5" w:right="262"/>
      </w:pPr>
      <w:r>
        <w:t xml:space="preserve"> Unit testing is usually conducted as part of a combined code and unit test phase of the software lifecycle, although it is not uncommon for coding and unit testing to be conducted as two distinct phases. </w:t>
      </w:r>
    </w:p>
    <w:p w14:paraId="1548AA12" w14:textId="77777777" w:rsidR="000F1FD6" w:rsidRDefault="00A2725C">
      <w:pPr>
        <w:spacing w:after="114" w:line="259" w:lineRule="auto"/>
        <w:ind w:left="-5"/>
        <w:jc w:val="left"/>
      </w:pPr>
      <w:r>
        <w:rPr>
          <w:b/>
        </w:rPr>
        <w:t xml:space="preserve">Test strategy and approach </w:t>
      </w:r>
    </w:p>
    <w:p w14:paraId="1FB1308F" w14:textId="77777777" w:rsidR="000F1FD6" w:rsidRDefault="00A2725C">
      <w:pPr>
        <w:tabs>
          <w:tab w:val="center" w:pos="4824"/>
        </w:tabs>
        <w:spacing w:after="234"/>
        <w:ind w:left="-15" w:firstLine="0"/>
        <w:jc w:val="left"/>
      </w:pPr>
      <w:r>
        <w:t xml:space="preserve"> </w:t>
      </w:r>
      <w:r>
        <w:tab/>
        <w:t xml:space="preserve">Field testing will be performed manually and functional tests will be written in detail. </w:t>
      </w:r>
    </w:p>
    <w:p w14:paraId="6BA0A461" w14:textId="77777777" w:rsidR="000F1FD6" w:rsidRDefault="00A2725C">
      <w:pPr>
        <w:pStyle w:val="Heading4"/>
        <w:spacing w:after="256"/>
        <w:ind w:left="-5"/>
      </w:pPr>
      <w:r>
        <w:t xml:space="preserve">Test objectives </w:t>
      </w:r>
    </w:p>
    <w:p w14:paraId="0CCF138E" w14:textId="77777777" w:rsidR="000F1FD6" w:rsidRDefault="00A2725C">
      <w:pPr>
        <w:numPr>
          <w:ilvl w:val="0"/>
          <w:numId w:val="29"/>
        </w:numPr>
        <w:spacing w:after="85"/>
        <w:ind w:right="262" w:hanging="360"/>
      </w:pPr>
      <w:r>
        <w:t>All field entries must work properly.</w:t>
      </w:r>
      <w:r>
        <w:rPr>
          <w:b/>
        </w:rPr>
        <w:t xml:space="preserve"> </w:t>
      </w:r>
    </w:p>
    <w:p w14:paraId="7F2DDADD" w14:textId="77777777" w:rsidR="000F1FD6" w:rsidRDefault="00A2725C">
      <w:pPr>
        <w:numPr>
          <w:ilvl w:val="0"/>
          <w:numId w:val="29"/>
        </w:numPr>
        <w:spacing w:after="85"/>
        <w:ind w:right="262" w:hanging="360"/>
      </w:pPr>
      <w:r>
        <w:t>Pages must be activated from the identified link.</w:t>
      </w:r>
      <w:r>
        <w:rPr>
          <w:b/>
        </w:rPr>
        <w:t xml:space="preserve"> </w:t>
      </w:r>
    </w:p>
    <w:p w14:paraId="1D325DE7" w14:textId="77777777" w:rsidR="000F1FD6" w:rsidRDefault="00A2725C">
      <w:pPr>
        <w:numPr>
          <w:ilvl w:val="0"/>
          <w:numId w:val="29"/>
        </w:numPr>
        <w:spacing w:after="59"/>
        <w:ind w:right="262" w:hanging="360"/>
      </w:pPr>
      <w:r>
        <w:t>The entry screen, messages and responses must not be delayed.</w:t>
      </w:r>
      <w:r>
        <w:rPr>
          <w:b/>
        </w:rPr>
        <w:t xml:space="preserve"> </w:t>
      </w:r>
    </w:p>
    <w:p w14:paraId="30492615" w14:textId="77777777" w:rsidR="000F1FD6" w:rsidRDefault="00A2725C">
      <w:pPr>
        <w:pStyle w:val="Heading4"/>
        <w:spacing w:after="259"/>
        <w:ind w:left="-5"/>
      </w:pPr>
      <w:r>
        <w:t xml:space="preserve">Features to be tested </w:t>
      </w:r>
    </w:p>
    <w:p w14:paraId="0146D231" w14:textId="77777777" w:rsidR="000F1FD6" w:rsidRDefault="00A2725C">
      <w:pPr>
        <w:numPr>
          <w:ilvl w:val="0"/>
          <w:numId w:val="30"/>
        </w:numPr>
        <w:spacing w:after="83"/>
        <w:ind w:right="262" w:hanging="360"/>
      </w:pPr>
      <w:r>
        <w:t>Verify that the entries are of the correct format</w:t>
      </w:r>
      <w:r>
        <w:rPr>
          <w:b/>
        </w:rPr>
        <w:t xml:space="preserve"> </w:t>
      </w:r>
    </w:p>
    <w:p w14:paraId="14FA5E1F" w14:textId="77777777" w:rsidR="000F1FD6" w:rsidRDefault="00A2725C">
      <w:pPr>
        <w:numPr>
          <w:ilvl w:val="0"/>
          <w:numId w:val="30"/>
        </w:numPr>
        <w:spacing w:after="85"/>
        <w:ind w:right="262" w:hanging="360"/>
      </w:pPr>
      <w:r>
        <w:t>No duplicate entries should be allowed</w:t>
      </w:r>
      <w:r>
        <w:rPr>
          <w:b/>
        </w:rPr>
        <w:t xml:space="preserve"> </w:t>
      </w:r>
    </w:p>
    <w:p w14:paraId="76C4C737" w14:textId="55C5F7C9" w:rsidR="000F1FD6" w:rsidRDefault="00A2725C" w:rsidP="008810CB">
      <w:pPr>
        <w:numPr>
          <w:ilvl w:val="0"/>
          <w:numId w:val="30"/>
        </w:numPr>
        <w:spacing w:after="61"/>
        <w:ind w:right="262" w:hanging="360"/>
      </w:pPr>
      <w:r>
        <w:t>All links should take the user to the correct page.</w:t>
      </w:r>
      <w:r>
        <w:rPr>
          <w:b/>
        </w:rPr>
        <w:t xml:space="preserve"> </w:t>
      </w:r>
    </w:p>
    <w:p w14:paraId="761B9219" w14:textId="77777777" w:rsidR="000F1FD6" w:rsidRDefault="00A2725C">
      <w:pPr>
        <w:pStyle w:val="Heading4"/>
        <w:ind w:left="-5"/>
      </w:pPr>
      <w:r>
        <w:t xml:space="preserve">Integration Testing </w:t>
      </w:r>
    </w:p>
    <w:p w14:paraId="1AC0B282" w14:textId="77777777" w:rsidR="000F1FD6" w:rsidRDefault="00A2725C">
      <w:pPr>
        <w:spacing w:after="2" w:line="356" w:lineRule="auto"/>
        <w:ind w:left="-5" w:right="262"/>
      </w:pPr>
      <w:r>
        <w:t xml:space="preserve"> Software integration testing is the incremental integration testing of two or more integrated software components on a single platform to produce failures caused by interface defects. </w:t>
      </w:r>
    </w:p>
    <w:p w14:paraId="6D8CEE94" w14:textId="77777777" w:rsidR="000F1FD6" w:rsidRDefault="00A2725C">
      <w:pPr>
        <w:spacing w:after="0" w:line="358" w:lineRule="auto"/>
        <w:ind w:left="-5" w:right="262"/>
      </w:pPr>
      <w:r>
        <w:t xml:space="preserve"> The task of the integration test is to check that components or software applications, e.g. components in a software system or – one step up – software applications at the company level – interact without error. </w:t>
      </w:r>
    </w:p>
    <w:p w14:paraId="52A99D4C" w14:textId="77777777" w:rsidR="000F1FD6" w:rsidRDefault="00A2725C">
      <w:pPr>
        <w:ind w:left="-5" w:right="262"/>
      </w:pPr>
      <w:r>
        <w:rPr>
          <w:b/>
        </w:rPr>
        <w:t xml:space="preserve">Test Results: </w:t>
      </w:r>
      <w:r>
        <w:t xml:space="preserve">All the test cases mentioned above passed successfully. No defects encountered. </w:t>
      </w:r>
    </w:p>
    <w:p w14:paraId="50045E6D" w14:textId="77777777" w:rsidR="000F1FD6" w:rsidRDefault="00A2725C">
      <w:pPr>
        <w:pStyle w:val="Heading4"/>
        <w:ind w:left="-5"/>
      </w:pPr>
      <w:r>
        <w:t xml:space="preserve">Acceptance Testing </w:t>
      </w:r>
    </w:p>
    <w:p w14:paraId="52A75210" w14:textId="77777777" w:rsidR="000F1FD6" w:rsidRDefault="00A2725C">
      <w:pPr>
        <w:spacing w:after="0" w:line="358" w:lineRule="auto"/>
        <w:ind w:left="-5" w:right="262"/>
      </w:pPr>
      <w:r>
        <w:t xml:space="preserve"> User Acceptance Testing is a critical phase of any project and requires significant participation by the end user. It also ensures that the system meets the functional requirements. </w:t>
      </w:r>
    </w:p>
    <w:p w14:paraId="7804212D" w14:textId="77777777" w:rsidR="000F1FD6" w:rsidRDefault="00A2725C">
      <w:pPr>
        <w:ind w:left="-5" w:right="262"/>
      </w:pPr>
      <w:r>
        <w:rPr>
          <w:b/>
        </w:rPr>
        <w:t xml:space="preserve">Test Results: </w:t>
      </w:r>
      <w:r>
        <w:t xml:space="preserve">All the test cases mentioned above passed successfully. No defects encountered. </w:t>
      </w:r>
    </w:p>
    <w:p w14:paraId="2A0B4388" w14:textId="77777777" w:rsidR="000F1FD6" w:rsidRDefault="00A2725C">
      <w:pPr>
        <w:ind w:left="-5" w:right="262"/>
      </w:pPr>
      <w:r>
        <w:t xml:space="preserve">The following are the </w:t>
      </w:r>
      <w:r w:rsidRPr="0059429D">
        <w:rPr>
          <w:b/>
          <w:bCs/>
        </w:rPr>
        <w:t>Testing Methodologies</w:t>
      </w:r>
      <w:r>
        <w:t xml:space="preserve">: </w:t>
      </w:r>
    </w:p>
    <w:p w14:paraId="53708240" w14:textId="77777777" w:rsidR="0059429D" w:rsidRDefault="00A2725C">
      <w:pPr>
        <w:numPr>
          <w:ilvl w:val="0"/>
          <w:numId w:val="31"/>
        </w:numPr>
        <w:spacing w:after="2" w:line="379" w:lineRule="auto"/>
        <w:ind w:right="6474" w:hanging="360"/>
      </w:pPr>
      <w:r>
        <w:t xml:space="preserve">Unit Testing. </w:t>
      </w:r>
    </w:p>
    <w:p w14:paraId="0D2A8AE8" w14:textId="347E9B93" w:rsidR="000F1FD6" w:rsidRDefault="00A2725C" w:rsidP="0059429D">
      <w:pPr>
        <w:pStyle w:val="ListParagraph"/>
        <w:numPr>
          <w:ilvl w:val="0"/>
          <w:numId w:val="41"/>
        </w:numPr>
        <w:spacing w:after="2" w:line="379" w:lineRule="auto"/>
        <w:ind w:right="6474"/>
      </w:pPr>
      <w:r>
        <w:t xml:space="preserve">Integration Testing. </w:t>
      </w:r>
    </w:p>
    <w:p w14:paraId="59DCF10D" w14:textId="785AB243" w:rsidR="0059429D" w:rsidRDefault="00A2725C" w:rsidP="0059429D">
      <w:pPr>
        <w:pStyle w:val="ListParagraph"/>
        <w:numPr>
          <w:ilvl w:val="0"/>
          <w:numId w:val="41"/>
        </w:numPr>
        <w:spacing w:after="1" w:line="380" w:lineRule="auto"/>
        <w:ind w:right="6474"/>
      </w:pPr>
      <w:r>
        <w:t xml:space="preserve">User Acceptance Testing. </w:t>
      </w:r>
    </w:p>
    <w:p w14:paraId="341F993C" w14:textId="2738E1D0" w:rsidR="000F1FD6" w:rsidRDefault="00A2725C" w:rsidP="0059429D">
      <w:pPr>
        <w:pStyle w:val="ListParagraph"/>
        <w:numPr>
          <w:ilvl w:val="0"/>
          <w:numId w:val="41"/>
        </w:numPr>
        <w:spacing w:after="1" w:line="380" w:lineRule="auto"/>
        <w:ind w:right="6474"/>
      </w:pPr>
      <w:r>
        <w:t xml:space="preserve">Output Testing. </w:t>
      </w:r>
    </w:p>
    <w:p w14:paraId="3B465A0E" w14:textId="77777777" w:rsidR="000F1FD6" w:rsidRDefault="00A2725C" w:rsidP="0059429D">
      <w:pPr>
        <w:numPr>
          <w:ilvl w:val="0"/>
          <w:numId w:val="41"/>
        </w:numPr>
        <w:ind w:right="6474"/>
      </w:pPr>
      <w:r>
        <w:t xml:space="preserve">Validation Testing. </w:t>
      </w:r>
    </w:p>
    <w:p w14:paraId="14F99AF6" w14:textId="0DB82DD2" w:rsidR="000F1FD6" w:rsidRDefault="000F1FD6" w:rsidP="0059429D">
      <w:pPr>
        <w:spacing w:after="115" w:line="259" w:lineRule="auto"/>
        <w:ind w:left="0" w:firstLine="60"/>
        <w:jc w:val="left"/>
      </w:pPr>
    </w:p>
    <w:p w14:paraId="46BA9AF8" w14:textId="77777777" w:rsidR="000F1FD6" w:rsidRPr="008810CB" w:rsidRDefault="00A2725C">
      <w:pPr>
        <w:spacing w:after="114" w:line="259" w:lineRule="auto"/>
        <w:ind w:left="-5"/>
        <w:jc w:val="left"/>
      </w:pPr>
      <w:r>
        <w:rPr>
          <w:b/>
        </w:rPr>
        <w:t xml:space="preserve"> </w:t>
      </w:r>
      <w:r w:rsidRPr="008810CB">
        <w:rPr>
          <w:b/>
          <w:u w:color="000000"/>
        </w:rPr>
        <w:t>Unit Testing</w:t>
      </w:r>
      <w:r w:rsidRPr="008810CB">
        <w:rPr>
          <w:b/>
        </w:rPr>
        <w:t xml:space="preserve"> </w:t>
      </w:r>
    </w:p>
    <w:p w14:paraId="0C0F6B30" w14:textId="4E040370" w:rsidR="000F1FD6" w:rsidRDefault="00A2725C" w:rsidP="0059429D">
      <w:pPr>
        <w:spacing w:line="358" w:lineRule="auto"/>
        <w:ind w:left="-5" w:right="262"/>
      </w:pPr>
      <w:r>
        <w:t xml:space="preserve"> 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 During this testing, each module is tested individually and the module interfaces are verified for the consistency with design specification. All important processing path are tested for the expected results. All error handling paths are also tested. </w:t>
      </w:r>
    </w:p>
    <w:p w14:paraId="468FCDBB" w14:textId="77777777" w:rsidR="000F1FD6" w:rsidRPr="008810CB" w:rsidRDefault="00A2725C">
      <w:pPr>
        <w:spacing w:after="114" w:line="259" w:lineRule="auto"/>
        <w:ind w:left="-5"/>
        <w:jc w:val="left"/>
      </w:pPr>
      <w:r>
        <w:rPr>
          <w:b/>
        </w:rPr>
        <w:t xml:space="preserve"> </w:t>
      </w:r>
      <w:r w:rsidRPr="008810CB">
        <w:rPr>
          <w:b/>
          <w:u w:color="000000"/>
        </w:rPr>
        <w:t>Integration Testing</w:t>
      </w:r>
      <w:r w:rsidRPr="008810CB">
        <w:rPr>
          <w:b/>
        </w:rPr>
        <w:t xml:space="preserve"> </w:t>
      </w:r>
    </w:p>
    <w:p w14:paraId="15D448BE" w14:textId="77777777" w:rsidR="000F1FD6" w:rsidRDefault="00A2725C">
      <w:pPr>
        <w:spacing w:line="357" w:lineRule="auto"/>
        <w:ind w:left="-5" w:right="262"/>
      </w:pPr>
      <w:r>
        <w:t xml:space="preserve"> 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 </w:t>
      </w:r>
    </w:p>
    <w:p w14:paraId="0BF75148" w14:textId="77777777" w:rsidR="000F1FD6" w:rsidRDefault="00A2725C">
      <w:pPr>
        <w:spacing w:after="232" w:line="259" w:lineRule="auto"/>
        <w:ind w:left="-5"/>
        <w:jc w:val="left"/>
      </w:pPr>
      <w:r>
        <w:rPr>
          <w:b/>
        </w:rPr>
        <w:t xml:space="preserve">The following are the types of Integration Testing: </w:t>
      </w:r>
    </w:p>
    <w:p w14:paraId="29F5E9BC" w14:textId="50793444" w:rsidR="000F1FD6" w:rsidRDefault="00A2725C">
      <w:pPr>
        <w:spacing w:after="114" w:line="259" w:lineRule="auto"/>
        <w:ind w:left="-5"/>
        <w:jc w:val="left"/>
      </w:pPr>
      <w:r w:rsidRPr="001D37D5">
        <w:rPr>
          <w:b/>
          <w:u w:color="000000"/>
        </w:rPr>
        <w:t>1)</w:t>
      </w:r>
      <w:r w:rsidR="0059429D" w:rsidRPr="008810CB">
        <w:rPr>
          <w:b/>
          <w:u w:color="000000"/>
        </w:rPr>
        <w:t>Top-Down</w:t>
      </w:r>
      <w:r w:rsidRPr="008810CB">
        <w:rPr>
          <w:b/>
          <w:u w:color="000000"/>
        </w:rPr>
        <w:t xml:space="preserve"> Integration</w:t>
      </w:r>
      <w:r>
        <w:rPr>
          <w:b/>
        </w:rPr>
        <w:t xml:space="preserve">   </w:t>
      </w:r>
    </w:p>
    <w:p w14:paraId="63B46961" w14:textId="537BE853" w:rsidR="000F1FD6" w:rsidRDefault="00A2725C" w:rsidP="0059429D">
      <w:pPr>
        <w:spacing w:after="0" w:line="358" w:lineRule="auto"/>
        <w:ind w:left="-5" w:right="262"/>
      </w:pPr>
      <w:r>
        <w:t xml:space="preserve"> 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 In this method, the software is tested from main module and individual stubs are replaced when the test proceeds downwards. </w:t>
      </w:r>
    </w:p>
    <w:p w14:paraId="1B3B9E55" w14:textId="77777777" w:rsidR="000F1FD6" w:rsidRPr="008810CB" w:rsidRDefault="00A2725C">
      <w:pPr>
        <w:spacing w:after="114" w:line="259" w:lineRule="auto"/>
        <w:ind w:left="-5"/>
        <w:jc w:val="left"/>
      </w:pPr>
      <w:r w:rsidRPr="008810CB">
        <w:rPr>
          <w:b/>
          <w:u w:color="000000"/>
        </w:rPr>
        <w:t>Bottom-up Integration</w:t>
      </w:r>
      <w:r w:rsidRPr="008810CB">
        <w:rPr>
          <w:b/>
        </w:rPr>
        <w:t xml:space="preserve">  </w:t>
      </w:r>
    </w:p>
    <w:p w14:paraId="05A6021C" w14:textId="53480941" w:rsidR="000F1FD6" w:rsidRDefault="00A2725C" w:rsidP="0059429D">
      <w:pPr>
        <w:spacing w:after="0" w:line="358" w:lineRule="auto"/>
        <w:ind w:left="-5" w:right="262"/>
      </w:pPr>
      <w:r>
        <w:t xml:space="preserve"> 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bottom up integration strategy may be implemented with the following steps: </w:t>
      </w:r>
    </w:p>
    <w:p w14:paraId="4CAB9036" w14:textId="77777777" w:rsidR="000F1FD6" w:rsidRDefault="00A2725C">
      <w:pPr>
        <w:numPr>
          <w:ilvl w:val="0"/>
          <w:numId w:val="32"/>
        </w:numPr>
        <w:spacing w:after="6" w:line="356" w:lineRule="auto"/>
        <w:ind w:right="262" w:hanging="720"/>
      </w:pPr>
      <w:r>
        <w:t xml:space="preserve">The low-level modules are combined into clusters into clusters that perform a specific Software sub-function. </w:t>
      </w:r>
    </w:p>
    <w:p w14:paraId="6CC84F9E" w14:textId="77777777" w:rsidR="000F1FD6" w:rsidRDefault="00A2725C">
      <w:pPr>
        <w:numPr>
          <w:ilvl w:val="0"/>
          <w:numId w:val="32"/>
        </w:numPr>
        <w:spacing w:after="0" w:line="362" w:lineRule="auto"/>
        <w:ind w:right="262" w:hanging="720"/>
      </w:pPr>
      <w:r>
        <w:t xml:space="preserve">A driver (i.e.) the control program for testing is written to coordinate test  case input and output. </w:t>
      </w:r>
    </w:p>
    <w:p w14:paraId="5BA33EBB" w14:textId="77777777" w:rsidR="000F1FD6" w:rsidRDefault="00A2725C">
      <w:pPr>
        <w:numPr>
          <w:ilvl w:val="0"/>
          <w:numId w:val="32"/>
        </w:numPr>
        <w:ind w:right="262" w:hanging="720"/>
      </w:pPr>
      <w:r>
        <w:t xml:space="preserve">The cluster is tested. </w:t>
      </w:r>
    </w:p>
    <w:p w14:paraId="20AA8026" w14:textId="77777777" w:rsidR="000F1FD6" w:rsidRDefault="00A2725C">
      <w:pPr>
        <w:numPr>
          <w:ilvl w:val="0"/>
          <w:numId w:val="32"/>
        </w:numPr>
        <w:spacing w:after="0" w:line="364" w:lineRule="auto"/>
        <w:ind w:right="262" w:hanging="720"/>
      </w:pPr>
      <w:r>
        <w:t xml:space="preserve">Drivers are removed and clusters are combined moving upward in the program structure  </w:t>
      </w:r>
    </w:p>
    <w:p w14:paraId="48030114" w14:textId="77777777" w:rsidR="000F1FD6" w:rsidRDefault="00A2725C">
      <w:pPr>
        <w:spacing w:after="115" w:line="259" w:lineRule="auto"/>
        <w:ind w:left="720" w:firstLine="0"/>
        <w:jc w:val="left"/>
      </w:pPr>
      <w:r>
        <w:t xml:space="preserve"> </w:t>
      </w:r>
    </w:p>
    <w:p w14:paraId="4B103BE2" w14:textId="6CA1929D" w:rsidR="000F1FD6" w:rsidRDefault="00A2725C" w:rsidP="0059429D">
      <w:pPr>
        <w:spacing w:after="2" w:line="356" w:lineRule="auto"/>
        <w:ind w:left="-5" w:right="262"/>
      </w:pPr>
      <w:r>
        <w:t xml:space="preserve">The bottom up approaches tests each module individually and then each module is module is integrated with a main module and tested for functionality. </w:t>
      </w:r>
    </w:p>
    <w:p w14:paraId="33E1A0FB" w14:textId="77777777" w:rsidR="00F54758" w:rsidRDefault="00F54758">
      <w:pPr>
        <w:spacing w:after="114" w:line="259" w:lineRule="auto"/>
        <w:ind w:left="-5"/>
        <w:jc w:val="left"/>
        <w:rPr>
          <w:b/>
          <w:u w:color="000000"/>
        </w:rPr>
      </w:pPr>
    </w:p>
    <w:p w14:paraId="48D62C43" w14:textId="77777777" w:rsidR="000F1FD6" w:rsidRPr="008810CB" w:rsidRDefault="00A2725C">
      <w:pPr>
        <w:spacing w:after="114" w:line="259" w:lineRule="auto"/>
        <w:ind w:left="-5"/>
        <w:jc w:val="left"/>
      </w:pPr>
      <w:r w:rsidRPr="008810CB">
        <w:rPr>
          <w:b/>
          <w:u w:color="000000"/>
        </w:rPr>
        <w:lastRenderedPageBreak/>
        <w:t xml:space="preserve">TESTING </w:t>
      </w:r>
      <w:proofErr w:type="gramStart"/>
      <w:r w:rsidRPr="008810CB">
        <w:rPr>
          <w:b/>
          <w:u w:color="000000"/>
        </w:rPr>
        <w:t>STRATEGY :</w:t>
      </w:r>
      <w:proofErr w:type="gramEnd"/>
      <w:r w:rsidRPr="008810CB">
        <w:rPr>
          <w:b/>
        </w:rPr>
        <w:t xml:space="preserve"> </w:t>
      </w:r>
    </w:p>
    <w:p w14:paraId="5B6CD40A" w14:textId="77777777" w:rsidR="000F1FD6" w:rsidRDefault="00A2725C">
      <w:pPr>
        <w:spacing w:after="1" w:line="357" w:lineRule="auto"/>
        <w:ind w:left="-5" w:right="262"/>
      </w:pPr>
      <w:r>
        <w:t xml:space="preserve">A strategy for system testing integrates system test cases and design techniques into a well planned series of steps that results in the successful  construction of software. The testing strategy must cooperate test planning, test case design, test execution, and the  resultant data collection and evaluation .A strategy for software testing  must  accommodate  low-level  tests  that are necessary  to verify that a small source code segment has been correctly    implemented   as well as high  level  tests that  validate   major  system functions against user requirements. </w:t>
      </w:r>
    </w:p>
    <w:p w14:paraId="790F6B55" w14:textId="7B237D53" w:rsidR="000F1FD6" w:rsidRDefault="00A2725C">
      <w:pPr>
        <w:spacing w:after="161" w:line="257" w:lineRule="auto"/>
        <w:ind w:left="-5" w:right="260"/>
        <w:jc w:val="left"/>
      </w:pPr>
      <w:r>
        <w:t xml:space="preserve"> Software testing is a critical element of software quality assurance and represents the ultimate review of specification design and coding. Testing represents an interesting anomaly for the software. Thus, a series of testing  are performed for the proposed  system before the system is ready for user acceptance testing. </w:t>
      </w:r>
    </w:p>
    <w:p w14:paraId="5F9584B4" w14:textId="77777777" w:rsidR="000F1FD6" w:rsidRPr="008810CB" w:rsidRDefault="00A2725C">
      <w:pPr>
        <w:spacing w:after="114" w:line="259" w:lineRule="auto"/>
        <w:ind w:left="-5"/>
        <w:jc w:val="left"/>
      </w:pPr>
      <w:r w:rsidRPr="008810CB">
        <w:rPr>
          <w:b/>
          <w:u w:color="000000"/>
        </w:rPr>
        <w:t>SYSTEM TESTING</w:t>
      </w:r>
      <w:r w:rsidRPr="008810CB">
        <w:rPr>
          <w:b/>
        </w:rPr>
        <w:t xml:space="preserve">: </w:t>
      </w:r>
    </w:p>
    <w:p w14:paraId="0610CBBB" w14:textId="77777777" w:rsidR="000F1FD6" w:rsidRDefault="00A2725C">
      <w:pPr>
        <w:spacing w:after="2" w:line="357" w:lineRule="auto"/>
        <w:ind w:left="-5" w:right="262"/>
      </w:pPr>
      <w:r>
        <w:t xml:space="preserve">Software once validated must be combined with other system  elements (e.g. Hardware, people, database). System testing verifies that all the elements are proper and that overall system function performance is  achieved. It also tests to find discrepancies between the system and its original objective, current  specifications and system  documentation. </w:t>
      </w:r>
    </w:p>
    <w:p w14:paraId="4D646C58" w14:textId="77777777" w:rsidR="000F1FD6" w:rsidRPr="008810CB" w:rsidRDefault="00A2725C">
      <w:pPr>
        <w:spacing w:after="114" w:line="259" w:lineRule="auto"/>
        <w:ind w:left="-5"/>
        <w:jc w:val="left"/>
      </w:pPr>
      <w:r w:rsidRPr="008810CB">
        <w:rPr>
          <w:b/>
          <w:u w:color="000000"/>
        </w:rPr>
        <w:t>UNIT TESTING:</w:t>
      </w:r>
      <w:r w:rsidRPr="008810CB">
        <w:rPr>
          <w:b/>
        </w:rPr>
        <w:t xml:space="preserve"> </w:t>
      </w:r>
    </w:p>
    <w:p w14:paraId="6EC22D01" w14:textId="35925477" w:rsidR="000F1FD6" w:rsidRDefault="00A2725C" w:rsidP="0059429D">
      <w:pPr>
        <w:spacing w:after="0" w:line="357" w:lineRule="auto"/>
        <w:ind w:left="-5" w:right="262"/>
      </w:pPr>
      <w:r>
        <w:t xml:space="preserve">In unit testing different are modules are tested against the specifications produced during the design for the modules. Unit testing is essential for verification of the code produced during the coding phase, and  hence the goals to test  the internal logic  of the modules. Using the detailed  design description  as a guide, important Conrail  paths  are tested to uncover errors within the boundary of the modules. This testing is carried out during the programming stage itself. In this type of testing step, each module was found to be working satisfactorily as regards to the expected output from the module.           </w:t>
      </w:r>
    </w:p>
    <w:p w14:paraId="2A456904" w14:textId="1FB0891F" w:rsidR="000F1FD6" w:rsidRDefault="00A2725C">
      <w:pPr>
        <w:pStyle w:val="Heading4"/>
        <w:spacing w:after="119"/>
        <w:ind w:left="14"/>
      </w:pPr>
      <w:r>
        <w:rPr>
          <w:sz w:val="28"/>
        </w:rPr>
        <w:t xml:space="preserve">TEST CASSES </w:t>
      </w:r>
    </w:p>
    <w:p w14:paraId="527957E8" w14:textId="77777777" w:rsidR="0059429D" w:rsidRDefault="00A2725C" w:rsidP="0059429D">
      <w:pPr>
        <w:spacing w:after="268" w:line="259" w:lineRule="auto"/>
        <w:ind w:left="-5"/>
        <w:jc w:val="left"/>
      </w:pPr>
      <w:r>
        <w:rPr>
          <w:b/>
        </w:rPr>
        <w:t xml:space="preserve">Test case1: </w:t>
      </w:r>
    </w:p>
    <w:p w14:paraId="6187882E" w14:textId="0C97BB7E" w:rsidR="000F1FD6" w:rsidRPr="001D37D5" w:rsidRDefault="00A2725C" w:rsidP="0059429D">
      <w:pPr>
        <w:spacing w:after="268" w:line="259" w:lineRule="auto"/>
        <w:ind w:left="-5"/>
        <w:jc w:val="left"/>
        <w:rPr>
          <w:b/>
          <w:bCs/>
        </w:rPr>
      </w:pPr>
      <w:r w:rsidRPr="001D37D5">
        <w:rPr>
          <w:b/>
          <w:bCs/>
        </w:rPr>
        <w:t xml:space="preserve">Test case for Login form: </w:t>
      </w:r>
    </w:p>
    <w:tbl>
      <w:tblPr>
        <w:tblStyle w:val="TableGrid"/>
        <w:tblW w:w="9256" w:type="dxa"/>
        <w:tblInd w:w="706" w:type="dxa"/>
        <w:tblCellMar>
          <w:top w:w="14" w:type="dxa"/>
          <w:left w:w="5" w:type="dxa"/>
          <w:right w:w="247" w:type="dxa"/>
        </w:tblCellMar>
        <w:tblLook w:val="04A0" w:firstRow="1" w:lastRow="0" w:firstColumn="1" w:lastColumn="0" w:noHBand="0" w:noVBand="1"/>
      </w:tblPr>
      <w:tblGrid>
        <w:gridCol w:w="4635"/>
        <w:gridCol w:w="4621"/>
      </w:tblGrid>
      <w:tr w:rsidR="000F1FD6" w14:paraId="6FFDE4B9" w14:textId="77777777">
        <w:trPr>
          <w:trHeight w:val="425"/>
        </w:trPr>
        <w:tc>
          <w:tcPr>
            <w:tcW w:w="4635" w:type="dxa"/>
            <w:tcBorders>
              <w:top w:val="single" w:sz="4" w:space="0" w:color="000000"/>
              <w:left w:val="single" w:sz="4" w:space="0" w:color="000000"/>
              <w:bottom w:val="single" w:sz="4" w:space="0" w:color="000000"/>
              <w:right w:val="single" w:sz="4" w:space="0" w:color="000000"/>
            </w:tcBorders>
          </w:tcPr>
          <w:p w14:paraId="2780316B" w14:textId="77777777" w:rsidR="000F1FD6" w:rsidRDefault="00A2725C">
            <w:pPr>
              <w:spacing w:after="0" w:line="259" w:lineRule="auto"/>
              <w:ind w:left="0" w:firstLine="0"/>
              <w:jc w:val="left"/>
            </w:pPr>
            <w:r>
              <w:t xml:space="preserve">FUNCTION: </w:t>
            </w:r>
          </w:p>
        </w:tc>
        <w:tc>
          <w:tcPr>
            <w:tcW w:w="4621" w:type="dxa"/>
            <w:tcBorders>
              <w:top w:val="single" w:sz="4" w:space="0" w:color="000000"/>
              <w:left w:val="single" w:sz="4" w:space="0" w:color="000000"/>
              <w:bottom w:val="single" w:sz="4" w:space="0" w:color="000000"/>
              <w:right w:val="single" w:sz="4" w:space="0" w:color="000000"/>
            </w:tcBorders>
          </w:tcPr>
          <w:p w14:paraId="7BF48E24" w14:textId="77777777" w:rsidR="000F1FD6" w:rsidRDefault="00A2725C">
            <w:pPr>
              <w:spacing w:after="0" w:line="259" w:lineRule="auto"/>
              <w:ind w:left="0" w:firstLine="0"/>
              <w:jc w:val="left"/>
            </w:pPr>
            <w:r>
              <w:t xml:space="preserve">LOGIN </w:t>
            </w:r>
          </w:p>
        </w:tc>
      </w:tr>
      <w:tr w:rsidR="000F1FD6" w14:paraId="6AA0CAB3" w14:textId="77777777" w:rsidTr="0059429D">
        <w:trPr>
          <w:trHeight w:val="846"/>
        </w:trPr>
        <w:tc>
          <w:tcPr>
            <w:tcW w:w="4635" w:type="dxa"/>
            <w:tcBorders>
              <w:top w:val="single" w:sz="4" w:space="0" w:color="000000"/>
              <w:left w:val="single" w:sz="4" w:space="0" w:color="000000"/>
              <w:bottom w:val="single" w:sz="4" w:space="0" w:color="000000"/>
              <w:right w:val="single" w:sz="4" w:space="0" w:color="000000"/>
            </w:tcBorders>
          </w:tcPr>
          <w:p w14:paraId="7A3C91E7" w14:textId="77777777" w:rsidR="000F1FD6" w:rsidRDefault="00A2725C">
            <w:pPr>
              <w:spacing w:after="0" w:line="259" w:lineRule="auto"/>
              <w:ind w:left="0" w:firstLine="0"/>
              <w:jc w:val="left"/>
            </w:pPr>
            <w:r>
              <w:t xml:space="preserve">EXPECTED RESULTS: </w:t>
            </w:r>
          </w:p>
        </w:tc>
        <w:tc>
          <w:tcPr>
            <w:tcW w:w="4621" w:type="dxa"/>
            <w:tcBorders>
              <w:top w:val="single" w:sz="4" w:space="0" w:color="000000"/>
              <w:left w:val="single" w:sz="4" w:space="0" w:color="000000"/>
              <w:bottom w:val="single" w:sz="4" w:space="0" w:color="000000"/>
              <w:right w:val="single" w:sz="4" w:space="0" w:color="000000"/>
            </w:tcBorders>
          </w:tcPr>
          <w:p w14:paraId="00B63F23" w14:textId="77777777" w:rsidR="000F1FD6" w:rsidRDefault="00A2725C">
            <w:pPr>
              <w:spacing w:after="0" w:line="259" w:lineRule="auto"/>
              <w:ind w:left="0" w:firstLine="0"/>
            </w:pPr>
            <w:r>
              <w:t xml:space="preserve">Should Validate the user and check his existence in database </w:t>
            </w:r>
          </w:p>
        </w:tc>
      </w:tr>
      <w:tr w:rsidR="000F1FD6" w14:paraId="493E9D62" w14:textId="77777777">
        <w:trPr>
          <w:trHeight w:val="980"/>
        </w:trPr>
        <w:tc>
          <w:tcPr>
            <w:tcW w:w="4635" w:type="dxa"/>
            <w:tcBorders>
              <w:top w:val="single" w:sz="4" w:space="0" w:color="000000"/>
              <w:left w:val="single" w:sz="4" w:space="0" w:color="000000"/>
              <w:bottom w:val="single" w:sz="4" w:space="0" w:color="000000"/>
              <w:right w:val="single" w:sz="4" w:space="0" w:color="000000"/>
            </w:tcBorders>
          </w:tcPr>
          <w:p w14:paraId="358D1C95" w14:textId="77777777" w:rsidR="000F1FD6" w:rsidRDefault="00A2725C">
            <w:pPr>
              <w:spacing w:after="0" w:line="259" w:lineRule="auto"/>
              <w:ind w:left="0" w:firstLine="0"/>
              <w:jc w:val="left"/>
            </w:pPr>
            <w:r>
              <w:t xml:space="preserve">ACTUAL RESULTS: </w:t>
            </w:r>
          </w:p>
        </w:tc>
        <w:tc>
          <w:tcPr>
            <w:tcW w:w="4621" w:type="dxa"/>
            <w:tcBorders>
              <w:top w:val="single" w:sz="4" w:space="0" w:color="000000"/>
              <w:left w:val="single" w:sz="4" w:space="0" w:color="000000"/>
              <w:bottom w:val="single" w:sz="4" w:space="0" w:color="000000"/>
              <w:right w:val="single" w:sz="4" w:space="0" w:color="000000"/>
            </w:tcBorders>
          </w:tcPr>
          <w:p w14:paraId="018E401F" w14:textId="77777777" w:rsidR="000F1FD6" w:rsidRDefault="00A2725C">
            <w:pPr>
              <w:spacing w:after="0" w:line="259" w:lineRule="auto"/>
              <w:ind w:left="0" w:firstLine="0"/>
            </w:pPr>
            <w:r>
              <w:t xml:space="preserve">Validate the user and checking the user against the database </w:t>
            </w:r>
          </w:p>
        </w:tc>
      </w:tr>
      <w:tr w:rsidR="000F1FD6" w14:paraId="39B41814" w14:textId="77777777">
        <w:trPr>
          <w:trHeight w:val="425"/>
        </w:trPr>
        <w:tc>
          <w:tcPr>
            <w:tcW w:w="4635" w:type="dxa"/>
            <w:tcBorders>
              <w:top w:val="single" w:sz="4" w:space="0" w:color="000000"/>
              <w:left w:val="single" w:sz="4" w:space="0" w:color="000000"/>
              <w:bottom w:val="single" w:sz="4" w:space="0" w:color="000000"/>
              <w:right w:val="single" w:sz="4" w:space="0" w:color="000000"/>
            </w:tcBorders>
          </w:tcPr>
          <w:p w14:paraId="02289452" w14:textId="77777777" w:rsidR="000F1FD6" w:rsidRDefault="00A2725C">
            <w:pPr>
              <w:spacing w:after="0" w:line="259" w:lineRule="auto"/>
              <w:ind w:left="0" w:firstLine="0"/>
              <w:jc w:val="left"/>
            </w:pPr>
            <w:r>
              <w:t xml:space="preserve">LOW PRIORITY </w:t>
            </w:r>
          </w:p>
        </w:tc>
        <w:tc>
          <w:tcPr>
            <w:tcW w:w="4621" w:type="dxa"/>
            <w:tcBorders>
              <w:top w:val="single" w:sz="4" w:space="0" w:color="000000"/>
              <w:left w:val="single" w:sz="4" w:space="0" w:color="000000"/>
              <w:bottom w:val="single" w:sz="4" w:space="0" w:color="000000"/>
              <w:right w:val="single" w:sz="4" w:space="0" w:color="000000"/>
            </w:tcBorders>
          </w:tcPr>
          <w:p w14:paraId="69CEB2F4" w14:textId="77777777" w:rsidR="000F1FD6" w:rsidRDefault="00A2725C">
            <w:pPr>
              <w:spacing w:after="0" w:line="259" w:lineRule="auto"/>
              <w:ind w:left="0" w:firstLine="0"/>
              <w:jc w:val="left"/>
            </w:pPr>
            <w:r>
              <w:t xml:space="preserve">No </w:t>
            </w:r>
          </w:p>
        </w:tc>
      </w:tr>
      <w:tr w:rsidR="000F1FD6" w14:paraId="28D2C02C" w14:textId="77777777">
        <w:trPr>
          <w:trHeight w:val="425"/>
        </w:trPr>
        <w:tc>
          <w:tcPr>
            <w:tcW w:w="4635" w:type="dxa"/>
            <w:tcBorders>
              <w:top w:val="single" w:sz="4" w:space="0" w:color="000000"/>
              <w:left w:val="single" w:sz="4" w:space="0" w:color="000000"/>
              <w:bottom w:val="single" w:sz="4" w:space="0" w:color="000000"/>
              <w:right w:val="single" w:sz="4" w:space="0" w:color="000000"/>
            </w:tcBorders>
          </w:tcPr>
          <w:p w14:paraId="4D0C9526" w14:textId="77777777" w:rsidR="000F1FD6" w:rsidRDefault="00A2725C">
            <w:pPr>
              <w:spacing w:after="0" w:line="259" w:lineRule="auto"/>
              <w:ind w:left="0" w:firstLine="0"/>
              <w:jc w:val="left"/>
            </w:pPr>
            <w:r>
              <w:t xml:space="preserve">HIGH PRIORITY </w:t>
            </w:r>
          </w:p>
        </w:tc>
        <w:tc>
          <w:tcPr>
            <w:tcW w:w="4621" w:type="dxa"/>
            <w:tcBorders>
              <w:top w:val="single" w:sz="4" w:space="0" w:color="000000"/>
              <w:left w:val="single" w:sz="4" w:space="0" w:color="000000"/>
              <w:bottom w:val="single" w:sz="4" w:space="0" w:color="000000"/>
              <w:right w:val="single" w:sz="4" w:space="0" w:color="000000"/>
            </w:tcBorders>
          </w:tcPr>
          <w:p w14:paraId="76C2C37E" w14:textId="77777777" w:rsidR="000F1FD6" w:rsidRDefault="00A2725C">
            <w:pPr>
              <w:spacing w:after="0" w:line="259" w:lineRule="auto"/>
              <w:ind w:left="0" w:firstLine="0"/>
              <w:jc w:val="left"/>
            </w:pPr>
            <w:r>
              <w:t xml:space="preserve">Yes </w:t>
            </w:r>
          </w:p>
        </w:tc>
      </w:tr>
    </w:tbl>
    <w:p w14:paraId="38231427" w14:textId="77777777" w:rsidR="000F1FD6" w:rsidRDefault="00A2725C">
      <w:pPr>
        <w:spacing w:after="110" w:line="259" w:lineRule="auto"/>
        <w:ind w:left="0" w:firstLine="0"/>
        <w:jc w:val="left"/>
      </w:pPr>
      <w:r>
        <w:t xml:space="preserve"> </w:t>
      </w:r>
    </w:p>
    <w:p w14:paraId="4317B940" w14:textId="77777777" w:rsidR="0059429D" w:rsidRDefault="0059429D">
      <w:pPr>
        <w:spacing w:after="114" w:line="259" w:lineRule="auto"/>
        <w:ind w:left="-5"/>
        <w:jc w:val="left"/>
        <w:rPr>
          <w:b/>
        </w:rPr>
      </w:pPr>
    </w:p>
    <w:p w14:paraId="38450CA9" w14:textId="77777777" w:rsidR="00BA7422" w:rsidRDefault="00BA7422">
      <w:pPr>
        <w:spacing w:after="114" w:line="259" w:lineRule="auto"/>
        <w:ind w:left="-5"/>
        <w:jc w:val="left"/>
        <w:rPr>
          <w:b/>
        </w:rPr>
      </w:pPr>
    </w:p>
    <w:p w14:paraId="34C8F08A" w14:textId="33009446" w:rsidR="000F1FD6" w:rsidRDefault="00A2725C">
      <w:pPr>
        <w:spacing w:after="114" w:line="259" w:lineRule="auto"/>
        <w:ind w:left="-5"/>
        <w:jc w:val="left"/>
      </w:pPr>
      <w:r>
        <w:rPr>
          <w:b/>
        </w:rPr>
        <w:lastRenderedPageBreak/>
        <w:t xml:space="preserve">Test case2: </w:t>
      </w:r>
    </w:p>
    <w:p w14:paraId="1BC0A5D7" w14:textId="77777777" w:rsidR="000F1FD6" w:rsidRPr="001D37D5" w:rsidRDefault="00A2725C">
      <w:pPr>
        <w:ind w:left="-5" w:right="262"/>
        <w:rPr>
          <w:b/>
          <w:bCs/>
        </w:rPr>
      </w:pPr>
      <w:r w:rsidRPr="001D37D5">
        <w:rPr>
          <w:b/>
          <w:bCs/>
        </w:rPr>
        <w:t xml:space="preserve">Test case for User Registration form: </w:t>
      </w:r>
    </w:p>
    <w:p w14:paraId="48A6FC6D" w14:textId="77777777" w:rsidR="000F1FD6" w:rsidRDefault="00A2725C">
      <w:pPr>
        <w:spacing w:after="0" w:line="259" w:lineRule="auto"/>
        <w:ind w:left="0" w:firstLine="0"/>
        <w:jc w:val="left"/>
      </w:pPr>
      <w:r>
        <w:t xml:space="preserve"> </w:t>
      </w:r>
    </w:p>
    <w:tbl>
      <w:tblPr>
        <w:tblStyle w:val="TableGrid"/>
        <w:tblW w:w="9390" w:type="dxa"/>
        <w:tblInd w:w="5" w:type="dxa"/>
        <w:tblCellMar>
          <w:top w:w="14" w:type="dxa"/>
          <w:left w:w="5" w:type="dxa"/>
          <w:right w:w="154" w:type="dxa"/>
        </w:tblCellMar>
        <w:tblLook w:val="04A0" w:firstRow="1" w:lastRow="0" w:firstColumn="1" w:lastColumn="0" w:noHBand="0" w:noVBand="1"/>
      </w:tblPr>
      <w:tblGrid>
        <w:gridCol w:w="4683"/>
        <w:gridCol w:w="4707"/>
      </w:tblGrid>
      <w:tr w:rsidR="000F1FD6" w14:paraId="624418AF" w14:textId="77777777">
        <w:trPr>
          <w:trHeight w:val="425"/>
        </w:trPr>
        <w:tc>
          <w:tcPr>
            <w:tcW w:w="4683" w:type="dxa"/>
            <w:tcBorders>
              <w:top w:val="single" w:sz="4" w:space="0" w:color="000000"/>
              <w:left w:val="single" w:sz="4" w:space="0" w:color="000000"/>
              <w:bottom w:val="single" w:sz="4" w:space="0" w:color="000000"/>
              <w:right w:val="single" w:sz="4" w:space="0" w:color="000000"/>
            </w:tcBorders>
          </w:tcPr>
          <w:p w14:paraId="492EBAD6" w14:textId="77777777" w:rsidR="000F1FD6" w:rsidRDefault="00A2725C">
            <w:pPr>
              <w:spacing w:after="0" w:line="259" w:lineRule="auto"/>
              <w:ind w:left="0" w:firstLine="0"/>
              <w:jc w:val="left"/>
            </w:pPr>
            <w:r>
              <w:t xml:space="preserve">FUNCTION </w:t>
            </w:r>
          </w:p>
        </w:tc>
        <w:tc>
          <w:tcPr>
            <w:tcW w:w="4707" w:type="dxa"/>
            <w:tcBorders>
              <w:top w:val="single" w:sz="4" w:space="0" w:color="000000"/>
              <w:left w:val="single" w:sz="4" w:space="0" w:color="000000"/>
              <w:bottom w:val="single" w:sz="4" w:space="0" w:color="000000"/>
              <w:right w:val="single" w:sz="4" w:space="0" w:color="000000"/>
            </w:tcBorders>
          </w:tcPr>
          <w:p w14:paraId="20C28A65" w14:textId="77777777" w:rsidR="000F1FD6" w:rsidRDefault="00A2725C">
            <w:pPr>
              <w:spacing w:after="0" w:line="259" w:lineRule="auto"/>
              <w:ind w:left="0" w:firstLine="0"/>
              <w:jc w:val="left"/>
            </w:pPr>
            <w:r>
              <w:t xml:space="preserve">REMOTE USER REGISTRATION </w:t>
            </w:r>
          </w:p>
        </w:tc>
      </w:tr>
      <w:tr w:rsidR="000F1FD6" w14:paraId="0233A472" w14:textId="77777777" w:rsidTr="008810CB">
        <w:trPr>
          <w:trHeight w:val="671"/>
        </w:trPr>
        <w:tc>
          <w:tcPr>
            <w:tcW w:w="4683" w:type="dxa"/>
            <w:tcBorders>
              <w:top w:val="single" w:sz="4" w:space="0" w:color="000000"/>
              <w:left w:val="single" w:sz="4" w:space="0" w:color="000000"/>
              <w:bottom w:val="single" w:sz="4" w:space="0" w:color="000000"/>
              <w:right w:val="single" w:sz="4" w:space="0" w:color="000000"/>
            </w:tcBorders>
          </w:tcPr>
          <w:p w14:paraId="6973E32A" w14:textId="77777777" w:rsidR="000F1FD6" w:rsidRDefault="00A2725C">
            <w:pPr>
              <w:spacing w:after="0" w:line="259" w:lineRule="auto"/>
              <w:ind w:left="0" w:firstLine="0"/>
              <w:jc w:val="left"/>
            </w:pPr>
            <w:r>
              <w:t xml:space="preserve">EXPECTED RESULTS: </w:t>
            </w:r>
          </w:p>
        </w:tc>
        <w:tc>
          <w:tcPr>
            <w:tcW w:w="4707" w:type="dxa"/>
            <w:tcBorders>
              <w:top w:val="single" w:sz="4" w:space="0" w:color="000000"/>
              <w:left w:val="single" w:sz="4" w:space="0" w:color="000000"/>
              <w:bottom w:val="single" w:sz="4" w:space="0" w:color="000000"/>
              <w:right w:val="single" w:sz="4" w:space="0" w:color="000000"/>
            </w:tcBorders>
          </w:tcPr>
          <w:p w14:paraId="1DDEAA30" w14:textId="77777777" w:rsidR="000F1FD6" w:rsidRDefault="00A2725C">
            <w:pPr>
              <w:spacing w:after="0" w:line="259" w:lineRule="auto"/>
              <w:ind w:left="0" w:firstLine="0"/>
              <w:jc w:val="left"/>
            </w:pPr>
            <w:r>
              <w:t xml:space="preserve">Should check if all the fields are filled by the user and saving the user to database. </w:t>
            </w:r>
          </w:p>
        </w:tc>
      </w:tr>
      <w:tr w:rsidR="000F1FD6" w14:paraId="599E0E7B" w14:textId="77777777" w:rsidTr="008810CB">
        <w:trPr>
          <w:trHeight w:val="813"/>
        </w:trPr>
        <w:tc>
          <w:tcPr>
            <w:tcW w:w="4683" w:type="dxa"/>
            <w:tcBorders>
              <w:top w:val="single" w:sz="4" w:space="0" w:color="000000"/>
              <w:left w:val="single" w:sz="4" w:space="0" w:color="000000"/>
              <w:bottom w:val="single" w:sz="4" w:space="0" w:color="000000"/>
              <w:right w:val="single" w:sz="4" w:space="0" w:color="000000"/>
            </w:tcBorders>
          </w:tcPr>
          <w:p w14:paraId="123854F3" w14:textId="77777777" w:rsidR="000F1FD6" w:rsidRDefault="00A2725C">
            <w:pPr>
              <w:spacing w:after="0" w:line="259" w:lineRule="auto"/>
              <w:ind w:left="0" w:firstLine="0"/>
              <w:jc w:val="left"/>
            </w:pPr>
            <w:r>
              <w:t xml:space="preserve">ACTUAL RESULTS: </w:t>
            </w:r>
          </w:p>
        </w:tc>
        <w:tc>
          <w:tcPr>
            <w:tcW w:w="4707" w:type="dxa"/>
            <w:tcBorders>
              <w:top w:val="single" w:sz="4" w:space="0" w:color="000000"/>
              <w:left w:val="single" w:sz="4" w:space="0" w:color="000000"/>
              <w:bottom w:val="single" w:sz="4" w:space="0" w:color="000000"/>
              <w:right w:val="single" w:sz="4" w:space="0" w:color="000000"/>
            </w:tcBorders>
          </w:tcPr>
          <w:p w14:paraId="161FB637" w14:textId="77777777" w:rsidR="000F1FD6" w:rsidRDefault="00A2725C">
            <w:pPr>
              <w:spacing w:after="0" w:line="259" w:lineRule="auto"/>
              <w:ind w:left="0" w:firstLine="0"/>
            </w:pPr>
            <w:r>
              <w:t xml:space="preserve">Checking whether all the fields are filled by user or not through validations and saving user. </w:t>
            </w:r>
          </w:p>
        </w:tc>
      </w:tr>
      <w:tr w:rsidR="000F1FD6" w14:paraId="20E5DE40" w14:textId="77777777">
        <w:trPr>
          <w:trHeight w:val="425"/>
        </w:trPr>
        <w:tc>
          <w:tcPr>
            <w:tcW w:w="4683" w:type="dxa"/>
            <w:tcBorders>
              <w:top w:val="single" w:sz="4" w:space="0" w:color="000000"/>
              <w:left w:val="single" w:sz="4" w:space="0" w:color="000000"/>
              <w:bottom w:val="single" w:sz="4" w:space="0" w:color="000000"/>
              <w:right w:val="single" w:sz="4" w:space="0" w:color="000000"/>
            </w:tcBorders>
          </w:tcPr>
          <w:p w14:paraId="1F9E6EDC" w14:textId="77777777" w:rsidR="000F1FD6" w:rsidRDefault="00A2725C">
            <w:pPr>
              <w:spacing w:after="0" w:line="259" w:lineRule="auto"/>
              <w:ind w:left="0" w:firstLine="0"/>
              <w:jc w:val="left"/>
            </w:pPr>
            <w:r>
              <w:t xml:space="preserve">LOW PRIORITY </w:t>
            </w:r>
          </w:p>
        </w:tc>
        <w:tc>
          <w:tcPr>
            <w:tcW w:w="4707" w:type="dxa"/>
            <w:tcBorders>
              <w:top w:val="single" w:sz="4" w:space="0" w:color="000000"/>
              <w:left w:val="single" w:sz="4" w:space="0" w:color="000000"/>
              <w:bottom w:val="single" w:sz="4" w:space="0" w:color="000000"/>
              <w:right w:val="single" w:sz="4" w:space="0" w:color="000000"/>
            </w:tcBorders>
          </w:tcPr>
          <w:p w14:paraId="1C0FB029" w14:textId="77777777" w:rsidR="000F1FD6" w:rsidRDefault="00A2725C">
            <w:pPr>
              <w:spacing w:after="0" w:line="259" w:lineRule="auto"/>
              <w:ind w:left="0" w:firstLine="0"/>
              <w:jc w:val="left"/>
            </w:pPr>
            <w:r>
              <w:t xml:space="preserve">No </w:t>
            </w:r>
          </w:p>
        </w:tc>
      </w:tr>
      <w:tr w:rsidR="000F1FD6" w14:paraId="5C8CD8A9" w14:textId="77777777">
        <w:trPr>
          <w:trHeight w:val="425"/>
        </w:trPr>
        <w:tc>
          <w:tcPr>
            <w:tcW w:w="4683" w:type="dxa"/>
            <w:tcBorders>
              <w:top w:val="single" w:sz="4" w:space="0" w:color="000000"/>
              <w:left w:val="single" w:sz="4" w:space="0" w:color="000000"/>
              <w:bottom w:val="single" w:sz="4" w:space="0" w:color="000000"/>
              <w:right w:val="single" w:sz="4" w:space="0" w:color="000000"/>
            </w:tcBorders>
          </w:tcPr>
          <w:p w14:paraId="2D8C106C" w14:textId="77777777" w:rsidR="000F1FD6" w:rsidRDefault="00A2725C">
            <w:pPr>
              <w:spacing w:after="0" w:line="259" w:lineRule="auto"/>
              <w:ind w:left="0" w:firstLine="0"/>
              <w:jc w:val="left"/>
            </w:pPr>
            <w:r>
              <w:t xml:space="preserve">HIGH PRIORITY </w:t>
            </w:r>
          </w:p>
        </w:tc>
        <w:tc>
          <w:tcPr>
            <w:tcW w:w="4707" w:type="dxa"/>
            <w:tcBorders>
              <w:top w:val="single" w:sz="4" w:space="0" w:color="000000"/>
              <w:left w:val="single" w:sz="4" w:space="0" w:color="000000"/>
              <w:bottom w:val="single" w:sz="4" w:space="0" w:color="000000"/>
              <w:right w:val="single" w:sz="4" w:space="0" w:color="000000"/>
            </w:tcBorders>
          </w:tcPr>
          <w:p w14:paraId="715ECA89" w14:textId="77777777" w:rsidR="000F1FD6" w:rsidRDefault="00A2725C">
            <w:pPr>
              <w:spacing w:after="0" w:line="259" w:lineRule="auto"/>
              <w:ind w:left="0" w:firstLine="0"/>
              <w:jc w:val="left"/>
            </w:pPr>
            <w:r>
              <w:t xml:space="preserve">Yes </w:t>
            </w:r>
          </w:p>
        </w:tc>
      </w:tr>
    </w:tbl>
    <w:p w14:paraId="2260C501" w14:textId="77777777" w:rsidR="000F1FD6" w:rsidRDefault="00A2725C">
      <w:pPr>
        <w:spacing w:after="112" w:line="259" w:lineRule="auto"/>
        <w:ind w:left="0" w:firstLine="0"/>
        <w:jc w:val="left"/>
      </w:pPr>
      <w:r>
        <w:rPr>
          <w:b/>
        </w:rPr>
        <w:t xml:space="preserve"> </w:t>
      </w:r>
    </w:p>
    <w:p w14:paraId="757289A2" w14:textId="77777777" w:rsidR="000F1FD6" w:rsidRDefault="00A2725C">
      <w:pPr>
        <w:spacing w:after="0" w:line="259" w:lineRule="auto"/>
        <w:ind w:left="-5"/>
        <w:jc w:val="left"/>
      </w:pPr>
      <w:r>
        <w:rPr>
          <w:b/>
        </w:rPr>
        <w:t xml:space="preserve">Test case3: </w:t>
      </w:r>
    </w:p>
    <w:p w14:paraId="1270B892" w14:textId="77777777" w:rsidR="0059429D" w:rsidRDefault="00A2725C" w:rsidP="0059429D">
      <w:pPr>
        <w:spacing w:after="270"/>
        <w:ind w:left="-5" w:right="262"/>
      </w:pPr>
      <w:r>
        <w:t xml:space="preserve">Test case for Change Password: When the old password does not match with the new password , then this results in displaying an error message as “ OLD PASSWORD DOES NOT MATCH WITH THE NEW PASSWORD”. </w:t>
      </w:r>
    </w:p>
    <w:p w14:paraId="0C9A37C7" w14:textId="72A3D6B4" w:rsidR="000F1FD6" w:rsidRDefault="00A2725C" w:rsidP="0059429D">
      <w:pPr>
        <w:spacing w:after="270"/>
        <w:ind w:left="-5" w:right="262"/>
      </w:pPr>
      <w:r>
        <w:rPr>
          <w:b/>
        </w:rPr>
        <w:t xml:space="preserve">Test case 4: </w:t>
      </w:r>
    </w:p>
    <w:p w14:paraId="135A7CE0" w14:textId="77777777" w:rsidR="000F1FD6" w:rsidRDefault="00A2725C">
      <w:pPr>
        <w:ind w:left="-5" w:right="262"/>
      </w:pPr>
      <w:r>
        <w:t xml:space="preserve">Test case for Forget Password: </w:t>
      </w:r>
    </w:p>
    <w:p w14:paraId="11755DF7" w14:textId="77777777" w:rsidR="000F1FD6" w:rsidRDefault="00A2725C">
      <w:pPr>
        <w:spacing w:after="0" w:line="364" w:lineRule="auto"/>
        <w:ind w:left="-5" w:right="262"/>
      </w:pPr>
      <w:r>
        <w:t xml:space="preserve">When a user forgets his password he is asked to enter Login name, ZIP </w:t>
      </w:r>
      <w:r>
        <w:tab/>
        <w:t xml:space="preserve">code, </w:t>
      </w:r>
      <w:r>
        <w:tab/>
        <w:t xml:space="preserve">Mobile number. If these are matched with the already stored ones then user will get his Original password. </w:t>
      </w:r>
    </w:p>
    <w:tbl>
      <w:tblPr>
        <w:tblStyle w:val="TableGrid"/>
        <w:tblW w:w="10236" w:type="dxa"/>
        <w:tblInd w:w="146" w:type="dxa"/>
        <w:tblCellMar>
          <w:top w:w="50" w:type="dxa"/>
        </w:tblCellMar>
        <w:tblLook w:val="04A0" w:firstRow="1" w:lastRow="0" w:firstColumn="1" w:lastColumn="0" w:noHBand="0" w:noVBand="1"/>
      </w:tblPr>
      <w:tblGrid>
        <w:gridCol w:w="1121"/>
        <w:gridCol w:w="1441"/>
        <w:gridCol w:w="34"/>
        <w:gridCol w:w="2083"/>
        <w:gridCol w:w="23"/>
        <w:gridCol w:w="49"/>
        <w:gridCol w:w="1899"/>
        <w:gridCol w:w="28"/>
        <w:gridCol w:w="1202"/>
        <w:gridCol w:w="26"/>
        <w:gridCol w:w="1007"/>
        <w:gridCol w:w="1323"/>
      </w:tblGrid>
      <w:tr w:rsidR="00F46B8E" w14:paraId="613EEFBA" w14:textId="77777777" w:rsidTr="00A2725C">
        <w:trPr>
          <w:trHeight w:val="1034"/>
        </w:trPr>
        <w:tc>
          <w:tcPr>
            <w:tcW w:w="1145" w:type="dxa"/>
            <w:tcBorders>
              <w:top w:val="single" w:sz="4" w:space="0" w:color="000000"/>
              <w:left w:val="single" w:sz="4" w:space="0" w:color="000000"/>
              <w:bottom w:val="single" w:sz="4" w:space="0" w:color="000000"/>
              <w:right w:val="single" w:sz="4" w:space="0" w:color="000000"/>
            </w:tcBorders>
          </w:tcPr>
          <w:p w14:paraId="7E1345EA" w14:textId="77777777" w:rsidR="00F46B8E" w:rsidRDefault="00F46B8E" w:rsidP="00A2725C">
            <w:pPr>
              <w:spacing w:after="47" w:line="259" w:lineRule="auto"/>
              <w:ind w:firstLine="0"/>
              <w:jc w:val="left"/>
            </w:pPr>
            <w:r>
              <w:rPr>
                <w:sz w:val="20"/>
              </w:rPr>
              <w:t xml:space="preserve"> </w:t>
            </w:r>
            <w:r>
              <w:t xml:space="preserve"> </w:t>
            </w:r>
          </w:p>
          <w:p w14:paraId="446E2AE7" w14:textId="77777777" w:rsidR="00F46B8E" w:rsidRDefault="00F46B8E" w:rsidP="00A2725C">
            <w:pPr>
              <w:spacing w:after="0" w:line="259" w:lineRule="auto"/>
              <w:ind w:left="118" w:firstLine="0"/>
              <w:jc w:val="left"/>
            </w:pPr>
            <w:r>
              <w:rPr>
                <w:b/>
                <w:sz w:val="22"/>
              </w:rPr>
              <w:t xml:space="preserve">Module </w:t>
            </w:r>
            <w:r>
              <w:t xml:space="preserve"> </w:t>
            </w:r>
          </w:p>
        </w:tc>
        <w:tc>
          <w:tcPr>
            <w:tcW w:w="1524" w:type="dxa"/>
            <w:gridSpan w:val="2"/>
            <w:tcBorders>
              <w:top w:val="single" w:sz="4" w:space="0" w:color="000000"/>
              <w:left w:val="single" w:sz="4" w:space="0" w:color="000000"/>
              <w:bottom w:val="single" w:sz="4" w:space="0" w:color="000000"/>
              <w:right w:val="single" w:sz="4" w:space="0" w:color="000000"/>
            </w:tcBorders>
          </w:tcPr>
          <w:p w14:paraId="5170B45D" w14:textId="77777777" w:rsidR="00F46B8E" w:rsidRDefault="00F46B8E" w:rsidP="00A2725C">
            <w:pPr>
              <w:spacing w:after="48" w:line="259" w:lineRule="auto"/>
              <w:ind w:left="7" w:firstLine="0"/>
              <w:jc w:val="left"/>
            </w:pPr>
            <w:r>
              <w:rPr>
                <w:sz w:val="20"/>
              </w:rPr>
              <w:t xml:space="preserve"> </w:t>
            </w:r>
            <w:r>
              <w:t xml:space="preserve"> </w:t>
            </w:r>
          </w:p>
          <w:p w14:paraId="6BC42275" w14:textId="77777777" w:rsidR="00F46B8E" w:rsidRDefault="00F46B8E" w:rsidP="00A2725C">
            <w:pPr>
              <w:spacing w:after="0" w:line="259" w:lineRule="auto"/>
              <w:ind w:left="115" w:firstLine="0"/>
              <w:jc w:val="left"/>
            </w:pPr>
            <w:r>
              <w:rPr>
                <w:b/>
                <w:sz w:val="22"/>
              </w:rPr>
              <w:t xml:space="preserve">Functio nality </w:t>
            </w:r>
            <w:r>
              <w:t xml:space="preserve"> </w:t>
            </w:r>
          </w:p>
        </w:tc>
        <w:tc>
          <w:tcPr>
            <w:tcW w:w="1954" w:type="dxa"/>
            <w:gridSpan w:val="3"/>
            <w:tcBorders>
              <w:top w:val="single" w:sz="4" w:space="0" w:color="000000"/>
              <w:left w:val="single" w:sz="4" w:space="0" w:color="000000"/>
              <w:bottom w:val="single" w:sz="4" w:space="0" w:color="000000"/>
              <w:right w:val="single" w:sz="4" w:space="0" w:color="000000"/>
            </w:tcBorders>
          </w:tcPr>
          <w:p w14:paraId="5E6AD811" w14:textId="77777777" w:rsidR="00F46B8E" w:rsidRDefault="00F46B8E" w:rsidP="00A2725C">
            <w:pPr>
              <w:spacing w:after="47" w:line="259" w:lineRule="auto"/>
              <w:ind w:firstLine="0"/>
              <w:jc w:val="left"/>
            </w:pPr>
            <w:r>
              <w:rPr>
                <w:sz w:val="20"/>
              </w:rPr>
              <w:t xml:space="preserve"> </w:t>
            </w:r>
            <w:r>
              <w:t xml:space="preserve"> </w:t>
            </w:r>
          </w:p>
          <w:p w14:paraId="43EFDDDD" w14:textId="77777777" w:rsidR="00F46B8E" w:rsidRDefault="00F46B8E" w:rsidP="00A2725C">
            <w:pPr>
              <w:spacing w:after="0" w:line="259" w:lineRule="auto"/>
              <w:ind w:left="118" w:firstLine="0"/>
              <w:jc w:val="left"/>
            </w:pPr>
            <w:r>
              <w:rPr>
                <w:b/>
                <w:sz w:val="22"/>
              </w:rPr>
              <w:t xml:space="preserve">Test Case </w:t>
            </w:r>
            <w:r>
              <w:t xml:space="preserve"> </w:t>
            </w:r>
          </w:p>
        </w:tc>
        <w:tc>
          <w:tcPr>
            <w:tcW w:w="1942" w:type="dxa"/>
            <w:gridSpan w:val="2"/>
            <w:tcBorders>
              <w:top w:val="single" w:sz="4" w:space="0" w:color="000000"/>
              <w:left w:val="single" w:sz="4" w:space="0" w:color="000000"/>
              <w:bottom w:val="single" w:sz="4" w:space="0" w:color="000000"/>
              <w:right w:val="single" w:sz="4" w:space="0" w:color="000000"/>
            </w:tcBorders>
          </w:tcPr>
          <w:p w14:paraId="641F5162" w14:textId="77777777" w:rsidR="00F46B8E" w:rsidRDefault="00F46B8E" w:rsidP="00A2725C">
            <w:pPr>
              <w:spacing w:after="49" w:line="259" w:lineRule="auto"/>
              <w:ind w:left="12" w:firstLine="0"/>
              <w:jc w:val="left"/>
            </w:pPr>
            <w:r>
              <w:rPr>
                <w:sz w:val="20"/>
              </w:rPr>
              <w:t xml:space="preserve"> </w:t>
            </w:r>
            <w:r>
              <w:t xml:space="preserve"> </w:t>
            </w:r>
          </w:p>
          <w:p w14:paraId="2081FE3C" w14:textId="77777777" w:rsidR="00F46B8E" w:rsidRDefault="00F46B8E" w:rsidP="00A2725C">
            <w:pPr>
              <w:spacing w:after="0" w:line="259" w:lineRule="auto"/>
              <w:ind w:left="118" w:firstLine="0"/>
              <w:jc w:val="left"/>
            </w:pPr>
            <w:r>
              <w:rPr>
                <w:b/>
                <w:sz w:val="22"/>
              </w:rPr>
              <w:t xml:space="preserve">Expected Results </w:t>
            </w:r>
            <w:r>
              <w:t xml:space="preserve"> </w:t>
            </w:r>
          </w:p>
        </w:tc>
        <w:tc>
          <w:tcPr>
            <w:tcW w:w="1239" w:type="dxa"/>
            <w:gridSpan w:val="2"/>
            <w:tcBorders>
              <w:top w:val="single" w:sz="4" w:space="0" w:color="000000"/>
              <w:left w:val="single" w:sz="4" w:space="0" w:color="000000"/>
              <w:bottom w:val="single" w:sz="4" w:space="0" w:color="000000"/>
              <w:right w:val="single" w:sz="4" w:space="0" w:color="000000"/>
            </w:tcBorders>
          </w:tcPr>
          <w:p w14:paraId="36031146" w14:textId="77777777" w:rsidR="00F46B8E" w:rsidRDefault="00F46B8E" w:rsidP="00A2725C">
            <w:pPr>
              <w:spacing w:after="46" w:line="259" w:lineRule="auto"/>
              <w:ind w:left="12" w:firstLine="0"/>
              <w:jc w:val="left"/>
            </w:pPr>
            <w:r>
              <w:rPr>
                <w:sz w:val="20"/>
              </w:rPr>
              <w:t xml:space="preserve"> </w:t>
            </w:r>
            <w:r>
              <w:t xml:space="preserve"> </w:t>
            </w:r>
          </w:p>
          <w:p w14:paraId="2EBA7D3A" w14:textId="77777777" w:rsidR="00F46B8E" w:rsidRDefault="00F46B8E" w:rsidP="00A2725C">
            <w:pPr>
              <w:spacing w:after="140" w:line="259" w:lineRule="auto"/>
              <w:ind w:left="120" w:firstLine="0"/>
              <w:jc w:val="left"/>
            </w:pPr>
            <w:r>
              <w:rPr>
                <w:b/>
                <w:sz w:val="22"/>
              </w:rPr>
              <w:t xml:space="preserve">Actual </w:t>
            </w:r>
            <w:r>
              <w:t xml:space="preserve"> </w:t>
            </w:r>
          </w:p>
          <w:p w14:paraId="4362E8E5" w14:textId="77777777" w:rsidR="00F46B8E" w:rsidRDefault="00F46B8E" w:rsidP="00A2725C">
            <w:pPr>
              <w:spacing w:after="0" w:line="259" w:lineRule="auto"/>
              <w:ind w:left="120" w:firstLine="0"/>
              <w:jc w:val="left"/>
            </w:pPr>
            <w:r>
              <w:rPr>
                <w:b/>
                <w:sz w:val="22"/>
              </w:rPr>
              <w:t xml:space="preserve">Results </w:t>
            </w:r>
            <w:r>
              <w:t xml:space="preserve"> </w:t>
            </w:r>
          </w:p>
        </w:tc>
        <w:tc>
          <w:tcPr>
            <w:tcW w:w="1051" w:type="dxa"/>
            <w:tcBorders>
              <w:top w:val="single" w:sz="4" w:space="0" w:color="000000"/>
              <w:left w:val="single" w:sz="4" w:space="0" w:color="000000"/>
              <w:bottom w:val="single" w:sz="4" w:space="0" w:color="000000"/>
              <w:right w:val="single" w:sz="4" w:space="0" w:color="000000"/>
            </w:tcBorders>
          </w:tcPr>
          <w:p w14:paraId="448D7654" w14:textId="77777777" w:rsidR="00F46B8E" w:rsidRDefault="00F46B8E" w:rsidP="00A2725C">
            <w:pPr>
              <w:spacing w:after="46" w:line="259" w:lineRule="auto"/>
              <w:ind w:left="12" w:firstLine="0"/>
              <w:jc w:val="left"/>
            </w:pPr>
            <w:r>
              <w:rPr>
                <w:sz w:val="20"/>
              </w:rPr>
              <w:t xml:space="preserve"> </w:t>
            </w:r>
            <w:r>
              <w:t xml:space="preserve"> </w:t>
            </w:r>
          </w:p>
          <w:p w14:paraId="020145E4" w14:textId="77777777" w:rsidR="00F46B8E" w:rsidRDefault="00F46B8E" w:rsidP="00A2725C">
            <w:pPr>
              <w:spacing w:after="0" w:line="259" w:lineRule="auto"/>
              <w:ind w:left="120" w:firstLine="0"/>
              <w:jc w:val="left"/>
            </w:pPr>
            <w:r>
              <w:rPr>
                <w:b/>
                <w:sz w:val="22"/>
              </w:rPr>
              <w:t xml:space="preserve">Res ult </w:t>
            </w:r>
            <w: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05E2F959" w14:textId="77777777" w:rsidR="00F46B8E" w:rsidRDefault="00F46B8E" w:rsidP="00A2725C">
            <w:pPr>
              <w:spacing w:after="20" w:line="259" w:lineRule="auto"/>
              <w:ind w:left="12" w:firstLine="0"/>
              <w:jc w:val="left"/>
            </w:pPr>
            <w:r>
              <w:t xml:space="preserve">  </w:t>
            </w:r>
          </w:p>
          <w:p w14:paraId="6F8483AE" w14:textId="77777777" w:rsidR="00F46B8E" w:rsidRDefault="00F46B8E" w:rsidP="00A2725C">
            <w:pPr>
              <w:spacing w:after="19" w:line="259" w:lineRule="auto"/>
              <w:ind w:left="12" w:firstLine="0"/>
              <w:jc w:val="left"/>
            </w:pPr>
            <w:r>
              <w:rPr>
                <w:sz w:val="26"/>
              </w:rPr>
              <w:t xml:space="preserve"> </w:t>
            </w:r>
            <w:r>
              <w:t xml:space="preserve"> </w:t>
            </w:r>
          </w:p>
          <w:p w14:paraId="49BC8B75" w14:textId="77777777" w:rsidR="00F46B8E" w:rsidRDefault="00F46B8E" w:rsidP="00A2725C">
            <w:pPr>
              <w:spacing w:after="0" w:line="259" w:lineRule="auto"/>
              <w:ind w:left="120" w:firstLine="0"/>
              <w:jc w:val="left"/>
            </w:pPr>
            <w:r>
              <w:rPr>
                <w:b/>
                <w:sz w:val="22"/>
              </w:rPr>
              <w:t xml:space="preserve">Priori ty </w:t>
            </w:r>
            <w:r>
              <w:t xml:space="preserve"> </w:t>
            </w:r>
          </w:p>
        </w:tc>
      </w:tr>
      <w:tr w:rsidR="00F46B8E" w14:paraId="3BECFF1E" w14:textId="77777777" w:rsidTr="00A2725C">
        <w:trPr>
          <w:trHeight w:val="2393"/>
        </w:trPr>
        <w:tc>
          <w:tcPr>
            <w:tcW w:w="1145" w:type="dxa"/>
            <w:tcBorders>
              <w:top w:val="single" w:sz="4" w:space="0" w:color="000000"/>
              <w:left w:val="single" w:sz="4" w:space="0" w:color="000000"/>
              <w:bottom w:val="single" w:sz="4" w:space="0" w:color="000000"/>
              <w:right w:val="single" w:sz="4" w:space="0" w:color="000000"/>
            </w:tcBorders>
          </w:tcPr>
          <w:p w14:paraId="467FA5CF" w14:textId="77777777" w:rsidR="00F46B8E" w:rsidRDefault="00F46B8E" w:rsidP="00A2725C">
            <w:pPr>
              <w:spacing w:after="0" w:line="259" w:lineRule="auto"/>
              <w:ind w:left="118" w:firstLine="0"/>
              <w:jc w:val="left"/>
            </w:pPr>
            <w:r>
              <w:rPr>
                <w:sz w:val="22"/>
              </w:rPr>
              <w:t xml:space="preserve">er </w:t>
            </w:r>
            <w:r>
              <w:t xml:space="preserve"> </w:t>
            </w:r>
          </w:p>
        </w:tc>
        <w:tc>
          <w:tcPr>
            <w:tcW w:w="1524" w:type="dxa"/>
            <w:gridSpan w:val="2"/>
            <w:tcBorders>
              <w:top w:val="single" w:sz="4" w:space="0" w:color="000000"/>
              <w:left w:val="single" w:sz="4" w:space="0" w:color="000000"/>
              <w:bottom w:val="single" w:sz="4" w:space="0" w:color="000000"/>
              <w:right w:val="single" w:sz="4" w:space="0" w:color="000000"/>
            </w:tcBorders>
          </w:tcPr>
          <w:p w14:paraId="2A08DDFA" w14:textId="77777777" w:rsidR="00F46B8E" w:rsidRDefault="00F46B8E" w:rsidP="00A2725C">
            <w:pPr>
              <w:spacing w:after="0" w:line="259" w:lineRule="auto"/>
              <w:ind w:left="7" w:firstLine="0"/>
              <w:jc w:val="left"/>
            </w:pPr>
            <w:r>
              <w:t xml:space="preserve">  </w:t>
            </w:r>
          </w:p>
          <w:p w14:paraId="31388940" w14:textId="77777777" w:rsidR="00F46B8E" w:rsidRDefault="00F46B8E" w:rsidP="00A2725C">
            <w:pPr>
              <w:spacing w:after="42" w:line="259" w:lineRule="auto"/>
              <w:ind w:left="115" w:firstLine="0"/>
              <w:jc w:val="left"/>
            </w:pPr>
            <w:r>
              <w:t xml:space="preserve">Login </w:t>
            </w:r>
          </w:p>
          <w:p w14:paraId="60F63663" w14:textId="77777777" w:rsidR="00F46B8E" w:rsidRDefault="00F46B8E" w:rsidP="00A2725C">
            <w:pPr>
              <w:spacing w:after="0" w:line="259" w:lineRule="auto"/>
              <w:ind w:left="115" w:firstLine="0"/>
              <w:jc w:val="left"/>
            </w:pPr>
            <w:r>
              <w:t xml:space="preserve">Usecase  </w:t>
            </w:r>
          </w:p>
        </w:tc>
        <w:tc>
          <w:tcPr>
            <w:tcW w:w="1954" w:type="dxa"/>
            <w:gridSpan w:val="3"/>
            <w:tcBorders>
              <w:top w:val="single" w:sz="4" w:space="0" w:color="000000"/>
              <w:left w:val="single" w:sz="4" w:space="0" w:color="000000"/>
              <w:bottom w:val="single" w:sz="4" w:space="0" w:color="000000"/>
              <w:right w:val="single" w:sz="4" w:space="0" w:color="000000"/>
            </w:tcBorders>
          </w:tcPr>
          <w:p w14:paraId="60916182" w14:textId="77777777" w:rsidR="00F46B8E" w:rsidRDefault="00F46B8E" w:rsidP="00A2725C">
            <w:pPr>
              <w:spacing w:after="19" w:line="394" w:lineRule="auto"/>
              <w:ind w:firstLine="0"/>
              <w:jc w:val="left"/>
            </w:pPr>
            <w:r>
              <w:rPr>
                <w:color w:val="333333"/>
              </w:rPr>
              <w:t xml:space="preserve">Navigate To </w:t>
            </w:r>
            <w:r>
              <w:t xml:space="preserve"> Www.Sample.Com </w:t>
            </w:r>
          </w:p>
          <w:p w14:paraId="4456A77F" w14:textId="77777777" w:rsidR="00F46B8E" w:rsidRDefault="00F46B8E" w:rsidP="00A2725C">
            <w:pPr>
              <w:spacing w:after="156" w:line="259" w:lineRule="auto"/>
              <w:ind w:firstLine="0"/>
              <w:jc w:val="left"/>
            </w:pPr>
            <w:r>
              <w:rPr>
                <w:color w:val="333333"/>
              </w:rPr>
              <w:t xml:space="preserve">Click On Submit </w:t>
            </w:r>
            <w:r>
              <w:t xml:space="preserve"> </w:t>
            </w:r>
          </w:p>
          <w:p w14:paraId="4B6482DC" w14:textId="77777777" w:rsidR="00F46B8E" w:rsidRDefault="00F46B8E" w:rsidP="00A2725C">
            <w:pPr>
              <w:spacing w:after="112" w:line="259" w:lineRule="auto"/>
              <w:ind w:firstLine="0"/>
              <w:jc w:val="left"/>
            </w:pPr>
            <w:r>
              <w:rPr>
                <w:color w:val="333333"/>
              </w:rPr>
              <w:t xml:space="preserve">Button Without </w:t>
            </w:r>
            <w:r>
              <w:t xml:space="preserve"> </w:t>
            </w:r>
          </w:p>
          <w:p w14:paraId="69FD15F3" w14:textId="77777777" w:rsidR="00F46B8E" w:rsidRDefault="00F46B8E" w:rsidP="00A2725C">
            <w:pPr>
              <w:spacing w:after="0" w:line="259" w:lineRule="auto"/>
              <w:ind w:firstLine="0"/>
              <w:jc w:val="left"/>
            </w:pPr>
            <w:r>
              <w:rPr>
                <w:color w:val="333333"/>
              </w:rPr>
              <w:t>Entering Username and</w:t>
            </w:r>
            <w:r>
              <w:t xml:space="preserve"> </w:t>
            </w:r>
            <w:r>
              <w:rPr>
                <w:color w:val="333333"/>
              </w:rPr>
              <w:t>Password</w:t>
            </w:r>
            <w:r>
              <w:t xml:space="preserve"> </w:t>
            </w:r>
          </w:p>
        </w:tc>
        <w:tc>
          <w:tcPr>
            <w:tcW w:w="1942" w:type="dxa"/>
            <w:gridSpan w:val="2"/>
            <w:tcBorders>
              <w:top w:val="single" w:sz="4" w:space="0" w:color="000000"/>
              <w:left w:val="single" w:sz="4" w:space="0" w:color="000000"/>
              <w:bottom w:val="single" w:sz="4" w:space="0" w:color="000000"/>
              <w:right w:val="single" w:sz="4" w:space="0" w:color="000000"/>
            </w:tcBorders>
          </w:tcPr>
          <w:p w14:paraId="2D3FF7ED" w14:textId="77777777" w:rsidR="00F46B8E" w:rsidRDefault="00F46B8E" w:rsidP="00A2725C">
            <w:pPr>
              <w:spacing w:after="46" w:line="268" w:lineRule="auto"/>
              <w:ind w:left="5" w:right="533" w:firstLine="0"/>
            </w:pPr>
            <w:r>
              <w:t xml:space="preserve">A Validation Should Be As Below “Please </w:t>
            </w:r>
            <w:r>
              <w:rPr>
                <w:sz w:val="28"/>
              </w:rPr>
              <w:t xml:space="preserve"> </w:t>
            </w:r>
          </w:p>
          <w:p w14:paraId="0A17011D" w14:textId="77777777" w:rsidR="00F46B8E" w:rsidRDefault="00F46B8E" w:rsidP="00A2725C">
            <w:pPr>
              <w:spacing w:after="70"/>
              <w:ind w:left="5" w:right="720" w:firstLine="0"/>
            </w:pPr>
            <w:r>
              <w:t xml:space="preserve">Enter Valid Username &amp; Password” </w:t>
            </w:r>
            <w:r>
              <w:rPr>
                <w:sz w:val="28"/>
              </w:rPr>
              <w:t xml:space="preserve"> </w:t>
            </w:r>
          </w:p>
          <w:p w14:paraId="2F9269FC" w14:textId="77777777" w:rsidR="00F46B8E" w:rsidRDefault="00F46B8E" w:rsidP="00A2725C">
            <w:pPr>
              <w:spacing w:after="0" w:line="259" w:lineRule="auto"/>
              <w:ind w:left="-14" w:firstLine="0"/>
              <w:jc w:val="left"/>
            </w:pPr>
            <w:r>
              <w:t xml:space="preserve">  </w:t>
            </w:r>
          </w:p>
        </w:tc>
        <w:tc>
          <w:tcPr>
            <w:tcW w:w="1239" w:type="dxa"/>
            <w:gridSpan w:val="2"/>
            <w:tcBorders>
              <w:top w:val="single" w:sz="4" w:space="0" w:color="000000"/>
              <w:left w:val="single" w:sz="4" w:space="0" w:color="000000"/>
              <w:bottom w:val="single" w:sz="4" w:space="0" w:color="000000"/>
              <w:right w:val="single" w:sz="4" w:space="0" w:color="000000"/>
            </w:tcBorders>
          </w:tcPr>
          <w:p w14:paraId="1EF8C815" w14:textId="77777777" w:rsidR="00F46B8E" w:rsidRDefault="00F46B8E" w:rsidP="00A2725C">
            <w:pPr>
              <w:spacing w:after="181" w:line="259" w:lineRule="auto"/>
              <w:ind w:left="5" w:firstLine="0"/>
            </w:pPr>
            <w:r>
              <w:t xml:space="preserve">A Validation </w:t>
            </w:r>
          </w:p>
          <w:p w14:paraId="492097CF" w14:textId="77777777" w:rsidR="00F46B8E" w:rsidRDefault="00F46B8E" w:rsidP="00A2725C">
            <w:pPr>
              <w:spacing w:after="136" w:line="259" w:lineRule="auto"/>
              <w:ind w:left="120" w:firstLine="0"/>
              <w:jc w:val="left"/>
            </w:pPr>
            <w:r>
              <w:t xml:space="preserve">Has Been </w:t>
            </w:r>
            <w:r>
              <w:rPr>
                <w:sz w:val="28"/>
              </w:rPr>
              <w:t xml:space="preserve"> </w:t>
            </w:r>
          </w:p>
          <w:p w14:paraId="026CB34C" w14:textId="77777777" w:rsidR="00F46B8E" w:rsidRDefault="00F46B8E" w:rsidP="00A2725C">
            <w:pPr>
              <w:spacing w:after="60" w:line="259" w:lineRule="auto"/>
              <w:ind w:left="120" w:firstLine="0"/>
              <w:jc w:val="left"/>
            </w:pPr>
            <w:r>
              <w:t xml:space="preserve">Populated </w:t>
            </w:r>
            <w:r>
              <w:rPr>
                <w:sz w:val="28"/>
              </w:rPr>
              <w:t xml:space="preserve"> </w:t>
            </w:r>
          </w:p>
          <w:p w14:paraId="1F272EF2" w14:textId="77777777" w:rsidR="00F46B8E" w:rsidRDefault="00F46B8E" w:rsidP="00A2725C">
            <w:pPr>
              <w:spacing w:after="42" w:line="259" w:lineRule="auto"/>
              <w:ind w:left="5" w:firstLine="0"/>
              <w:jc w:val="left"/>
            </w:pPr>
            <w:r>
              <w:t xml:space="preserve">As </w:t>
            </w:r>
          </w:p>
          <w:p w14:paraId="3D40C692" w14:textId="77777777" w:rsidR="00F46B8E" w:rsidRDefault="00F46B8E" w:rsidP="00A2725C">
            <w:pPr>
              <w:spacing w:after="0" w:line="259" w:lineRule="auto"/>
              <w:ind w:left="5" w:firstLine="0"/>
              <w:jc w:val="left"/>
            </w:pPr>
            <w:r>
              <w:t xml:space="preserve">Expected  </w:t>
            </w:r>
          </w:p>
        </w:tc>
        <w:tc>
          <w:tcPr>
            <w:tcW w:w="1051" w:type="dxa"/>
            <w:tcBorders>
              <w:top w:val="single" w:sz="4" w:space="0" w:color="000000"/>
              <w:left w:val="single" w:sz="4" w:space="0" w:color="000000"/>
              <w:bottom w:val="single" w:sz="4" w:space="0" w:color="000000"/>
              <w:right w:val="single" w:sz="4" w:space="0" w:color="000000"/>
            </w:tcBorders>
          </w:tcPr>
          <w:p w14:paraId="790E928C" w14:textId="77777777" w:rsidR="00F46B8E" w:rsidRDefault="00F46B8E" w:rsidP="00A2725C">
            <w:pPr>
              <w:spacing w:after="0" w:line="259" w:lineRule="auto"/>
              <w:ind w:left="5" w:firstLine="0"/>
              <w:jc w:val="left"/>
            </w:pPr>
            <w:r>
              <w:rPr>
                <w:sz w:val="22"/>
              </w:rPr>
              <w:t xml:space="preserve"> </w:t>
            </w:r>
            <w:r>
              <w:t xml:space="preserve">Pass  </w:t>
            </w:r>
          </w:p>
        </w:tc>
        <w:tc>
          <w:tcPr>
            <w:tcW w:w="1380" w:type="dxa"/>
            <w:tcBorders>
              <w:top w:val="single" w:sz="4" w:space="0" w:color="000000"/>
              <w:left w:val="single" w:sz="4" w:space="0" w:color="000000"/>
              <w:bottom w:val="single" w:sz="4" w:space="0" w:color="000000"/>
              <w:right w:val="single" w:sz="4" w:space="0" w:color="000000"/>
            </w:tcBorders>
          </w:tcPr>
          <w:p w14:paraId="3F18F7F3" w14:textId="77777777" w:rsidR="00F46B8E" w:rsidRDefault="00F46B8E" w:rsidP="00A2725C">
            <w:pPr>
              <w:spacing w:after="0" w:line="259" w:lineRule="auto"/>
              <w:ind w:left="120" w:firstLine="0"/>
              <w:jc w:val="left"/>
            </w:pPr>
            <w:r>
              <w:t xml:space="preserve">High  </w:t>
            </w:r>
          </w:p>
        </w:tc>
      </w:tr>
      <w:tr w:rsidR="00F46B8E" w14:paraId="59D9CC56" w14:textId="77777777" w:rsidTr="00A2725C">
        <w:trPr>
          <w:trHeight w:val="5795"/>
        </w:trPr>
        <w:tc>
          <w:tcPr>
            <w:tcW w:w="1145" w:type="dxa"/>
            <w:tcBorders>
              <w:top w:val="single" w:sz="4" w:space="0" w:color="000000"/>
              <w:left w:val="single" w:sz="4" w:space="0" w:color="000000"/>
              <w:bottom w:val="single" w:sz="4" w:space="0" w:color="000000"/>
              <w:right w:val="single" w:sz="4" w:space="0" w:color="000000"/>
            </w:tcBorders>
          </w:tcPr>
          <w:p w14:paraId="0E03F393" w14:textId="77777777" w:rsidR="00F46B8E" w:rsidRDefault="00F46B8E" w:rsidP="00A2725C">
            <w:pPr>
              <w:spacing w:after="0" w:line="259" w:lineRule="auto"/>
              <w:ind w:left="2" w:firstLine="0"/>
              <w:jc w:val="left"/>
            </w:pPr>
            <w:r>
              <w:rPr>
                <w:sz w:val="22"/>
              </w:rPr>
              <w:lastRenderedPageBreak/>
              <w:t xml:space="preserve"> </w:t>
            </w:r>
            <w:r>
              <w:t xml:space="preserve"> </w:t>
            </w:r>
          </w:p>
        </w:tc>
        <w:tc>
          <w:tcPr>
            <w:tcW w:w="1490" w:type="dxa"/>
            <w:tcBorders>
              <w:top w:val="single" w:sz="4" w:space="0" w:color="000000"/>
              <w:left w:val="single" w:sz="4" w:space="0" w:color="000000"/>
              <w:bottom w:val="single" w:sz="4" w:space="0" w:color="000000"/>
              <w:right w:val="single" w:sz="4" w:space="0" w:color="000000"/>
            </w:tcBorders>
          </w:tcPr>
          <w:p w14:paraId="48A4016E" w14:textId="77777777" w:rsidR="00F46B8E" w:rsidRDefault="00F46B8E" w:rsidP="00A2725C">
            <w:pPr>
              <w:spacing w:after="0" w:line="259" w:lineRule="auto"/>
              <w:ind w:left="0" w:firstLine="0"/>
              <w:jc w:val="left"/>
            </w:pPr>
            <w:r>
              <w:rPr>
                <w:sz w:val="22"/>
              </w:rPr>
              <w:t xml:space="preserve"> </w:t>
            </w:r>
            <w:r>
              <w:t xml:space="preserve"> </w:t>
            </w:r>
          </w:p>
        </w:tc>
        <w:tc>
          <w:tcPr>
            <w:tcW w:w="1935" w:type="dxa"/>
            <w:gridSpan w:val="3"/>
            <w:tcBorders>
              <w:top w:val="single" w:sz="4" w:space="0" w:color="000000"/>
              <w:left w:val="single" w:sz="4" w:space="0" w:color="000000"/>
              <w:bottom w:val="single" w:sz="4" w:space="0" w:color="000000"/>
              <w:right w:val="single" w:sz="4" w:space="0" w:color="000000"/>
            </w:tcBorders>
          </w:tcPr>
          <w:p w14:paraId="56D7A72F" w14:textId="73CABD3D" w:rsidR="00F46B8E" w:rsidRDefault="00F46B8E" w:rsidP="00A2725C">
            <w:pPr>
              <w:spacing w:after="159" w:line="257" w:lineRule="auto"/>
              <w:ind w:left="2" w:firstLine="0"/>
              <w:jc w:val="left"/>
            </w:pPr>
            <w:r>
              <w:t xml:space="preserve">Navigate ToWww.Sample.Com </w:t>
            </w:r>
          </w:p>
          <w:p w14:paraId="2A35A831" w14:textId="77777777" w:rsidR="00F46B8E" w:rsidRDefault="00F46B8E" w:rsidP="00A2725C">
            <w:pPr>
              <w:spacing w:after="136" w:line="277" w:lineRule="auto"/>
              <w:ind w:left="2" w:right="170" w:firstLine="2"/>
            </w:pPr>
            <w:r>
              <w:t xml:space="preserve">Click On Submit  Button With Out Filling Password  </w:t>
            </w:r>
          </w:p>
          <w:p w14:paraId="67822BC7" w14:textId="77777777" w:rsidR="00F46B8E" w:rsidRDefault="00F46B8E" w:rsidP="00A2725C">
            <w:pPr>
              <w:spacing w:after="0" w:line="374" w:lineRule="auto"/>
              <w:ind w:left="4" w:right="170" w:hanging="2"/>
            </w:pPr>
            <w:r>
              <w:t xml:space="preserve">And With Valid  Username.Test Us ername Field </w:t>
            </w:r>
          </w:p>
          <w:p w14:paraId="07D6522E" w14:textId="77777777" w:rsidR="00F46B8E" w:rsidRDefault="00F46B8E" w:rsidP="00A2725C">
            <w:pPr>
              <w:spacing w:after="110" w:line="259" w:lineRule="auto"/>
              <w:ind w:left="5" w:firstLine="0"/>
              <w:jc w:val="left"/>
            </w:pPr>
            <w:r>
              <w:t xml:space="preserve">.Navigate To </w:t>
            </w:r>
          </w:p>
          <w:p w14:paraId="441B5CDE" w14:textId="77777777" w:rsidR="00F46B8E" w:rsidRDefault="00F46B8E" w:rsidP="00A2725C">
            <w:pPr>
              <w:spacing w:after="110" w:line="259" w:lineRule="auto"/>
              <w:ind w:left="5" w:firstLine="0"/>
            </w:pPr>
            <w:r>
              <w:t xml:space="preserve">Www.Sample.Com </w:t>
            </w:r>
          </w:p>
          <w:p w14:paraId="68C6864A" w14:textId="77777777" w:rsidR="00F46B8E" w:rsidRDefault="00F46B8E" w:rsidP="00A2725C">
            <w:pPr>
              <w:spacing w:after="45" w:line="259" w:lineRule="auto"/>
              <w:ind w:left="5" w:firstLine="0"/>
              <w:jc w:val="left"/>
            </w:pPr>
            <w:r>
              <w:t xml:space="preserve">Enter Both </w:t>
            </w:r>
          </w:p>
          <w:p w14:paraId="231AB654" w14:textId="77777777" w:rsidR="00F46B8E" w:rsidRDefault="00F46B8E" w:rsidP="00A2725C">
            <w:pPr>
              <w:spacing w:after="150" w:line="259" w:lineRule="auto"/>
              <w:ind w:left="5" w:firstLine="0"/>
              <w:jc w:val="left"/>
            </w:pPr>
            <w:r>
              <w:t xml:space="preserve">Username And  </w:t>
            </w:r>
          </w:p>
          <w:p w14:paraId="52D16824" w14:textId="77777777" w:rsidR="00F46B8E" w:rsidRDefault="00F46B8E" w:rsidP="00A2725C">
            <w:pPr>
              <w:spacing w:after="158" w:line="259" w:lineRule="auto"/>
              <w:ind w:left="5" w:firstLine="0"/>
              <w:jc w:val="left"/>
            </w:pPr>
            <w:r>
              <w:t xml:space="preserve">Password  </w:t>
            </w:r>
          </w:p>
          <w:p w14:paraId="46950CB0" w14:textId="77777777" w:rsidR="00F46B8E" w:rsidRDefault="00F46B8E" w:rsidP="00A2725C">
            <w:pPr>
              <w:spacing w:after="153" w:line="259" w:lineRule="auto"/>
              <w:ind w:left="5" w:firstLine="0"/>
              <w:jc w:val="left"/>
            </w:pPr>
            <w:r>
              <w:t xml:space="preserve">Wrong And Hit  </w:t>
            </w:r>
          </w:p>
          <w:p w14:paraId="5F148D15" w14:textId="77777777" w:rsidR="00F46B8E" w:rsidRDefault="00F46B8E" w:rsidP="00A2725C">
            <w:pPr>
              <w:spacing w:after="0" w:line="259" w:lineRule="auto"/>
              <w:ind w:left="5" w:firstLine="0"/>
              <w:jc w:val="left"/>
            </w:pPr>
            <w:r>
              <w:t xml:space="preserve">Enter </w:t>
            </w:r>
          </w:p>
        </w:tc>
        <w:tc>
          <w:tcPr>
            <w:tcW w:w="1964" w:type="dxa"/>
            <w:gridSpan w:val="2"/>
            <w:tcBorders>
              <w:top w:val="single" w:sz="4" w:space="0" w:color="000000"/>
              <w:left w:val="single" w:sz="4" w:space="0" w:color="000000"/>
              <w:bottom w:val="single" w:sz="4" w:space="0" w:color="000000"/>
              <w:right w:val="single" w:sz="4" w:space="0" w:color="000000"/>
            </w:tcBorders>
          </w:tcPr>
          <w:p w14:paraId="327553F8" w14:textId="77777777" w:rsidR="00F46B8E" w:rsidRDefault="00F46B8E" w:rsidP="00A2725C">
            <w:pPr>
              <w:spacing w:after="34" w:line="259" w:lineRule="auto"/>
              <w:ind w:left="5" w:firstLine="0"/>
              <w:jc w:val="left"/>
            </w:pPr>
            <w:r>
              <w:rPr>
                <w:sz w:val="22"/>
              </w:rPr>
              <w:t xml:space="preserve"> </w:t>
            </w:r>
            <w:r>
              <w:t xml:space="preserve">A Validation </w:t>
            </w:r>
            <w:r>
              <w:rPr>
                <w:sz w:val="28"/>
              </w:rPr>
              <w:t xml:space="preserve"> </w:t>
            </w:r>
          </w:p>
          <w:p w14:paraId="5A2315CD" w14:textId="77777777" w:rsidR="00F46B8E" w:rsidRDefault="00F46B8E" w:rsidP="00A2725C">
            <w:pPr>
              <w:spacing w:after="181" w:line="259" w:lineRule="auto"/>
              <w:ind w:left="110" w:firstLine="0"/>
              <w:jc w:val="left"/>
            </w:pPr>
            <w:r>
              <w:t xml:space="preserve">Should Be As </w:t>
            </w:r>
            <w:r>
              <w:rPr>
                <w:sz w:val="28"/>
              </w:rPr>
              <w:t xml:space="preserve"> </w:t>
            </w:r>
          </w:p>
          <w:p w14:paraId="0F0848F8" w14:textId="77777777" w:rsidR="00F46B8E" w:rsidRDefault="00F46B8E" w:rsidP="00A2725C">
            <w:pPr>
              <w:spacing w:after="139" w:line="259" w:lineRule="auto"/>
              <w:ind w:left="110" w:firstLine="0"/>
              <w:jc w:val="left"/>
            </w:pPr>
            <w:r>
              <w:t xml:space="preserve">Below “Please </w:t>
            </w:r>
            <w:r>
              <w:rPr>
                <w:sz w:val="28"/>
              </w:rPr>
              <w:t xml:space="preserve"> </w:t>
            </w:r>
          </w:p>
          <w:p w14:paraId="4BE4105C" w14:textId="77777777" w:rsidR="00F46B8E" w:rsidRDefault="00F46B8E" w:rsidP="00A2725C">
            <w:pPr>
              <w:spacing w:after="0" w:line="360" w:lineRule="auto"/>
              <w:ind w:left="110" w:firstLine="0"/>
            </w:pPr>
            <w:r>
              <w:t xml:space="preserve">Enter Valid </w:t>
            </w:r>
            <w:r>
              <w:rPr>
                <w:sz w:val="28"/>
              </w:rPr>
              <w:t xml:space="preserve"> </w:t>
            </w:r>
            <w:r>
              <w:t xml:space="preserve">Password Or </w:t>
            </w:r>
            <w:r>
              <w:rPr>
                <w:sz w:val="28"/>
              </w:rPr>
              <w:t xml:space="preserve"> </w:t>
            </w:r>
          </w:p>
          <w:p w14:paraId="07547117" w14:textId="77777777" w:rsidR="00F46B8E" w:rsidRDefault="00F46B8E" w:rsidP="00A2725C">
            <w:pPr>
              <w:spacing w:after="70" w:line="259" w:lineRule="auto"/>
              <w:ind w:left="110" w:firstLine="0"/>
              <w:jc w:val="left"/>
            </w:pPr>
            <w:r>
              <w:t xml:space="preserve">Password Field </w:t>
            </w:r>
          </w:p>
          <w:p w14:paraId="4D8346C3" w14:textId="77777777" w:rsidR="00F46B8E" w:rsidRDefault="00F46B8E" w:rsidP="00A2725C">
            <w:pPr>
              <w:spacing w:after="105" w:line="259" w:lineRule="auto"/>
              <w:ind w:left="110" w:firstLine="0"/>
              <w:jc w:val="left"/>
            </w:pPr>
            <w:r>
              <w:t xml:space="preserve">Can </w:t>
            </w:r>
            <w:r>
              <w:rPr>
                <w:sz w:val="28"/>
              </w:rPr>
              <w:t xml:space="preserve"> </w:t>
            </w:r>
          </w:p>
          <w:p w14:paraId="403E84A6" w14:textId="77777777" w:rsidR="00F46B8E" w:rsidRDefault="00F46B8E" w:rsidP="00A2725C">
            <w:pPr>
              <w:spacing w:after="115" w:line="278" w:lineRule="auto"/>
              <w:ind w:left="110" w:firstLine="0"/>
            </w:pPr>
            <w:r>
              <w:t xml:space="preserve">Not Be Empty “  A Validation </w:t>
            </w:r>
            <w:r>
              <w:rPr>
                <w:sz w:val="28"/>
              </w:rPr>
              <w:t xml:space="preserve"> </w:t>
            </w:r>
          </w:p>
          <w:p w14:paraId="3973BE07" w14:textId="77777777" w:rsidR="00F46B8E" w:rsidRDefault="00F46B8E" w:rsidP="00A2725C">
            <w:pPr>
              <w:spacing w:after="0" w:line="391" w:lineRule="auto"/>
              <w:ind w:left="110" w:firstLine="0"/>
              <w:jc w:val="left"/>
            </w:pPr>
            <w:r>
              <w:t xml:space="preserve">Shown As Below </w:t>
            </w:r>
            <w:r>
              <w:rPr>
                <w:sz w:val="28"/>
              </w:rPr>
              <w:t xml:space="preserve"> </w:t>
            </w:r>
            <w:r>
              <w:t xml:space="preserve">“The Username </w:t>
            </w:r>
            <w:r>
              <w:rPr>
                <w:sz w:val="28"/>
              </w:rPr>
              <w:t xml:space="preserve"> </w:t>
            </w:r>
          </w:p>
          <w:p w14:paraId="284DF7B3" w14:textId="77777777" w:rsidR="00F46B8E" w:rsidRDefault="00F46B8E" w:rsidP="00A2725C">
            <w:pPr>
              <w:spacing w:after="0" w:line="259" w:lineRule="auto"/>
              <w:ind w:left="2" w:firstLine="0"/>
              <w:jc w:val="left"/>
            </w:pPr>
            <w:r>
              <w:t>Entered Is Wrong</w:t>
            </w:r>
            <w:r>
              <w:rPr>
                <w:sz w:val="22"/>
              </w:rPr>
              <w:t>”</w:t>
            </w:r>
            <w:r>
              <w:t xml:space="preserve"> </w:t>
            </w:r>
          </w:p>
        </w:tc>
        <w:tc>
          <w:tcPr>
            <w:tcW w:w="1241" w:type="dxa"/>
            <w:gridSpan w:val="2"/>
            <w:tcBorders>
              <w:top w:val="single" w:sz="4" w:space="0" w:color="000000"/>
              <w:left w:val="single" w:sz="4" w:space="0" w:color="000000"/>
              <w:bottom w:val="single" w:sz="4" w:space="0" w:color="000000"/>
              <w:right w:val="single" w:sz="4" w:space="0" w:color="000000"/>
            </w:tcBorders>
          </w:tcPr>
          <w:p w14:paraId="522449BF" w14:textId="77777777" w:rsidR="00F46B8E" w:rsidRDefault="00F46B8E" w:rsidP="00A2725C">
            <w:pPr>
              <w:spacing w:after="76" w:line="259" w:lineRule="auto"/>
              <w:ind w:left="113" w:firstLine="0"/>
              <w:jc w:val="left"/>
            </w:pPr>
            <w:r>
              <w:t xml:space="preserve">A </w:t>
            </w:r>
          </w:p>
          <w:p w14:paraId="552DF54F" w14:textId="77777777" w:rsidR="00F46B8E" w:rsidRDefault="00F46B8E" w:rsidP="00A2725C">
            <w:pPr>
              <w:spacing w:after="139" w:line="259" w:lineRule="auto"/>
              <w:ind w:left="113" w:firstLine="0"/>
              <w:jc w:val="left"/>
            </w:pPr>
            <w:r>
              <w:t xml:space="preserve">Validation </w:t>
            </w:r>
            <w:r>
              <w:rPr>
                <w:sz w:val="28"/>
              </w:rPr>
              <w:t xml:space="preserve"> </w:t>
            </w:r>
          </w:p>
          <w:p w14:paraId="5F28B821" w14:textId="77777777" w:rsidR="00F46B8E" w:rsidRDefault="00F46B8E" w:rsidP="00A2725C">
            <w:pPr>
              <w:spacing w:after="129" w:line="259" w:lineRule="auto"/>
              <w:ind w:left="113" w:firstLine="0"/>
              <w:jc w:val="left"/>
            </w:pPr>
            <w:r>
              <w:t xml:space="preserve">Is Shown </w:t>
            </w:r>
            <w:r>
              <w:rPr>
                <w:sz w:val="28"/>
              </w:rPr>
              <w:t xml:space="preserve"> </w:t>
            </w:r>
          </w:p>
          <w:p w14:paraId="382CC16D" w14:textId="77777777" w:rsidR="00F46B8E" w:rsidRDefault="00F46B8E" w:rsidP="00A2725C">
            <w:pPr>
              <w:spacing w:after="101" w:line="259" w:lineRule="auto"/>
              <w:ind w:left="113" w:firstLine="0"/>
              <w:jc w:val="left"/>
            </w:pPr>
            <w:r>
              <w:t xml:space="preserve">As </w:t>
            </w:r>
            <w:r>
              <w:rPr>
                <w:sz w:val="28"/>
              </w:rPr>
              <w:t xml:space="preserve"> </w:t>
            </w:r>
          </w:p>
          <w:p w14:paraId="28053A9B" w14:textId="77777777" w:rsidR="00F46B8E" w:rsidRDefault="00F46B8E" w:rsidP="00A2725C">
            <w:pPr>
              <w:spacing w:after="36" w:line="259" w:lineRule="auto"/>
              <w:ind w:left="113" w:firstLine="0"/>
              <w:jc w:val="left"/>
            </w:pPr>
            <w:r>
              <w:t xml:space="preserve">Expected  </w:t>
            </w:r>
          </w:p>
          <w:p w14:paraId="6BA61523" w14:textId="77777777" w:rsidR="00F46B8E" w:rsidRDefault="00F46B8E" w:rsidP="00A2725C">
            <w:pPr>
              <w:spacing w:after="0" w:line="259" w:lineRule="auto"/>
              <w:ind w:left="463" w:firstLine="0"/>
              <w:jc w:val="left"/>
            </w:pPr>
            <w:r>
              <w:rPr>
                <w:sz w:val="28"/>
              </w:rPr>
              <w:t xml:space="preserve"> </w:t>
            </w:r>
          </w:p>
          <w:p w14:paraId="5D85CED5" w14:textId="77777777" w:rsidR="00F46B8E" w:rsidRDefault="00F46B8E" w:rsidP="00A2725C">
            <w:pPr>
              <w:spacing w:after="12" w:line="259" w:lineRule="auto"/>
              <w:ind w:left="463" w:firstLine="0"/>
              <w:jc w:val="left"/>
            </w:pPr>
            <w:r>
              <w:t xml:space="preserve"> </w:t>
            </w:r>
          </w:p>
          <w:p w14:paraId="715CA99A" w14:textId="77777777" w:rsidR="00F46B8E" w:rsidRDefault="00F46B8E" w:rsidP="00A2725C">
            <w:pPr>
              <w:spacing w:after="78" w:line="259" w:lineRule="auto"/>
              <w:ind w:left="2" w:firstLine="0"/>
              <w:jc w:val="left"/>
            </w:pPr>
            <w:r>
              <w:t xml:space="preserve"> </w:t>
            </w:r>
          </w:p>
          <w:p w14:paraId="0AE36C30" w14:textId="77777777" w:rsidR="00F46B8E" w:rsidRDefault="00F46B8E" w:rsidP="00A2725C">
            <w:pPr>
              <w:spacing w:after="139" w:line="259" w:lineRule="auto"/>
              <w:ind w:left="113" w:firstLine="0"/>
              <w:jc w:val="left"/>
            </w:pPr>
            <w:r>
              <w:t xml:space="preserve">A </w:t>
            </w:r>
            <w:r>
              <w:rPr>
                <w:sz w:val="28"/>
              </w:rPr>
              <w:t xml:space="preserve"> </w:t>
            </w:r>
          </w:p>
          <w:p w14:paraId="51BA2F00" w14:textId="77777777" w:rsidR="00F46B8E" w:rsidRDefault="00F46B8E" w:rsidP="00A2725C">
            <w:pPr>
              <w:spacing w:after="136" w:line="259" w:lineRule="auto"/>
              <w:ind w:left="2" w:firstLine="0"/>
              <w:jc w:val="left"/>
            </w:pPr>
            <w:r>
              <w:t xml:space="preserve">Validation </w:t>
            </w:r>
            <w:r>
              <w:rPr>
                <w:sz w:val="28"/>
              </w:rPr>
              <w:t xml:space="preserve"> </w:t>
            </w:r>
          </w:p>
          <w:p w14:paraId="6EA9EA5D" w14:textId="77777777" w:rsidR="00F46B8E" w:rsidRDefault="00F46B8E" w:rsidP="00A2725C">
            <w:pPr>
              <w:spacing w:after="127" w:line="259" w:lineRule="auto"/>
              <w:ind w:left="113" w:firstLine="0"/>
              <w:jc w:val="left"/>
            </w:pPr>
            <w:r>
              <w:t xml:space="preserve">Is Shown </w:t>
            </w:r>
            <w:r>
              <w:rPr>
                <w:sz w:val="28"/>
              </w:rPr>
              <w:t xml:space="preserve"> </w:t>
            </w:r>
          </w:p>
          <w:p w14:paraId="0790EA0D" w14:textId="77777777" w:rsidR="00F46B8E" w:rsidRDefault="00F46B8E" w:rsidP="00A2725C">
            <w:pPr>
              <w:spacing w:after="101" w:line="259" w:lineRule="auto"/>
              <w:ind w:left="113" w:firstLine="0"/>
              <w:jc w:val="left"/>
            </w:pPr>
            <w:r>
              <w:t xml:space="preserve">As </w:t>
            </w:r>
            <w:r>
              <w:rPr>
                <w:sz w:val="28"/>
              </w:rPr>
              <w:t xml:space="preserve"> </w:t>
            </w:r>
          </w:p>
          <w:p w14:paraId="5D6F965D" w14:textId="77777777" w:rsidR="00F46B8E" w:rsidRDefault="00F46B8E" w:rsidP="00A2725C">
            <w:pPr>
              <w:spacing w:after="0" w:line="259" w:lineRule="auto"/>
              <w:ind w:left="2" w:firstLine="0"/>
              <w:jc w:val="left"/>
            </w:pPr>
            <w:r>
              <w:t xml:space="preserve">Expected </w:t>
            </w:r>
          </w:p>
        </w:tc>
        <w:tc>
          <w:tcPr>
            <w:tcW w:w="1080" w:type="dxa"/>
            <w:gridSpan w:val="2"/>
            <w:tcBorders>
              <w:top w:val="single" w:sz="4" w:space="0" w:color="000000"/>
              <w:left w:val="single" w:sz="4" w:space="0" w:color="000000"/>
              <w:bottom w:val="single" w:sz="4" w:space="0" w:color="000000"/>
              <w:right w:val="single" w:sz="4" w:space="0" w:color="000000"/>
            </w:tcBorders>
          </w:tcPr>
          <w:p w14:paraId="1CE85CFB" w14:textId="77777777" w:rsidR="00F46B8E" w:rsidRDefault="00F46B8E" w:rsidP="00A2725C">
            <w:pPr>
              <w:spacing w:after="0" w:line="259" w:lineRule="auto"/>
              <w:ind w:left="5" w:firstLine="0"/>
              <w:jc w:val="left"/>
            </w:pPr>
            <w:r>
              <w:rPr>
                <w:sz w:val="21"/>
              </w:rPr>
              <w:t xml:space="preserve"> </w:t>
            </w:r>
            <w:r>
              <w:t xml:space="preserve">Pass  </w:t>
            </w:r>
          </w:p>
        </w:tc>
        <w:tc>
          <w:tcPr>
            <w:tcW w:w="1380" w:type="dxa"/>
            <w:tcBorders>
              <w:top w:val="single" w:sz="4" w:space="0" w:color="000000"/>
              <w:left w:val="single" w:sz="4" w:space="0" w:color="000000"/>
              <w:bottom w:val="single" w:sz="4" w:space="0" w:color="000000"/>
              <w:right w:val="single" w:sz="4" w:space="0" w:color="000000"/>
            </w:tcBorders>
          </w:tcPr>
          <w:p w14:paraId="1943D1F1" w14:textId="77777777" w:rsidR="00F46B8E" w:rsidRDefault="00F46B8E" w:rsidP="00A2725C">
            <w:pPr>
              <w:spacing w:after="0" w:line="259" w:lineRule="auto"/>
              <w:ind w:left="5" w:firstLine="0"/>
              <w:jc w:val="left"/>
            </w:pPr>
            <w:r>
              <w:t xml:space="preserve"> High  </w:t>
            </w:r>
          </w:p>
        </w:tc>
      </w:tr>
      <w:tr w:rsidR="00F46B8E" w14:paraId="1371D266" w14:textId="77777777" w:rsidTr="00A2725C">
        <w:trPr>
          <w:trHeight w:val="2696"/>
        </w:trPr>
        <w:tc>
          <w:tcPr>
            <w:tcW w:w="1145" w:type="dxa"/>
            <w:tcBorders>
              <w:top w:val="single" w:sz="4" w:space="0" w:color="000000"/>
              <w:left w:val="single" w:sz="4" w:space="0" w:color="000000"/>
              <w:bottom w:val="single" w:sz="4" w:space="0" w:color="000000"/>
              <w:right w:val="single" w:sz="4" w:space="0" w:color="000000"/>
            </w:tcBorders>
          </w:tcPr>
          <w:p w14:paraId="1380EB84" w14:textId="77777777" w:rsidR="00F46B8E" w:rsidRDefault="00F46B8E" w:rsidP="00A2725C">
            <w:pPr>
              <w:spacing w:after="0" w:line="259" w:lineRule="auto"/>
              <w:ind w:left="5" w:firstLine="0"/>
              <w:jc w:val="left"/>
            </w:pPr>
            <w:r>
              <w:rPr>
                <w:sz w:val="22"/>
              </w:rPr>
              <w:t xml:space="preserve"> </w:t>
            </w:r>
            <w:r>
              <w:t xml:space="preserve"> </w:t>
            </w:r>
          </w:p>
        </w:tc>
        <w:tc>
          <w:tcPr>
            <w:tcW w:w="1522" w:type="dxa"/>
            <w:gridSpan w:val="2"/>
            <w:tcBorders>
              <w:top w:val="single" w:sz="4" w:space="0" w:color="000000"/>
              <w:left w:val="single" w:sz="4" w:space="0" w:color="000000"/>
              <w:bottom w:val="single" w:sz="4" w:space="0" w:color="000000"/>
              <w:right w:val="single" w:sz="4" w:space="0" w:color="000000"/>
            </w:tcBorders>
          </w:tcPr>
          <w:p w14:paraId="53D7EC7C" w14:textId="77777777" w:rsidR="00F46B8E" w:rsidRDefault="00F46B8E" w:rsidP="00A2725C">
            <w:pPr>
              <w:spacing w:after="0" w:line="259" w:lineRule="auto"/>
              <w:ind w:left="5" w:firstLine="0"/>
              <w:jc w:val="left"/>
            </w:pPr>
            <w:r>
              <w:rPr>
                <w:sz w:val="22"/>
              </w:rPr>
              <w:t xml:space="preserve"> </w:t>
            </w:r>
            <w:r>
              <w:t xml:space="preserve"> </w:t>
            </w:r>
          </w:p>
        </w:tc>
        <w:tc>
          <w:tcPr>
            <w:tcW w:w="1877" w:type="dxa"/>
            <w:tcBorders>
              <w:top w:val="single" w:sz="4" w:space="0" w:color="000000"/>
              <w:left w:val="single" w:sz="4" w:space="0" w:color="000000"/>
              <w:bottom w:val="single" w:sz="4" w:space="0" w:color="000000"/>
              <w:right w:val="single" w:sz="4" w:space="0" w:color="000000"/>
            </w:tcBorders>
          </w:tcPr>
          <w:p w14:paraId="1D984078" w14:textId="77777777" w:rsidR="00F46B8E" w:rsidRDefault="00F46B8E" w:rsidP="00A2725C">
            <w:pPr>
              <w:spacing w:after="108" w:line="259" w:lineRule="auto"/>
              <w:ind w:left="5" w:firstLine="0"/>
              <w:jc w:val="left"/>
            </w:pPr>
            <w:r>
              <w:t xml:space="preserve">Navigate To  </w:t>
            </w:r>
          </w:p>
          <w:p w14:paraId="74EDF2E3" w14:textId="77777777" w:rsidR="00F46B8E" w:rsidRDefault="00F46B8E" w:rsidP="00A2725C">
            <w:pPr>
              <w:spacing w:after="0" w:line="259" w:lineRule="auto"/>
              <w:ind w:left="5" w:firstLine="0"/>
            </w:pPr>
            <w:r>
              <w:t>Www.Sample.Com</w:t>
            </w:r>
          </w:p>
          <w:p w14:paraId="678BF09D" w14:textId="77777777" w:rsidR="00F46B8E" w:rsidRDefault="00F46B8E" w:rsidP="00A2725C">
            <w:pPr>
              <w:spacing w:after="0" w:line="259" w:lineRule="auto"/>
              <w:ind w:left="5" w:firstLine="0"/>
              <w:jc w:val="left"/>
            </w:pPr>
            <w:r>
              <w:t xml:space="preserve">Enter Validate </w:t>
            </w:r>
          </w:p>
          <w:p w14:paraId="7E9AA480" w14:textId="77777777" w:rsidR="00F46B8E" w:rsidRDefault="00F46B8E" w:rsidP="00A2725C">
            <w:pPr>
              <w:spacing w:after="0" w:line="259" w:lineRule="auto"/>
              <w:ind w:left="5" w:firstLine="0"/>
              <w:jc w:val="left"/>
            </w:pPr>
            <w:r>
              <w:t xml:space="preserve">Username And </w:t>
            </w:r>
          </w:p>
          <w:p w14:paraId="0DA5D12B" w14:textId="77777777" w:rsidR="00F46B8E" w:rsidRDefault="00F46B8E" w:rsidP="00A2725C">
            <w:pPr>
              <w:spacing w:after="43" w:line="259" w:lineRule="auto"/>
              <w:ind w:left="5" w:firstLine="0"/>
              <w:jc w:val="left"/>
            </w:pPr>
            <w:r>
              <w:t xml:space="preserve">Password And </w:t>
            </w:r>
          </w:p>
          <w:p w14:paraId="2D560C1B" w14:textId="77777777" w:rsidR="00F46B8E" w:rsidRDefault="00F46B8E" w:rsidP="00A2725C">
            <w:pPr>
              <w:spacing w:after="137" w:line="259" w:lineRule="auto"/>
              <w:ind w:left="5" w:firstLine="0"/>
              <w:jc w:val="left"/>
            </w:pPr>
            <w:r>
              <w:t xml:space="preserve">Click On Submit  </w:t>
            </w:r>
          </w:p>
          <w:p w14:paraId="591B2519" w14:textId="77777777" w:rsidR="00F46B8E" w:rsidRDefault="00F46B8E" w:rsidP="00A2725C">
            <w:pPr>
              <w:spacing w:after="0" w:line="259" w:lineRule="auto"/>
              <w:ind w:left="0" w:right="91" w:firstLine="0"/>
              <w:jc w:val="center"/>
            </w:pPr>
            <w:r>
              <w:t xml:space="preserve">  </w:t>
            </w:r>
          </w:p>
        </w:tc>
        <w:tc>
          <w:tcPr>
            <w:tcW w:w="1990" w:type="dxa"/>
            <w:gridSpan w:val="3"/>
            <w:tcBorders>
              <w:top w:val="single" w:sz="4" w:space="0" w:color="000000"/>
              <w:left w:val="single" w:sz="4" w:space="0" w:color="000000"/>
              <w:bottom w:val="single" w:sz="4" w:space="0" w:color="000000"/>
              <w:right w:val="single" w:sz="4" w:space="0" w:color="000000"/>
            </w:tcBorders>
          </w:tcPr>
          <w:p w14:paraId="016B2041" w14:textId="77777777" w:rsidR="00F46B8E" w:rsidRDefault="00F46B8E" w:rsidP="00A2725C">
            <w:pPr>
              <w:spacing w:after="0" w:line="259" w:lineRule="auto"/>
              <w:ind w:left="7" w:firstLine="0"/>
              <w:jc w:val="left"/>
            </w:pPr>
            <w:r>
              <w:rPr>
                <w:sz w:val="20"/>
              </w:rPr>
              <w:t xml:space="preserve"> </w:t>
            </w:r>
            <w:r>
              <w:rPr>
                <w:sz w:val="28"/>
              </w:rPr>
              <w:t xml:space="preserve"> </w:t>
            </w:r>
          </w:p>
          <w:p w14:paraId="05C10DDF" w14:textId="77777777" w:rsidR="00F46B8E" w:rsidRDefault="00F46B8E" w:rsidP="00A2725C">
            <w:pPr>
              <w:spacing w:after="61" w:line="259" w:lineRule="auto"/>
              <w:ind w:left="-8" w:firstLine="0"/>
            </w:pPr>
            <w:r>
              <w:rPr>
                <w:sz w:val="37"/>
                <w:vertAlign w:val="subscript"/>
              </w:rPr>
              <w:t xml:space="preserve"> </w:t>
            </w:r>
            <w:r>
              <w:t xml:space="preserve">Validate Username </w:t>
            </w:r>
          </w:p>
          <w:p w14:paraId="5A3DD697" w14:textId="77777777" w:rsidR="00F46B8E" w:rsidRDefault="00F46B8E" w:rsidP="00A2725C">
            <w:pPr>
              <w:spacing w:after="140" w:line="259" w:lineRule="auto"/>
              <w:ind w:left="113" w:firstLine="0"/>
              <w:jc w:val="left"/>
            </w:pPr>
            <w:r>
              <w:t xml:space="preserve">And Password In </w:t>
            </w:r>
            <w:r>
              <w:rPr>
                <w:sz w:val="28"/>
              </w:rPr>
              <w:t xml:space="preserve"> </w:t>
            </w:r>
          </w:p>
          <w:p w14:paraId="115E3522" w14:textId="77777777" w:rsidR="00F46B8E" w:rsidRDefault="00F46B8E" w:rsidP="00A2725C">
            <w:pPr>
              <w:spacing w:after="137" w:line="259" w:lineRule="auto"/>
              <w:ind w:left="113" w:firstLine="0"/>
              <w:jc w:val="left"/>
            </w:pPr>
            <w:r>
              <w:t xml:space="preserve">DataBase And </w:t>
            </w:r>
            <w:r>
              <w:rPr>
                <w:sz w:val="28"/>
              </w:rPr>
              <w:t xml:space="preserve"> </w:t>
            </w:r>
          </w:p>
          <w:p w14:paraId="66291E82" w14:textId="77777777" w:rsidR="00F46B8E" w:rsidRDefault="00F46B8E" w:rsidP="00A2725C">
            <w:pPr>
              <w:spacing w:after="58" w:line="259" w:lineRule="auto"/>
              <w:ind w:left="113" w:firstLine="0"/>
              <w:jc w:val="left"/>
            </w:pPr>
            <w:r>
              <w:t xml:space="preserve">Once If They </w:t>
            </w:r>
            <w:r>
              <w:rPr>
                <w:sz w:val="28"/>
              </w:rPr>
              <w:t xml:space="preserve"> </w:t>
            </w:r>
          </w:p>
          <w:p w14:paraId="5284542A" w14:textId="77777777" w:rsidR="00F46B8E" w:rsidRDefault="00F46B8E" w:rsidP="00A2725C">
            <w:pPr>
              <w:spacing w:after="78" w:line="259" w:lineRule="auto"/>
              <w:ind w:left="113" w:firstLine="0"/>
              <w:jc w:val="left"/>
            </w:pPr>
            <w:r>
              <w:t xml:space="preserve">Correct Then </w:t>
            </w:r>
          </w:p>
          <w:p w14:paraId="399DC186" w14:textId="77777777" w:rsidR="00F46B8E" w:rsidRDefault="00F46B8E" w:rsidP="00A2725C">
            <w:pPr>
              <w:spacing w:after="0" w:line="259" w:lineRule="auto"/>
              <w:ind w:left="113" w:firstLine="0"/>
              <w:jc w:val="left"/>
            </w:pPr>
            <w:r>
              <w:t xml:space="preserve">Show Main Page </w:t>
            </w:r>
            <w:r>
              <w:rPr>
                <w:sz w:val="28"/>
              </w:rPr>
              <w:t xml:space="preserve"> </w:t>
            </w:r>
          </w:p>
        </w:tc>
        <w:tc>
          <w:tcPr>
            <w:tcW w:w="1241" w:type="dxa"/>
            <w:gridSpan w:val="2"/>
            <w:tcBorders>
              <w:top w:val="single" w:sz="4" w:space="0" w:color="000000"/>
              <w:left w:val="single" w:sz="4" w:space="0" w:color="000000"/>
              <w:bottom w:val="single" w:sz="4" w:space="0" w:color="000000"/>
              <w:right w:val="single" w:sz="4" w:space="0" w:color="000000"/>
            </w:tcBorders>
          </w:tcPr>
          <w:p w14:paraId="74160B97" w14:textId="77777777" w:rsidR="00F46B8E" w:rsidRDefault="00F46B8E" w:rsidP="00A2725C">
            <w:pPr>
              <w:spacing w:after="1" w:line="259" w:lineRule="auto"/>
              <w:ind w:left="7" w:firstLine="0"/>
              <w:jc w:val="left"/>
            </w:pPr>
            <w:r>
              <w:rPr>
                <w:sz w:val="20"/>
              </w:rPr>
              <w:t xml:space="preserve"> </w:t>
            </w:r>
            <w:r>
              <w:t xml:space="preserve"> </w:t>
            </w:r>
          </w:p>
          <w:p w14:paraId="0CC79EDD" w14:textId="77777777" w:rsidR="00F46B8E" w:rsidRDefault="00F46B8E" w:rsidP="00A2725C">
            <w:pPr>
              <w:spacing w:after="100" w:line="259" w:lineRule="auto"/>
              <w:ind w:left="115" w:firstLine="0"/>
              <w:jc w:val="left"/>
            </w:pPr>
            <w:r>
              <w:t xml:space="preserve">Main Page/ </w:t>
            </w:r>
          </w:p>
          <w:p w14:paraId="61263343" w14:textId="77777777" w:rsidR="00F46B8E" w:rsidRDefault="00F46B8E" w:rsidP="00A2725C">
            <w:pPr>
              <w:spacing w:after="181" w:line="259" w:lineRule="auto"/>
              <w:ind w:left="115" w:firstLine="0"/>
            </w:pPr>
            <w:r>
              <w:t>Home Page</w:t>
            </w:r>
          </w:p>
          <w:p w14:paraId="11898D46" w14:textId="77777777" w:rsidR="00F46B8E" w:rsidRDefault="00F46B8E" w:rsidP="00A2725C">
            <w:pPr>
              <w:spacing w:after="102" w:line="259" w:lineRule="auto"/>
              <w:ind w:left="115" w:firstLine="0"/>
              <w:jc w:val="left"/>
            </w:pPr>
            <w:r>
              <w:t xml:space="preserve">Has Been </w:t>
            </w:r>
            <w:r>
              <w:rPr>
                <w:sz w:val="28"/>
              </w:rPr>
              <w:t xml:space="preserve"> </w:t>
            </w:r>
          </w:p>
          <w:p w14:paraId="64FD7A8A" w14:textId="77777777" w:rsidR="00F46B8E" w:rsidRDefault="00F46B8E" w:rsidP="00A2725C">
            <w:pPr>
              <w:spacing w:after="0" w:line="259" w:lineRule="auto"/>
              <w:ind w:left="115" w:firstLine="0"/>
              <w:jc w:val="left"/>
            </w:pPr>
            <w:r>
              <w:t xml:space="preserve">Displayed  </w:t>
            </w:r>
          </w:p>
        </w:tc>
        <w:tc>
          <w:tcPr>
            <w:tcW w:w="1080" w:type="dxa"/>
            <w:gridSpan w:val="2"/>
            <w:tcBorders>
              <w:top w:val="single" w:sz="4" w:space="0" w:color="000000"/>
              <w:left w:val="single" w:sz="4" w:space="0" w:color="000000"/>
              <w:bottom w:val="single" w:sz="4" w:space="0" w:color="000000"/>
              <w:right w:val="single" w:sz="4" w:space="0" w:color="000000"/>
            </w:tcBorders>
          </w:tcPr>
          <w:p w14:paraId="6B52DE3E" w14:textId="77777777" w:rsidR="00F46B8E" w:rsidRDefault="00F46B8E" w:rsidP="00A2725C">
            <w:pPr>
              <w:spacing w:after="38" w:line="259" w:lineRule="auto"/>
              <w:ind w:left="7" w:firstLine="0"/>
              <w:jc w:val="left"/>
            </w:pPr>
            <w:r>
              <w:rPr>
                <w:sz w:val="20"/>
              </w:rPr>
              <w:t xml:space="preserve"> </w:t>
            </w:r>
            <w:r>
              <w:t xml:space="preserve"> </w:t>
            </w:r>
          </w:p>
          <w:p w14:paraId="6524CFC1" w14:textId="77777777" w:rsidR="00F46B8E" w:rsidRDefault="00F46B8E" w:rsidP="00A2725C">
            <w:pPr>
              <w:spacing w:after="121" w:line="259" w:lineRule="auto"/>
              <w:ind w:left="115" w:firstLine="0"/>
              <w:jc w:val="left"/>
            </w:pPr>
            <w:r>
              <w:rPr>
                <w:sz w:val="22"/>
              </w:rPr>
              <w:t xml:space="preserve">Pass </w:t>
            </w:r>
            <w:r>
              <w:t xml:space="preserve"> </w:t>
            </w:r>
          </w:p>
          <w:p w14:paraId="50431A38" w14:textId="77777777" w:rsidR="00F46B8E" w:rsidRDefault="00F46B8E" w:rsidP="00A2725C">
            <w:pPr>
              <w:spacing w:after="0" w:line="259" w:lineRule="auto"/>
              <w:ind w:left="-18" w:firstLine="0"/>
              <w:jc w:val="left"/>
            </w:pPr>
            <w:r>
              <w:t xml:space="preserve"> </w:t>
            </w:r>
          </w:p>
        </w:tc>
        <w:tc>
          <w:tcPr>
            <w:tcW w:w="1380" w:type="dxa"/>
            <w:tcBorders>
              <w:top w:val="single" w:sz="4" w:space="0" w:color="000000"/>
              <w:left w:val="single" w:sz="4" w:space="0" w:color="000000"/>
              <w:bottom w:val="single" w:sz="4" w:space="0" w:color="000000"/>
              <w:right w:val="single" w:sz="4" w:space="0" w:color="000000"/>
            </w:tcBorders>
          </w:tcPr>
          <w:p w14:paraId="3951C0E4" w14:textId="77777777" w:rsidR="00F46B8E" w:rsidRDefault="00F46B8E" w:rsidP="00A2725C">
            <w:pPr>
              <w:spacing w:after="33" w:line="259" w:lineRule="auto"/>
              <w:ind w:left="7" w:firstLine="0"/>
              <w:jc w:val="left"/>
            </w:pPr>
            <w:r>
              <w:t xml:space="preserve">  </w:t>
            </w:r>
          </w:p>
          <w:p w14:paraId="1061CFE9" w14:textId="77777777" w:rsidR="00F46B8E" w:rsidRDefault="00F46B8E" w:rsidP="00A2725C">
            <w:pPr>
              <w:spacing w:after="0" w:line="259" w:lineRule="auto"/>
              <w:ind w:left="7" w:firstLine="0"/>
              <w:jc w:val="left"/>
            </w:pPr>
            <w:r>
              <w:rPr>
                <w:sz w:val="26"/>
              </w:rPr>
              <w:t xml:space="preserve"> </w:t>
            </w:r>
            <w:r>
              <w:rPr>
                <w:sz w:val="22"/>
              </w:rPr>
              <w:t xml:space="preserve">High </w:t>
            </w:r>
            <w:r>
              <w:t xml:space="preserve"> </w:t>
            </w:r>
          </w:p>
        </w:tc>
      </w:tr>
    </w:tbl>
    <w:p w14:paraId="43FB82DA" w14:textId="77777777" w:rsidR="0059429D" w:rsidRDefault="0059429D">
      <w:pPr>
        <w:spacing w:after="0" w:line="364" w:lineRule="auto"/>
        <w:ind w:left="-5" w:right="262"/>
      </w:pPr>
    </w:p>
    <w:p w14:paraId="2F59D3A2" w14:textId="77777777" w:rsidR="00F46B8E" w:rsidRDefault="00F46B8E">
      <w:pPr>
        <w:spacing w:after="0" w:line="364" w:lineRule="auto"/>
        <w:ind w:left="-5" w:right="262"/>
      </w:pPr>
    </w:p>
    <w:p w14:paraId="613F562F" w14:textId="77777777" w:rsidR="00F46B8E" w:rsidRDefault="00F46B8E">
      <w:pPr>
        <w:spacing w:after="0" w:line="364" w:lineRule="auto"/>
        <w:ind w:left="-5" w:right="262"/>
      </w:pPr>
    </w:p>
    <w:p w14:paraId="2F8259C3" w14:textId="77777777" w:rsidR="00F46B8E" w:rsidRDefault="00F46B8E">
      <w:pPr>
        <w:spacing w:after="0" w:line="364" w:lineRule="auto"/>
        <w:ind w:left="-5" w:right="262"/>
      </w:pPr>
    </w:p>
    <w:p w14:paraId="281150EB" w14:textId="77777777" w:rsidR="00F46B8E" w:rsidRDefault="00F46B8E">
      <w:pPr>
        <w:spacing w:after="0" w:line="364" w:lineRule="auto"/>
        <w:ind w:left="-5" w:right="262"/>
      </w:pPr>
    </w:p>
    <w:p w14:paraId="0AD8B061" w14:textId="77777777" w:rsidR="00F46B8E" w:rsidRDefault="00F46B8E">
      <w:pPr>
        <w:spacing w:after="0" w:line="364" w:lineRule="auto"/>
        <w:ind w:left="-5" w:right="262"/>
      </w:pPr>
    </w:p>
    <w:p w14:paraId="4F23A1D7" w14:textId="77777777" w:rsidR="00F46B8E" w:rsidRDefault="00F46B8E">
      <w:pPr>
        <w:spacing w:after="0" w:line="364" w:lineRule="auto"/>
        <w:ind w:left="-5" w:right="262"/>
      </w:pPr>
    </w:p>
    <w:p w14:paraId="39BBF94C" w14:textId="77777777" w:rsidR="00F46B8E" w:rsidRDefault="00F46B8E">
      <w:pPr>
        <w:spacing w:after="0" w:line="364" w:lineRule="auto"/>
        <w:ind w:left="-5" w:right="262"/>
      </w:pPr>
    </w:p>
    <w:p w14:paraId="6ACDE0D5" w14:textId="77777777" w:rsidR="00F46B8E" w:rsidRDefault="00F46B8E">
      <w:pPr>
        <w:spacing w:after="0" w:line="364" w:lineRule="auto"/>
        <w:ind w:left="-5" w:right="262"/>
      </w:pPr>
    </w:p>
    <w:p w14:paraId="1BB80EC8" w14:textId="77777777" w:rsidR="00F46B8E" w:rsidRDefault="00F46B8E">
      <w:pPr>
        <w:spacing w:after="0" w:line="364" w:lineRule="auto"/>
        <w:ind w:left="-5" w:right="262"/>
      </w:pPr>
    </w:p>
    <w:p w14:paraId="66D0E593" w14:textId="77777777" w:rsidR="00F46B8E" w:rsidRDefault="00F46B8E">
      <w:pPr>
        <w:spacing w:after="0" w:line="364" w:lineRule="auto"/>
        <w:ind w:left="-5" w:right="262"/>
      </w:pPr>
    </w:p>
    <w:p w14:paraId="73DA9392" w14:textId="77777777" w:rsidR="00F46B8E" w:rsidRDefault="00F46B8E">
      <w:pPr>
        <w:spacing w:after="0" w:line="364" w:lineRule="auto"/>
        <w:ind w:left="-5" w:right="262"/>
      </w:pPr>
    </w:p>
    <w:p w14:paraId="238EE3D4" w14:textId="77777777" w:rsidR="00F46B8E" w:rsidRDefault="00F46B8E">
      <w:pPr>
        <w:spacing w:after="0" w:line="364" w:lineRule="auto"/>
        <w:ind w:left="-5" w:right="262"/>
      </w:pPr>
    </w:p>
    <w:p w14:paraId="5C0F0D3A" w14:textId="77777777" w:rsidR="00F46B8E" w:rsidRDefault="00F46B8E">
      <w:pPr>
        <w:spacing w:after="0" w:line="364" w:lineRule="auto"/>
        <w:ind w:left="-5" w:right="262"/>
      </w:pPr>
    </w:p>
    <w:p w14:paraId="1E6A5CE8" w14:textId="577CEBCA" w:rsidR="000F1FD6" w:rsidRDefault="00A2725C" w:rsidP="00F46B8E">
      <w:pPr>
        <w:spacing w:after="122" w:line="259" w:lineRule="auto"/>
        <w:ind w:left="0" w:firstLine="0"/>
        <w:jc w:val="left"/>
      </w:pPr>
      <w:r>
        <w:t xml:space="preserve"> </w:t>
      </w:r>
    </w:p>
    <w:p w14:paraId="1F7D076D" w14:textId="681C5ADB" w:rsidR="00F46B8E" w:rsidRDefault="008810CB" w:rsidP="008810CB">
      <w:pPr>
        <w:spacing w:after="0" w:line="259" w:lineRule="auto"/>
        <w:ind w:left="0" w:firstLine="0"/>
        <w:jc w:val="center"/>
        <w:rPr>
          <w:b/>
          <w:sz w:val="28"/>
        </w:rPr>
      </w:pPr>
      <w:r>
        <w:rPr>
          <w:b/>
          <w:sz w:val="28"/>
        </w:rPr>
        <w:lastRenderedPageBreak/>
        <w:t>CHAPTER-6</w:t>
      </w:r>
    </w:p>
    <w:p w14:paraId="7A32BC20" w14:textId="7C09E3C8" w:rsidR="008810CB" w:rsidRDefault="008810CB" w:rsidP="008810CB">
      <w:pPr>
        <w:spacing w:after="0" w:line="259" w:lineRule="auto"/>
        <w:ind w:left="0" w:firstLine="0"/>
        <w:jc w:val="center"/>
        <w:rPr>
          <w:b/>
          <w:sz w:val="28"/>
        </w:rPr>
      </w:pPr>
      <w:r>
        <w:rPr>
          <w:b/>
          <w:sz w:val="28"/>
        </w:rPr>
        <w:t>REULTS&amp;DISCUSSIONS</w:t>
      </w:r>
    </w:p>
    <w:p w14:paraId="27104D54" w14:textId="3A3FA20F" w:rsidR="000F1FD6" w:rsidRDefault="00A2725C" w:rsidP="00F46B8E">
      <w:pPr>
        <w:spacing w:after="0" w:line="259" w:lineRule="auto"/>
        <w:ind w:left="0" w:firstLine="0"/>
      </w:pPr>
      <w:r>
        <w:rPr>
          <w:b/>
          <w:sz w:val="28"/>
        </w:rPr>
        <w:tab/>
        <w:t xml:space="preserve">  </w:t>
      </w:r>
    </w:p>
    <w:p w14:paraId="37736649" w14:textId="77777777" w:rsidR="000F1FD6" w:rsidRDefault="00A2725C">
      <w:pPr>
        <w:spacing w:after="33" w:line="259" w:lineRule="auto"/>
        <w:ind w:left="0" w:right="199" w:firstLine="0"/>
        <w:jc w:val="right"/>
      </w:pPr>
      <w:r>
        <w:rPr>
          <w:noProof/>
        </w:rPr>
        <w:drawing>
          <wp:inline distT="0" distB="0" distL="0" distR="0" wp14:anchorId="60BB27F5" wp14:editId="33A38B62">
            <wp:extent cx="6096000" cy="2514600"/>
            <wp:effectExtent l="0" t="0" r="0" b="0"/>
            <wp:docPr id="13046" name="Picture 13046"/>
            <wp:cNvGraphicFramePr/>
            <a:graphic xmlns:a="http://schemas.openxmlformats.org/drawingml/2006/main">
              <a:graphicData uri="http://schemas.openxmlformats.org/drawingml/2006/picture">
                <pic:pic xmlns:pic="http://schemas.openxmlformats.org/drawingml/2006/picture">
                  <pic:nvPicPr>
                    <pic:cNvPr id="13046" name="Picture 13046"/>
                    <pic:cNvPicPr/>
                  </pic:nvPicPr>
                  <pic:blipFill>
                    <a:blip r:embed="rId65"/>
                    <a:stretch>
                      <a:fillRect/>
                    </a:stretch>
                  </pic:blipFill>
                  <pic:spPr>
                    <a:xfrm>
                      <a:off x="0" y="0"/>
                      <a:ext cx="6098555" cy="2515654"/>
                    </a:xfrm>
                    <a:prstGeom prst="rect">
                      <a:avLst/>
                    </a:prstGeom>
                  </pic:spPr>
                </pic:pic>
              </a:graphicData>
            </a:graphic>
          </wp:inline>
        </w:drawing>
      </w:r>
      <w:r>
        <w:rPr>
          <w:b/>
          <w:sz w:val="28"/>
        </w:rPr>
        <w:t xml:space="preserve"> </w:t>
      </w:r>
    </w:p>
    <w:p w14:paraId="6127BF08" w14:textId="329F5AA3" w:rsidR="000F1FD6" w:rsidRDefault="00A2725C">
      <w:pPr>
        <w:spacing w:after="108" w:line="259" w:lineRule="auto"/>
        <w:ind w:right="272"/>
        <w:jc w:val="center"/>
      </w:pPr>
      <w:r>
        <w:rPr>
          <w:b/>
        </w:rPr>
        <w:t>FIG</w:t>
      </w:r>
      <w:r w:rsidR="00F46B8E">
        <w:rPr>
          <w:b/>
        </w:rPr>
        <w:t xml:space="preserve"> 6.</w:t>
      </w:r>
      <w:r>
        <w:rPr>
          <w:b/>
        </w:rPr>
        <w:t xml:space="preserve"> 1 : HOME SCREEN </w:t>
      </w:r>
    </w:p>
    <w:p w14:paraId="4CD87ECE" w14:textId="77777777" w:rsidR="000F1FD6" w:rsidRDefault="00A2725C">
      <w:pPr>
        <w:spacing w:after="115" w:line="259" w:lineRule="auto"/>
        <w:ind w:left="0" w:firstLine="0"/>
        <w:jc w:val="left"/>
      </w:pPr>
      <w:r>
        <w:rPr>
          <w:b/>
        </w:rPr>
        <w:t xml:space="preserve"> </w:t>
      </w:r>
    </w:p>
    <w:p w14:paraId="130C9B17" w14:textId="250A16C7" w:rsidR="000F1FD6" w:rsidRDefault="00F46B8E" w:rsidP="00F46B8E">
      <w:pPr>
        <w:spacing w:after="102" w:line="259" w:lineRule="auto"/>
        <w:ind w:left="0" w:firstLine="0"/>
        <w:jc w:val="center"/>
      </w:pPr>
      <w:r>
        <w:rPr>
          <w:noProof/>
        </w:rPr>
        <w:drawing>
          <wp:inline distT="0" distB="0" distL="0" distR="0" wp14:anchorId="2498A9BE" wp14:editId="37A41BE9">
            <wp:extent cx="6476812" cy="2797537"/>
            <wp:effectExtent l="0" t="0" r="635" b="3175"/>
            <wp:docPr id="13048" name="Picture 13048"/>
            <wp:cNvGraphicFramePr/>
            <a:graphic xmlns:a="http://schemas.openxmlformats.org/drawingml/2006/main">
              <a:graphicData uri="http://schemas.openxmlformats.org/drawingml/2006/picture">
                <pic:pic xmlns:pic="http://schemas.openxmlformats.org/drawingml/2006/picture">
                  <pic:nvPicPr>
                    <pic:cNvPr id="13048" name="Picture 13048"/>
                    <pic:cNvPicPr/>
                  </pic:nvPicPr>
                  <pic:blipFill>
                    <a:blip r:embed="rId66"/>
                    <a:stretch>
                      <a:fillRect/>
                    </a:stretch>
                  </pic:blipFill>
                  <pic:spPr>
                    <a:xfrm>
                      <a:off x="0" y="0"/>
                      <a:ext cx="6526843" cy="2819147"/>
                    </a:xfrm>
                    <a:prstGeom prst="rect">
                      <a:avLst/>
                    </a:prstGeom>
                  </pic:spPr>
                </pic:pic>
              </a:graphicData>
            </a:graphic>
          </wp:inline>
        </w:drawing>
      </w:r>
      <w:r>
        <w:rPr>
          <w:b/>
        </w:rPr>
        <w:t>FIG 6. 2 : NETWORK FOLLOWER LOGIN AGE</w:t>
      </w:r>
    </w:p>
    <w:p w14:paraId="3EE83506" w14:textId="7DC2ED40" w:rsidR="000F1FD6" w:rsidRDefault="00A2725C" w:rsidP="00F46B8E">
      <w:pPr>
        <w:spacing w:after="0" w:line="259" w:lineRule="auto"/>
        <w:ind w:left="0" w:firstLine="0"/>
        <w:jc w:val="left"/>
      </w:pPr>
      <w:r>
        <w:rPr>
          <w:b/>
        </w:rPr>
        <w:t xml:space="preserve"> </w:t>
      </w:r>
      <w:r>
        <w:rPr>
          <w:b/>
        </w:rPr>
        <w:tab/>
        <w:t xml:space="preserve"> </w:t>
      </w:r>
      <w:r>
        <w:rPr>
          <w:noProof/>
        </w:rPr>
        <w:drawing>
          <wp:inline distT="0" distB="0" distL="0" distR="0" wp14:anchorId="285BAD4F" wp14:editId="3ED56891">
            <wp:extent cx="6093687" cy="2504302"/>
            <wp:effectExtent l="0" t="0" r="2540" b="0"/>
            <wp:docPr id="13066" name="Picture 13066"/>
            <wp:cNvGraphicFramePr/>
            <a:graphic xmlns:a="http://schemas.openxmlformats.org/drawingml/2006/main">
              <a:graphicData uri="http://schemas.openxmlformats.org/drawingml/2006/picture">
                <pic:pic xmlns:pic="http://schemas.openxmlformats.org/drawingml/2006/picture">
                  <pic:nvPicPr>
                    <pic:cNvPr id="13066" name="Picture 13066"/>
                    <pic:cNvPicPr/>
                  </pic:nvPicPr>
                  <pic:blipFill>
                    <a:blip r:embed="rId67"/>
                    <a:stretch>
                      <a:fillRect/>
                    </a:stretch>
                  </pic:blipFill>
                  <pic:spPr>
                    <a:xfrm>
                      <a:off x="0" y="0"/>
                      <a:ext cx="6110653" cy="2511274"/>
                    </a:xfrm>
                    <a:prstGeom prst="rect">
                      <a:avLst/>
                    </a:prstGeom>
                  </pic:spPr>
                </pic:pic>
              </a:graphicData>
            </a:graphic>
          </wp:inline>
        </w:drawing>
      </w:r>
      <w:r>
        <w:rPr>
          <w:b/>
        </w:rPr>
        <w:t xml:space="preserve"> </w:t>
      </w:r>
    </w:p>
    <w:p w14:paraId="6D4700F1" w14:textId="382AEF23" w:rsidR="000F1FD6" w:rsidRDefault="00A2725C">
      <w:pPr>
        <w:spacing w:after="108" w:line="259" w:lineRule="auto"/>
        <w:ind w:right="272"/>
        <w:jc w:val="center"/>
      </w:pPr>
      <w:r>
        <w:rPr>
          <w:b/>
        </w:rPr>
        <w:t xml:space="preserve">FIG </w:t>
      </w:r>
      <w:r w:rsidR="00F46B8E">
        <w:rPr>
          <w:b/>
        </w:rPr>
        <w:t>6.</w:t>
      </w:r>
      <w:r>
        <w:rPr>
          <w:b/>
        </w:rPr>
        <w:t xml:space="preserve">3 : NETWORK FOLLOWER REGISTRATION PAGE </w:t>
      </w:r>
    </w:p>
    <w:p w14:paraId="57FC0E9E" w14:textId="77777777" w:rsidR="000F1FD6" w:rsidRDefault="00A2725C">
      <w:pPr>
        <w:spacing w:after="60" w:line="259" w:lineRule="auto"/>
        <w:ind w:left="0" w:right="209" w:firstLine="0"/>
        <w:jc w:val="right"/>
      </w:pPr>
      <w:r>
        <w:rPr>
          <w:noProof/>
        </w:rPr>
        <w:lastRenderedPageBreak/>
        <w:drawing>
          <wp:inline distT="0" distB="0" distL="0" distR="0" wp14:anchorId="0D2CD8FC" wp14:editId="17FAB00A">
            <wp:extent cx="6094613" cy="2743200"/>
            <wp:effectExtent l="0" t="0" r="1905" b="0"/>
            <wp:docPr id="13068" name="Picture 13068"/>
            <wp:cNvGraphicFramePr/>
            <a:graphic xmlns:a="http://schemas.openxmlformats.org/drawingml/2006/main">
              <a:graphicData uri="http://schemas.openxmlformats.org/drawingml/2006/picture">
                <pic:pic xmlns:pic="http://schemas.openxmlformats.org/drawingml/2006/picture">
                  <pic:nvPicPr>
                    <pic:cNvPr id="13068" name="Picture 13068"/>
                    <pic:cNvPicPr/>
                  </pic:nvPicPr>
                  <pic:blipFill>
                    <a:blip r:embed="rId68"/>
                    <a:stretch>
                      <a:fillRect/>
                    </a:stretch>
                  </pic:blipFill>
                  <pic:spPr>
                    <a:xfrm>
                      <a:off x="0" y="0"/>
                      <a:ext cx="6112552" cy="2751274"/>
                    </a:xfrm>
                    <a:prstGeom prst="rect">
                      <a:avLst/>
                    </a:prstGeom>
                  </pic:spPr>
                </pic:pic>
              </a:graphicData>
            </a:graphic>
          </wp:inline>
        </w:drawing>
      </w:r>
      <w:r>
        <w:rPr>
          <w:b/>
        </w:rPr>
        <w:t xml:space="preserve"> </w:t>
      </w:r>
    </w:p>
    <w:p w14:paraId="7BC9A0FB" w14:textId="41B049EC" w:rsidR="000F1FD6" w:rsidRDefault="00A2725C">
      <w:pPr>
        <w:spacing w:after="108" w:line="259" w:lineRule="auto"/>
        <w:ind w:right="269"/>
        <w:jc w:val="center"/>
      </w:pPr>
      <w:r>
        <w:rPr>
          <w:b/>
        </w:rPr>
        <w:t>FIG</w:t>
      </w:r>
      <w:r w:rsidR="00F46B8E">
        <w:rPr>
          <w:b/>
        </w:rPr>
        <w:t xml:space="preserve"> 6.</w:t>
      </w:r>
      <w:r>
        <w:rPr>
          <w:b/>
        </w:rPr>
        <w:t xml:space="preserve"> 4 : MAINTAINER LOGIN PAGE </w:t>
      </w:r>
    </w:p>
    <w:p w14:paraId="6B7AB94D" w14:textId="2623F2D7" w:rsidR="000F1FD6" w:rsidRDefault="00A2725C" w:rsidP="00F46B8E">
      <w:pPr>
        <w:spacing w:after="0" w:line="259" w:lineRule="auto"/>
        <w:ind w:left="0" w:firstLine="0"/>
        <w:jc w:val="left"/>
      </w:pPr>
      <w:r>
        <w:rPr>
          <w:b/>
        </w:rPr>
        <w:t xml:space="preserve"> </w:t>
      </w:r>
      <w:r>
        <w:rPr>
          <w:b/>
        </w:rPr>
        <w:tab/>
        <w:t xml:space="preserve"> </w:t>
      </w:r>
      <w:r>
        <w:rPr>
          <w:noProof/>
        </w:rPr>
        <w:drawing>
          <wp:inline distT="0" distB="0" distL="0" distR="0" wp14:anchorId="1444DBAB" wp14:editId="3822B26E">
            <wp:extent cx="6094730" cy="2906485"/>
            <wp:effectExtent l="0" t="0" r="1270" b="8255"/>
            <wp:docPr id="13083" name="Picture 13083"/>
            <wp:cNvGraphicFramePr/>
            <a:graphic xmlns:a="http://schemas.openxmlformats.org/drawingml/2006/main">
              <a:graphicData uri="http://schemas.openxmlformats.org/drawingml/2006/picture">
                <pic:pic xmlns:pic="http://schemas.openxmlformats.org/drawingml/2006/picture">
                  <pic:nvPicPr>
                    <pic:cNvPr id="13083" name="Picture 13083"/>
                    <pic:cNvPicPr/>
                  </pic:nvPicPr>
                  <pic:blipFill>
                    <a:blip r:embed="rId69"/>
                    <a:stretch>
                      <a:fillRect/>
                    </a:stretch>
                  </pic:blipFill>
                  <pic:spPr>
                    <a:xfrm>
                      <a:off x="0" y="0"/>
                      <a:ext cx="6098452" cy="2908260"/>
                    </a:xfrm>
                    <a:prstGeom prst="rect">
                      <a:avLst/>
                    </a:prstGeom>
                  </pic:spPr>
                </pic:pic>
              </a:graphicData>
            </a:graphic>
          </wp:inline>
        </w:drawing>
      </w:r>
      <w:r>
        <w:rPr>
          <w:b/>
        </w:rPr>
        <w:t xml:space="preserve"> </w:t>
      </w:r>
    </w:p>
    <w:p w14:paraId="5E239FEE" w14:textId="10966832" w:rsidR="000F1FD6" w:rsidRDefault="00A2725C">
      <w:pPr>
        <w:spacing w:after="108" w:line="259" w:lineRule="auto"/>
        <w:ind w:right="271"/>
        <w:jc w:val="center"/>
      </w:pPr>
      <w:r>
        <w:rPr>
          <w:b/>
        </w:rPr>
        <w:t xml:space="preserve">FIG </w:t>
      </w:r>
      <w:r w:rsidR="00F46B8E">
        <w:rPr>
          <w:b/>
        </w:rPr>
        <w:t>6.</w:t>
      </w:r>
      <w:r>
        <w:rPr>
          <w:b/>
        </w:rPr>
        <w:t xml:space="preserve">5 : MAINTAINER LOGIN HOME PAGE </w:t>
      </w:r>
    </w:p>
    <w:p w14:paraId="17BB547D" w14:textId="77777777" w:rsidR="000F1FD6" w:rsidRDefault="00A2725C">
      <w:pPr>
        <w:spacing w:after="60" w:line="259" w:lineRule="auto"/>
        <w:ind w:left="0" w:right="209" w:firstLine="0"/>
        <w:jc w:val="right"/>
      </w:pPr>
      <w:r>
        <w:rPr>
          <w:noProof/>
        </w:rPr>
        <w:drawing>
          <wp:inline distT="0" distB="0" distL="0" distR="0" wp14:anchorId="4CDBDC5B" wp14:editId="29A17EA1">
            <wp:extent cx="6094985" cy="2893060"/>
            <wp:effectExtent l="0" t="0" r="0" b="0"/>
            <wp:docPr id="13085" name="Picture 13085"/>
            <wp:cNvGraphicFramePr/>
            <a:graphic xmlns:a="http://schemas.openxmlformats.org/drawingml/2006/main">
              <a:graphicData uri="http://schemas.openxmlformats.org/drawingml/2006/picture">
                <pic:pic xmlns:pic="http://schemas.openxmlformats.org/drawingml/2006/picture">
                  <pic:nvPicPr>
                    <pic:cNvPr id="13085" name="Picture 13085"/>
                    <pic:cNvPicPr/>
                  </pic:nvPicPr>
                  <pic:blipFill>
                    <a:blip r:embed="rId70"/>
                    <a:stretch>
                      <a:fillRect/>
                    </a:stretch>
                  </pic:blipFill>
                  <pic:spPr>
                    <a:xfrm>
                      <a:off x="0" y="0"/>
                      <a:ext cx="6094985" cy="2893060"/>
                    </a:xfrm>
                    <a:prstGeom prst="rect">
                      <a:avLst/>
                    </a:prstGeom>
                  </pic:spPr>
                </pic:pic>
              </a:graphicData>
            </a:graphic>
          </wp:inline>
        </w:drawing>
      </w:r>
      <w:r>
        <w:rPr>
          <w:b/>
        </w:rPr>
        <w:t xml:space="preserve"> </w:t>
      </w:r>
    </w:p>
    <w:p w14:paraId="08A50FE3" w14:textId="09529F27" w:rsidR="000F1FD6" w:rsidRDefault="00A2725C">
      <w:pPr>
        <w:spacing w:after="108" w:line="259" w:lineRule="auto"/>
        <w:ind w:right="270"/>
        <w:jc w:val="center"/>
      </w:pPr>
      <w:r>
        <w:rPr>
          <w:b/>
        </w:rPr>
        <w:t>FIG</w:t>
      </w:r>
      <w:r w:rsidR="00F46B8E">
        <w:rPr>
          <w:b/>
        </w:rPr>
        <w:t xml:space="preserve"> 6.</w:t>
      </w:r>
      <w:r>
        <w:rPr>
          <w:b/>
        </w:rPr>
        <w:t xml:space="preserve"> 6 : MAINTAINER OPERATION PAGE </w:t>
      </w:r>
    </w:p>
    <w:p w14:paraId="3F5F2E17" w14:textId="77777777" w:rsidR="000F1FD6" w:rsidRDefault="00A2725C">
      <w:pPr>
        <w:spacing w:after="0" w:line="259" w:lineRule="auto"/>
        <w:ind w:left="0" w:firstLine="0"/>
        <w:jc w:val="left"/>
      </w:pPr>
      <w:r>
        <w:rPr>
          <w:b/>
        </w:rPr>
        <w:lastRenderedPageBreak/>
        <w:t xml:space="preserve"> </w:t>
      </w:r>
      <w:r>
        <w:rPr>
          <w:b/>
        </w:rPr>
        <w:tab/>
        <w:t xml:space="preserve"> </w:t>
      </w:r>
    </w:p>
    <w:p w14:paraId="0C0832D4" w14:textId="1B8E4F96" w:rsidR="00F46B8E" w:rsidRDefault="00A2725C">
      <w:pPr>
        <w:pStyle w:val="Heading1"/>
        <w:spacing w:after="117"/>
        <w:ind w:right="272"/>
      </w:pPr>
      <w:r>
        <w:t>CHAPTER-</w:t>
      </w:r>
      <w:r w:rsidR="00F46B8E">
        <w:t>7</w:t>
      </w:r>
    </w:p>
    <w:p w14:paraId="4177EBCB" w14:textId="074C0FD6" w:rsidR="000F1FD6" w:rsidRDefault="00A2725C">
      <w:pPr>
        <w:pStyle w:val="Heading1"/>
        <w:spacing w:after="117"/>
        <w:ind w:right="272"/>
      </w:pPr>
      <w:r>
        <w:t xml:space="preserve"> CONCLUSION </w:t>
      </w:r>
    </w:p>
    <w:p w14:paraId="5FC440B7" w14:textId="77777777" w:rsidR="00F46B8E" w:rsidRPr="00F46B8E" w:rsidRDefault="00F46B8E" w:rsidP="00F46B8E"/>
    <w:p w14:paraId="309D9081" w14:textId="67FCBE32" w:rsidR="000F1FD6" w:rsidRDefault="00F46B8E">
      <w:pPr>
        <w:pStyle w:val="Heading2"/>
        <w:spacing w:after="95"/>
        <w:ind w:left="14"/>
      </w:pPr>
      <w:r>
        <w:t xml:space="preserve">7.1 CONCLUSION </w:t>
      </w:r>
    </w:p>
    <w:p w14:paraId="27BD82D3" w14:textId="77777777" w:rsidR="000F1FD6" w:rsidRDefault="00A2725C">
      <w:pPr>
        <w:spacing w:after="0" w:line="360" w:lineRule="auto"/>
        <w:ind w:left="-5" w:right="262"/>
      </w:pPr>
      <w:r>
        <w:t xml:space="preserve">The current study examined artificial intelligence applications to overcome cyber security challenges. The research findings indicate that artificial intelligence is progressively converting into an indispensable technology to enhance information security performance. Individuals are not capable anymore of fully secure project-level cyber attacks, and artificial intelligence offers the desired analytics and threat intelligence that security practitioners might use to minimize the likelihood of an infringement and strengthen the security structure of an enterprise. Since more technologies computing in cyber security is the capacity to evaluate and eliminate risk faster. Several individuals are concerned about cybercriminals’ capability to perform incredibly advanced cyber and technological attacks. Moreover, artificial intelligence can contribute to the detection and classification of hazards, the structuring of incident management, and the detection of cyber attacks before their occurrence. Consequently, despite potential negatives, artificial intelligence would contribute to the evolution of cyber security and support enterprises in establishing an enhanced security strategy.  </w:t>
      </w:r>
    </w:p>
    <w:p w14:paraId="2C50A9F3" w14:textId="77777777" w:rsidR="000F1FD6" w:rsidRDefault="00A2725C">
      <w:pPr>
        <w:spacing w:after="112" w:line="259" w:lineRule="auto"/>
        <w:ind w:left="0" w:firstLine="0"/>
        <w:jc w:val="left"/>
      </w:pPr>
      <w:r>
        <w:t xml:space="preserve"> </w:t>
      </w:r>
    </w:p>
    <w:p w14:paraId="2D94AC31" w14:textId="77777777" w:rsidR="000F1FD6" w:rsidRDefault="00A2725C">
      <w:pPr>
        <w:spacing w:after="0" w:line="361" w:lineRule="auto"/>
        <w:ind w:left="-5" w:right="262"/>
      </w:pPr>
      <w:r>
        <w:t xml:space="preserve">           This study further sought to investigate artificial intelligence and its ongoing development in offering e-government services and then highlight the need to accommodate strategies regarding cyber security for adopting innovative social and technical processes in government serving the community. The eventual objective of smart city governments is to establish and strengthen relationships with most stakeholders, as their involvement strengthens e-government efficacy which fortifies cyber security. Public services should be administered using innovative AI technologies and e-governance in convenient modes to eliminate the barriers between stakeholders and city governments, while state officials can still sustain the model for better support. While e-government is progressing, the citizens and those in authority or advocating mechatronics are lagging. That creates disparities in cyber security standards for something in the virtual environment, potentially turning performance into a much more difficult experience with several grooves to monitor. With an elevation in the initiatives identified in this research, stakeholders’ involvement and awareness of egovernance and cyber security may rise, enabling benefits associated with the virtual environment. </w:t>
      </w:r>
    </w:p>
    <w:p w14:paraId="3B9E9045" w14:textId="77777777" w:rsidR="000F1FD6" w:rsidRDefault="00A2725C">
      <w:pPr>
        <w:spacing w:after="0" w:line="259" w:lineRule="auto"/>
        <w:ind w:left="0" w:firstLine="0"/>
        <w:jc w:val="left"/>
      </w:pPr>
      <w:r>
        <w:t xml:space="preserve"> </w:t>
      </w:r>
      <w:r>
        <w:tab/>
        <w:t xml:space="preserve"> </w:t>
      </w:r>
    </w:p>
    <w:p w14:paraId="279B4A79" w14:textId="77777777" w:rsidR="00F46B8E" w:rsidRDefault="00F46B8E">
      <w:pPr>
        <w:pStyle w:val="Heading2"/>
        <w:spacing w:after="133"/>
        <w:ind w:left="14"/>
      </w:pPr>
    </w:p>
    <w:p w14:paraId="018F8459" w14:textId="77777777" w:rsidR="00F46B8E" w:rsidRDefault="00F46B8E">
      <w:pPr>
        <w:pStyle w:val="Heading2"/>
        <w:spacing w:after="133"/>
        <w:ind w:left="14"/>
      </w:pPr>
    </w:p>
    <w:p w14:paraId="7C13EB9D" w14:textId="77777777" w:rsidR="00F46B8E" w:rsidRPr="00F46B8E" w:rsidRDefault="00F46B8E" w:rsidP="00F46B8E"/>
    <w:p w14:paraId="3126D180" w14:textId="580349DB" w:rsidR="000F1FD6" w:rsidRDefault="00F46B8E" w:rsidP="00F46B8E">
      <w:pPr>
        <w:pStyle w:val="Heading2"/>
        <w:spacing w:after="133"/>
        <w:ind w:left="14"/>
      </w:pPr>
      <w:r>
        <w:lastRenderedPageBreak/>
        <w:t xml:space="preserve">7.2 FUTURE SCOPE </w:t>
      </w:r>
    </w:p>
    <w:p w14:paraId="393FF052" w14:textId="77777777" w:rsidR="000F1FD6" w:rsidRDefault="00A2725C">
      <w:pPr>
        <w:spacing w:after="2" w:line="357" w:lineRule="auto"/>
        <w:ind w:left="-5" w:right="262"/>
      </w:pPr>
      <w:r>
        <w:t xml:space="preserve">The future scope of the project titled "The Influence of Artificial Intelligence on E-Governance and Cybersecurity in Smart Cities" is vast and multifaceted. As smart cities evolve, the integration of AI can revolutionize e-governance by enhancing decision-making processes, improving public services, and fostering citizen engagement through predictive analytics and personalized services. AI-driven systems can streamline administrative tasks, optimize resource allocation, and reduce operational costs, leading to more efficient and responsive governance. In terms of cybersecurity, AI's role is crucial in proactively identifying and mitigating threats, managing vulnerabilities, and ensuring the privacy and integrity of citizens' data. Advanced AI algorithms can detect anomalies in real-time, automate incident responses, and adapt to emerging cyber threats, thereby strengthening the overall security framework of smart cities. Moreover, the continuous development of AI technologies can pave the way for innovative applications in areas such as traffic management, environmental monitoring, and emergency response, further enhancing the quality of urban life. As AI continues to advance, its influence on e-governance and cybersecurity will become increasingly significant, driving smart cities towards a more secure, efficient, and sustainable future. </w:t>
      </w:r>
    </w:p>
    <w:p w14:paraId="64F344F1" w14:textId="77777777" w:rsidR="000F1FD6" w:rsidRDefault="00A2725C">
      <w:pPr>
        <w:spacing w:after="0" w:line="259" w:lineRule="auto"/>
        <w:ind w:left="0" w:firstLine="0"/>
        <w:jc w:val="left"/>
      </w:pPr>
      <w:r>
        <w:rPr>
          <w:b/>
        </w:rPr>
        <w:t xml:space="preserve"> </w:t>
      </w:r>
      <w:r>
        <w:rPr>
          <w:b/>
        </w:rPr>
        <w:tab/>
        <w:t xml:space="preserve"> </w:t>
      </w:r>
    </w:p>
    <w:p w14:paraId="44C3217F" w14:textId="77777777" w:rsidR="00F46B8E" w:rsidRDefault="00F46B8E">
      <w:pPr>
        <w:spacing w:after="125" w:line="259" w:lineRule="auto"/>
        <w:ind w:right="272"/>
        <w:jc w:val="center"/>
        <w:rPr>
          <w:b/>
          <w:sz w:val="32"/>
        </w:rPr>
      </w:pPr>
    </w:p>
    <w:p w14:paraId="5C5D32E3" w14:textId="77777777" w:rsidR="00F46B8E" w:rsidRDefault="00F46B8E">
      <w:pPr>
        <w:spacing w:after="125" w:line="259" w:lineRule="auto"/>
        <w:ind w:right="272"/>
        <w:jc w:val="center"/>
        <w:rPr>
          <w:b/>
          <w:sz w:val="32"/>
        </w:rPr>
      </w:pPr>
    </w:p>
    <w:p w14:paraId="14D83F98" w14:textId="77777777" w:rsidR="00F46B8E" w:rsidRDefault="00F46B8E">
      <w:pPr>
        <w:spacing w:after="125" w:line="259" w:lineRule="auto"/>
        <w:ind w:right="272"/>
        <w:jc w:val="center"/>
        <w:rPr>
          <w:b/>
          <w:sz w:val="32"/>
        </w:rPr>
      </w:pPr>
    </w:p>
    <w:p w14:paraId="3F0ED75F" w14:textId="77777777" w:rsidR="00F46B8E" w:rsidRDefault="00F46B8E">
      <w:pPr>
        <w:spacing w:after="125" w:line="259" w:lineRule="auto"/>
        <w:ind w:right="272"/>
        <w:jc w:val="center"/>
        <w:rPr>
          <w:b/>
          <w:sz w:val="32"/>
        </w:rPr>
      </w:pPr>
    </w:p>
    <w:p w14:paraId="5B5D46EF" w14:textId="77777777" w:rsidR="00F46B8E" w:rsidRDefault="00F46B8E">
      <w:pPr>
        <w:spacing w:after="125" w:line="259" w:lineRule="auto"/>
        <w:ind w:right="272"/>
        <w:jc w:val="center"/>
        <w:rPr>
          <w:b/>
          <w:sz w:val="32"/>
        </w:rPr>
      </w:pPr>
    </w:p>
    <w:p w14:paraId="08110266" w14:textId="77777777" w:rsidR="00F46B8E" w:rsidRDefault="00F46B8E">
      <w:pPr>
        <w:spacing w:after="125" w:line="259" w:lineRule="auto"/>
        <w:ind w:right="272"/>
        <w:jc w:val="center"/>
        <w:rPr>
          <w:b/>
          <w:sz w:val="32"/>
        </w:rPr>
      </w:pPr>
    </w:p>
    <w:p w14:paraId="7E46088A" w14:textId="77777777" w:rsidR="00F46B8E" w:rsidRDefault="00F46B8E">
      <w:pPr>
        <w:spacing w:after="125" w:line="259" w:lineRule="auto"/>
        <w:ind w:right="272"/>
        <w:jc w:val="center"/>
        <w:rPr>
          <w:b/>
          <w:sz w:val="32"/>
        </w:rPr>
      </w:pPr>
    </w:p>
    <w:p w14:paraId="4678B9B7" w14:textId="77777777" w:rsidR="00F46B8E" w:rsidRDefault="00F46B8E">
      <w:pPr>
        <w:spacing w:after="125" w:line="259" w:lineRule="auto"/>
        <w:ind w:right="272"/>
        <w:jc w:val="center"/>
        <w:rPr>
          <w:b/>
          <w:sz w:val="32"/>
        </w:rPr>
      </w:pPr>
    </w:p>
    <w:p w14:paraId="6E157AA0" w14:textId="77777777" w:rsidR="00F46B8E" w:rsidRDefault="00F46B8E">
      <w:pPr>
        <w:spacing w:after="125" w:line="259" w:lineRule="auto"/>
        <w:ind w:right="272"/>
        <w:jc w:val="center"/>
        <w:rPr>
          <w:b/>
          <w:sz w:val="32"/>
        </w:rPr>
      </w:pPr>
    </w:p>
    <w:p w14:paraId="41378ADB" w14:textId="77777777" w:rsidR="00F46B8E" w:rsidRDefault="00F46B8E">
      <w:pPr>
        <w:spacing w:after="125" w:line="259" w:lineRule="auto"/>
        <w:ind w:right="272"/>
        <w:jc w:val="center"/>
        <w:rPr>
          <w:b/>
          <w:sz w:val="32"/>
        </w:rPr>
      </w:pPr>
    </w:p>
    <w:p w14:paraId="6E30AC9C" w14:textId="77777777" w:rsidR="00F46B8E" w:rsidRDefault="00F46B8E">
      <w:pPr>
        <w:spacing w:after="125" w:line="259" w:lineRule="auto"/>
        <w:ind w:right="272"/>
        <w:jc w:val="center"/>
        <w:rPr>
          <w:b/>
          <w:sz w:val="32"/>
        </w:rPr>
      </w:pPr>
    </w:p>
    <w:p w14:paraId="254E29BF" w14:textId="77777777" w:rsidR="00F46B8E" w:rsidRDefault="00F46B8E">
      <w:pPr>
        <w:spacing w:after="125" w:line="259" w:lineRule="auto"/>
        <w:ind w:right="272"/>
        <w:jc w:val="center"/>
        <w:rPr>
          <w:b/>
          <w:sz w:val="32"/>
        </w:rPr>
      </w:pPr>
    </w:p>
    <w:p w14:paraId="345B644A" w14:textId="77777777" w:rsidR="00F46B8E" w:rsidRDefault="00F46B8E">
      <w:pPr>
        <w:spacing w:after="125" w:line="259" w:lineRule="auto"/>
        <w:ind w:right="272"/>
        <w:jc w:val="center"/>
        <w:rPr>
          <w:b/>
          <w:sz w:val="32"/>
        </w:rPr>
      </w:pPr>
    </w:p>
    <w:p w14:paraId="304FA78C" w14:textId="77777777" w:rsidR="00F46B8E" w:rsidRDefault="00F46B8E">
      <w:pPr>
        <w:spacing w:after="125" w:line="259" w:lineRule="auto"/>
        <w:ind w:right="272"/>
        <w:jc w:val="center"/>
        <w:rPr>
          <w:b/>
          <w:sz w:val="32"/>
        </w:rPr>
      </w:pPr>
    </w:p>
    <w:p w14:paraId="4D101DA1" w14:textId="77777777" w:rsidR="00F46B8E" w:rsidRDefault="00F46B8E">
      <w:pPr>
        <w:spacing w:after="125" w:line="259" w:lineRule="auto"/>
        <w:ind w:right="272"/>
        <w:jc w:val="center"/>
        <w:rPr>
          <w:b/>
          <w:sz w:val="32"/>
        </w:rPr>
      </w:pPr>
    </w:p>
    <w:p w14:paraId="7D77CD69" w14:textId="77777777" w:rsidR="00F46B8E" w:rsidRDefault="00F46B8E">
      <w:pPr>
        <w:spacing w:after="125" w:line="259" w:lineRule="auto"/>
        <w:ind w:right="272"/>
        <w:jc w:val="center"/>
        <w:rPr>
          <w:b/>
          <w:sz w:val="32"/>
        </w:rPr>
      </w:pPr>
    </w:p>
    <w:p w14:paraId="1FBBF604" w14:textId="77777777" w:rsidR="00F46B8E" w:rsidRDefault="00F46B8E">
      <w:pPr>
        <w:spacing w:after="125" w:line="259" w:lineRule="auto"/>
        <w:ind w:right="272"/>
        <w:jc w:val="center"/>
        <w:rPr>
          <w:b/>
          <w:sz w:val="32"/>
        </w:rPr>
      </w:pPr>
    </w:p>
    <w:p w14:paraId="2100C3D3" w14:textId="77777777" w:rsidR="00F46B8E" w:rsidRDefault="00F46B8E">
      <w:pPr>
        <w:spacing w:after="125" w:line="259" w:lineRule="auto"/>
        <w:ind w:right="272"/>
        <w:jc w:val="center"/>
        <w:rPr>
          <w:b/>
          <w:sz w:val="32"/>
        </w:rPr>
      </w:pPr>
    </w:p>
    <w:p w14:paraId="0903B955" w14:textId="77777777" w:rsidR="00F46B8E" w:rsidRDefault="00F46B8E">
      <w:pPr>
        <w:spacing w:after="125" w:line="259" w:lineRule="auto"/>
        <w:ind w:right="272"/>
        <w:jc w:val="center"/>
        <w:rPr>
          <w:b/>
          <w:sz w:val="32"/>
        </w:rPr>
      </w:pPr>
    </w:p>
    <w:p w14:paraId="481B2D73" w14:textId="77777777" w:rsidR="00F46B8E" w:rsidRDefault="00F46B8E" w:rsidP="00F46B8E">
      <w:pPr>
        <w:spacing w:after="125" w:line="259" w:lineRule="auto"/>
        <w:ind w:left="0" w:right="272" w:firstLine="0"/>
        <w:rPr>
          <w:b/>
          <w:sz w:val="32"/>
        </w:rPr>
      </w:pPr>
    </w:p>
    <w:p w14:paraId="63A8B282" w14:textId="043A354B" w:rsidR="000F1FD6" w:rsidRDefault="00A2725C" w:rsidP="00F46B8E">
      <w:pPr>
        <w:spacing w:after="125" w:line="480" w:lineRule="auto"/>
        <w:ind w:left="0" w:right="272" w:firstLine="0"/>
        <w:jc w:val="center"/>
      </w:pPr>
      <w:r>
        <w:rPr>
          <w:b/>
          <w:sz w:val="32"/>
        </w:rPr>
        <w:t>REFERENCES</w:t>
      </w:r>
    </w:p>
    <w:p w14:paraId="59D500B6" w14:textId="77777777" w:rsidR="000F1FD6" w:rsidRDefault="00A2725C" w:rsidP="00F46B8E">
      <w:pPr>
        <w:numPr>
          <w:ilvl w:val="0"/>
          <w:numId w:val="33"/>
        </w:numPr>
        <w:spacing w:after="3" w:line="480" w:lineRule="auto"/>
        <w:ind w:right="262" w:hanging="338"/>
      </w:pPr>
      <w:r>
        <w:t xml:space="preserve">B. Alhayani, H. J. Mohammed, I. Z. Chaloob, and J. S. Ahmed, ‘‘Effectiveness of artificial intelligence techniques against cyber security risks apply of IT industry,’’ </w:t>
      </w:r>
      <w:r w:rsidRPr="008810CB">
        <w:rPr>
          <w:iCs/>
        </w:rPr>
        <w:t>Mater. Today, Proc</w:t>
      </w:r>
      <w:r>
        <w:rPr>
          <w:i/>
        </w:rPr>
        <w:t>.</w:t>
      </w:r>
      <w:r>
        <w:t xml:space="preserve">, vol. 531, pp. 1–6, 2021, doi: </w:t>
      </w:r>
      <w:r>
        <w:rPr>
          <w:color w:val="004393"/>
        </w:rPr>
        <w:t>10.1016/j.matpr.2021.02.531.</w:t>
      </w:r>
      <w:r>
        <w:t xml:space="preserve"> </w:t>
      </w:r>
    </w:p>
    <w:p w14:paraId="5B893E00" w14:textId="77777777" w:rsidR="000F1FD6" w:rsidRDefault="00A2725C">
      <w:pPr>
        <w:numPr>
          <w:ilvl w:val="0"/>
          <w:numId w:val="33"/>
        </w:numPr>
        <w:spacing w:after="137"/>
        <w:ind w:right="262" w:hanging="338"/>
      </w:pPr>
      <w:r>
        <w:t xml:space="preserve">M. Komar, V. Kochan, L. Dubchak, A. Sachenko, V. Golovko, S. Bezobrazov, and I. Romanets, </w:t>
      </w:r>
    </w:p>
    <w:p w14:paraId="3B1C77D1" w14:textId="77777777" w:rsidR="000F1FD6" w:rsidRDefault="00A2725C">
      <w:pPr>
        <w:spacing w:after="0" w:line="359" w:lineRule="auto"/>
        <w:ind w:left="-5" w:right="262"/>
      </w:pPr>
      <w:r>
        <w:t xml:space="preserve">‘‘High performance adaptive system for cyber attacks detection,’’ in </w:t>
      </w:r>
      <w:r w:rsidRPr="008810CB">
        <w:rPr>
          <w:iCs/>
        </w:rPr>
        <w:t>Proc. 9th IEEE Int. Conf. Intell. Data</w:t>
      </w:r>
      <w:r>
        <w:rPr>
          <w:i/>
        </w:rPr>
        <w:t xml:space="preserve"> </w:t>
      </w:r>
      <w:r w:rsidRPr="008810CB">
        <w:rPr>
          <w:iCs/>
        </w:rPr>
        <w:t>Acquisition Adv. Comput. Syst., Technol. Appl. (IDAACS</w:t>
      </w:r>
      <w:r>
        <w:rPr>
          <w:i/>
        </w:rPr>
        <w:t>)</w:t>
      </w:r>
      <w:r>
        <w:t xml:space="preserve">, vol. 2, Sep. 2017, pp. 853–858. </w:t>
      </w:r>
    </w:p>
    <w:p w14:paraId="4E2D6364" w14:textId="77777777" w:rsidR="000F1FD6" w:rsidRDefault="00A2725C">
      <w:pPr>
        <w:numPr>
          <w:ilvl w:val="0"/>
          <w:numId w:val="33"/>
        </w:numPr>
        <w:spacing w:after="24" w:line="358" w:lineRule="auto"/>
        <w:ind w:right="262" w:hanging="338"/>
      </w:pPr>
      <w:r>
        <w:t xml:space="preserve">M. D. Cavelty, </w:t>
      </w:r>
      <w:r w:rsidRPr="008810CB">
        <w:rPr>
          <w:iCs/>
        </w:rPr>
        <w:t>Cyber-Security</w:t>
      </w:r>
      <w:r>
        <w:rPr>
          <w:i/>
        </w:rPr>
        <w:t xml:space="preserve"> </w:t>
      </w:r>
      <w:r w:rsidRPr="008810CB">
        <w:rPr>
          <w:iCs/>
        </w:rPr>
        <w:t>and Threat Politics</w:t>
      </w:r>
      <w:r>
        <w:rPr>
          <w:i/>
        </w:rPr>
        <w:t xml:space="preserve">: </w:t>
      </w:r>
      <w:r w:rsidRPr="008810CB">
        <w:rPr>
          <w:iCs/>
        </w:rPr>
        <w:t>US Efforts to Secure the Information Age</w:t>
      </w:r>
      <w:r>
        <w:t>. Evanston, IL, USA: Routledge, 2007.</w:t>
      </w:r>
      <w:r>
        <w:rPr>
          <w:i/>
        </w:rPr>
        <w:t xml:space="preserve"> </w:t>
      </w:r>
    </w:p>
    <w:p w14:paraId="3E4AE4B2" w14:textId="77777777" w:rsidR="000F1FD6" w:rsidRDefault="00A2725C">
      <w:pPr>
        <w:numPr>
          <w:ilvl w:val="0"/>
          <w:numId w:val="33"/>
        </w:numPr>
        <w:spacing w:after="26" w:line="368" w:lineRule="auto"/>
        <w:ind w:right="262" w:hanging="338"/>
      </w:pPr>
      <w:r>
        <w:t xml:space="preserve">F. Fransen, A. Smulders, and R. Kerkdijk, ‘‘Cyber security information exchange to gain insight into the effects of cyber threats and incidents,’’ </w:t>
      </w:r>
      <w:r w:rsidRPr="008810CB">
        <w:rPr>
          <w:iCs/>
        </w:rPr>
        <w:t>Elektrotechnik Informationstechnik</w:t>
      </w:r>
      <w:r>
        <w:t xml:space="preserve">, vol. 132, no. 2, pp. 106–112, Mar. 2015. </w:t>
      </w:r>
    </w:p>
    <w:p w14:paraId="5A3453AF" w14:textId="77777777" w:rsidR="000F1FD6" w:rsidRDefault="00A2725C">
      <w:pPr>
        <w:numPr>
          <w:ilvl w:val="0"/>
          <w:numId w:val="33"/>
        </w:numPr>
        <w:spacing w:after="8" w:line="359" w:lineRule="auto"/>
        <w:ind w:right="262" w:hanging="338"/>
      </w:pPr>
      <w:r>
        <w:t xml:space="preserve">A. Corallo, M. Lazoi, M. Lezzi, and A. Luperto, ‘‘Cybersecurity awareness in the context of the industrial Internet of Things: A systematic literature review,’’ </w:t>
      </w:r>
      <w:r w:rsidRPr="008810CB">
        <w:rPr>
          <w:iCs/>
        </w:rPr>
        <w:t>Comput</w:t>
      </w:r>
      <w:r>
        <w:rPr>
          <w:i/>
        </w:rPr>
        <w:t>. Ind.</w:t>
      </w:r>
      <w:r>
        <w:t xml:space="preserve">, vol. 137, May 2022, Art. no. 103614. </w:t>
      </w:r>
    </w:p>
    <w:p w14:paraId="247B444E" w14:textId="77777777" w:rsidR="000F1FD6" w:rsidRDefault="00A2725C">
      <w:pPr>
        <w:numPr>
          <w:ilvl w:val="0"/>
          <w:numId w:val="33"/>
        </w:numPr>
        <w:spacing w:after="39" w:line="361" w:lineRule="auto"/>
        <w:ind w:right="262" w:hanging="338"/>
      </w:pPr>
      <w:r>
        <w:t xml:space="preserve">G. A.Weaver, B. Feddersen, L. Marla, D.Wei, A. Rose, and M. Van Moer, ‘‘Estimating economic losses from cyber-attacks on shipping ports: An optimization-based approach,’’ </w:t>
      </w:r>
      <w:r w:rsidRPr="008810CB">
        <w:rPr>
          <w:iCs/>
        </w:rPr>
        <w:t>Transp. Res. C, Emerg.</w:t>
      </w:r>
      <w:r>
        <w:rPr>
          <w:i/>
        </w:rPr>
        <w:t xml:space="preserve"> </w:t>
      </w:r>
      <w:r w:rsidRPr="008810CB">
        <w:rPr>
          <w:iCs/>
        </w:rPr>
        <w:t>Technol</w:t>
      </w:r>
      <w:r>
        <w:rPr>
          <w:i/>
        </w:rPr>
        <w:t>.</w:t>
      </w:r>
      <w:r>
        <w:t xml:space="preserve">, vol. 137, Apr. 2022, Art. no. 103423. </w:t>
      </w:r>
    </w:p>
    <w:p w14:paraId="4578C945" w14:textId="77777777" w:rsidR="00F46B8E" w:rsidRDefault="00A2725C">
      <w:pPr>
        <w:numPr>
          <w:ilvl w:val="0"/>
          <w:numId w:val="33"/>
        </w:numPr>
        <w:spacing w:after="0" w:line="358" w:lineRule="auto"/>
        <w:ind w:right="262" w:hanging="338"/>
      </w:pPr>
      <w:r>
        <w:t xml:space="preserve">M. Bada and J. R. C. Nurse, ‘‘The social and psychological impact of cyberattacks,’’ in </w:t>
      </w:r>
      <w:r w:rsidRPr="008810CB">
        <w:rPr>
          <w:iCs/>
        </w:rPr>
        <w:t>Emerging Cyber</w:t>
      </w:r>
      <w:r>
        <w:rPr>
          <w:i/>
        </w:rPr>
        <w:t xml:space="preserve"> </w:t>
      </w:r>
      <w:r w:rsidRPr="008810CB">
        <w:rPr>
          <w:iCs/>
        </w:rPr>
        <w:t>Threats and Cognitive Vulnerabilities</w:t>
      </w:r>
      <w:r>
        <w:t xml:space="preserve">. Amsterdam, The Netherlands: Elsevier, 2020, pp. 73– 92. </w:t>
      </w:r>
    </w:p>
    <w:p w14:paraId="27F8351C" w14:textId="7575DBA9" w:rsidR="000F1FD6" w:rsidRDefault="00A2725C">
      <w:pPr>
        <w:numPr>
          <w:ilvl w:val="0"/>
          <w:numId w:val="33"/>
        </w:numPr>
        <w:spacing w:after="0" w:line="358" w:lineRule="auto"/>
        <w:ind w:right="262" w:hanging="338"/>
      </w:pPr>
      <w:r>
        <w:t xml:space="preserve">G. Allen and T. Chan, </w:t>
      </w:r>
      <w:r w:rsidRPr="008810CB">
        <w:rPr>
          <w:iCs/>
        </w:rPr>
        <w:t>Artificial Intelligence and National Security</w:t>
      </w:r>
      <w:r>
        <w:t xml:space="preserve">. Cambridge, MA, USA: </w:t>
      </w:r>
    </w:p>
    <w:p w14:paraId="781A45AA" w14:textId="77777777" w:rsidR="000F1FD6" w:rsidRDefault="00A2725C">
      <w:pPr>
        <w:ind w:left="-5" w:right="262"/>
      </w:pPr>
      <w:r>
        <w:t xml:space="preserve">Belfer Center for Science and International Affairs, 2017. </w:t>
      </w:r>
    </w:p>
    <w:p w14:paraId="22EF8A70" w14:textId="77777777" w:rsidR="000F1FD6" w:rsidRDefault="00A2725C">
      <w:pPr>
        <w:numPr>
          <w:ilvl w:val="0"/>
          <w:numId w:val="34"/>
        </w:numPr>
        <w:spacing w:after="185" w:line="268" w:lineRule="auto"/>
        <w:ind w:right="262" w:hanging="456"/>
      </w:pPr>
      <w:r>
        <w:t xml:space="preserve">Z. Zhang, H. Ning, F. Shi, F. Farha, Y. Xu, J. Xu, F. Zhang, and K.-K. R. Choo, ‘‘Artificial intelligence in cyber security: Research advances, challenges, and opportunities,’’ </w:t>
      </w:r>
      <w:r w:rsidRPr="008810CB">
        <w:rPr>
          <w:iCs/>
        </w:rPr>
        <w:t>Artif. Intell</w:t>
      </w:r>
      <w:r>
        <w:rPr>
          <w:i/>
        </w:rPr>
        <w:t xml:space="preserve">. </w:t>
      </w:r>
      <w:r w:rsidRPr="008810CB">
        <w:rPr>
          <w:iCs/>
        </w:rPr>
        <w:t>Rev</w:t>
      </w:r>
      <w:r>
        <w:rPr>
          <w:i/>
        </w:rPr>
        <w:t>.</w:t>
      </w:r>
      <w:r>
        <w:t xml:space="preserve">, vol. 55, pp. 1029–1053, Feb. 2022. </w:t>
      </w:r>
    </w:p>
    <w:p w14:paraId="5A9EB1F1" w14:textId="77777777" w:rsidR="000F1FD6" w:rsidRDefault="00A2725C">
      <w:pPr>
        <w:numPr>
          <w:ilvl w:val="0"/>
          <w:numId w:val="34"/>
        </w:numPr>
        <w:spacing w:after="15" w:line="372" w:lineRule="auto"/>
        <w:ind w:right="262" w:hanging="456"/>
      </w:pPr>
      <w:r>
        <w:t xml:space="preserve">Z. I. Khisamova, I. R. Begishev, and E. L. Sidorenko, ‘‘Artificial intelligence and problems of ensuring cyber security,’’ </w:t>
      </w:r>
      <w:r w:rsidRPr="008810CB">
        <w:rPr>
          <w:iCs/>
        </w:rPr>
        <w:t>Int. J. Cyber Criminol</w:t>
      </w:r>
      <w:r>
        <w:rPr>
          <w:i/>
        </w:rPr>
        <w:t>.</w:t>
      </w:r>
      <w:r>
        <w:t xml:space="preserve">, vol. 13, no. 2, pp. 564–577, 2019. </w:t>
      </w:r>
    </w:p>
    <w:p w14:paraId="2316F0FD" w14:textId="4F1CC73E" w:rsidR="00F46B8E" w:rsidRDefault="00F46B8E" w:rsidP="00F46B8E">
      <w:pPr>
        <w:spacing w:line="378" w:lineRule="auto"/>
        <w:ind w:left="0" w:right="262" w:firstLine="0"/>
        <w:rPr>
          <w:b/>
        </w:rPr>
      </w:pPr>
    </w:p>
    <w:sectPr w:rsidR="00F46B8E" w:rsidSect="009F6BBB">
      <w:footerReference w:type="even" r:id="rId71"/>
      <w:footerReference w:type="default" r:id="rId72"/>
      <w:footerReference w:type="first" r:id="rId73"/>
      <w:pgSz w:w="11907" w:h="16840" w:code="9"/>
      <w:pgMar w:top="567" w:right="567" w:bottom="567" w:left="85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80006" w14:textId="77777777" w:rsidR="00BF685A" w:rsidRDefault="00BF685A">
      <w:pPr>
        <w:spacing w:after="0" w:line="240" w:lineRule="auto"/>
      </w:pPr>
      <w:r>
        <w:separator/>
      </w:r>
    </w:p>
  </w:endnote>
  <w:endnote w:type="continuationSeparator" w:id="0">
    <w:p w14:paraId="3A8F3FCA" w14:textId="77777777" w:rsidR="00BF685A" w:rsidRDefault="00BF6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15D83" w14:textId="77777777" w:rsidR="00685355" w:rsidRDefault="00685355">
    <w:pPr>
      <w:spacing w:after="0" w:line="259" w:lineRule="auto"/>
      <w:ind w:left="0" w:firstLine="0"/>
      <w:jc w:val="left"/>
    </w:pPr>
    <w:r>
      <w:rPr>
        <w:sz w:val="20"/>
      </w:rPr>
      <w:t xml:space="preserve">` </w:t>
    </w:r>
  </w:p>
  <w:p w14:paraId="264D0FFB" w14:textId="77777777" w:rsidR="00685355" w:rsidRDefault="00685355">
    <w:pPr>
      <w:spacing w:after="0" w:line="259" w:lineRule="auto"/>
      <w:ind w:left="0" w:firstLine="0"/>
      <w:jc w:val="left"/>
    </w:pP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33E2" w14:textId="5073E468" w:rsidR="00685355" w:rsidRDefault="00685355">
    <w:pPr>
      <w:spacing w:after="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8E38" w14:textId="77777777" w:rsidR="00685355" w:rsidRDefault="00685355">
    <w:pPr>
      <w:spacing w:after="0" w:line="259" w:lineRule="auto"/>
      <w:ind w:left="0" w:firstLine="0"/>
      <w:jc w:val="left"/>
    </w:pPr>
    <w:r>
      <w:rPr>
        <w:sz w:val="20"/>
      </w:rPr>
      <w:t xml:space="preserve">` </w:t>
    </w:r>
  </w:p>
  <w:p w14:paraId="5CACFB25" w14:textId="77777777" w:rsidR="00685355" w:rsidRDefault="00685355">
    <w:pPr>
      <w:spacing w:after="0" w:line="259" w:lineRule="auto"/>
      <w:ind w:left="0" w:firstLine="0"/>
      <w:jc w:val="left"/>
    </w:pP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467D4" w14:textId="77777777" w:rsidR="000F1FD6" w:rsidRDefault="00A2725C">
    <w:pPr>
      <w:spacing w:after="0" w:line="259" w:lineRule="auto"/>
      <w:ind w:left="0" w:right="27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6C0019E3" w14:textId="77777777" w:rsidR="000F1FD6" w:rsidRDefault="00A2725C">
    <w:pPr>
      <w:spacing w:after="0" w:line="259" w:lineRule="auto"/>
      <w:ind w:left="0" w:firstLine="0"/>
      <w:jc w:val="left"/>
    </w:pPr>
    <w:r>
      <w:rPr>
        <w:sz w:val="20"/>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D9679" w14:textId="77777777" w:rsidR="000F1FD6" w:rsidRDefault="00A2725C">
    <w:pPr>
      <w:spacing w:after="0" w:line="259" w:lineRule="auto"/>
      <w:ind w:left="0" w:right="27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2826378" w14:textId="77777777" w:rsidR="000F1FD6" w:rsidRDefault="00A2725C">
    <w:pPr>
      <w:spacing w:after="0" w:line="259" w:lineRule="auto"/>
      <w:ind w:left="0" w:firstLine="0"/>
      <w:jc w:val="left"/>
    </w:pPr>
    <w:r>
      <w:rPr>
        <w:sz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BDC93" w14:textId="77777777" w:rsidR="000F1FD6" w:rsidRDefault="00A2725C">
    <w:pPr>
      <w:spacing w:after="0" w:line="259" w:lineRule="auto"/>
      <w:ind w:left="0" w:right="27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251D6D7A" w14:textId="77777777" w:rsidR="00156173" w:rsidRDefault="00A2725C">
    <w:pPr>
      <w:spacing w:after="0" w:line="259" w:lineRule="auto"/>
      <w:ind w:left="0" w:firstLine="0"/>
      <w:jc w:val="left"/>
    </w:pPr>
    <w:r>
      <w:rPr>
        <w:sz w:val="20"/>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826928"/>
      <w:docPartObj>
        <w:docPartGallery w:val="Page Numbers (Bottom of Page)"/>
        <w:docPartUnique/>
      </w:docPartObj>
    </w:sdtPr>
    <w:sdtEndPr>
      <w:rPr>
        <w:noProof/>
      </w:rPr>
    </w:sdtEndPr>
    <w:sdtContent>
      <w:p w14:paraId="3533B8B9" w14:textId="47E53973" w:rsidR="00647ECC" w:rsidRDefault="00647EC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2C9046" w14:textId="0804A4D2" w:rsidR="00647ECC" w:rsidRDefault="00647ECC">
    <w:pPr>
      <w:spacing w:after="0" w:line="259" w:lineRule="auto"/>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E225" w14:textId="77777777" w:rsidR="000F1FD6" w:rsidRDefault="00A2725C">
    <w:pPr>
      <w:spacing w:after="0" w:line="259" w:lineRule="auto"/>
      <w:ind w:left="0" w:right="270" w:firstLine="0"/>
      <w:jc w:val="center"/>
    </w:pPr>
    <w:r>
      <w:fldChar w:fldCharType="begin"/>
    </w:r>
    <w:r>
      <w:instrText xml:space="preserve"> PAGE   \* MERGEFORMAT </w:instrText>
    </w:r>
    <w:r>
      <w:fldChar w:fldCharType="separate"/>
    </w:r>
    <w:r>
      <w:rPr>
        <w:sz w:val="20"/>
      </w:rPr>
      <w:t>1</w:t>
    </w:r>
    <w:r>
      <w:rPr>
        <w:sz w:val="20"/>
      </w:rPr>
      <w:fldChar w:fldCharType="end"/>
    </w:r>
    <w:r>
      <w:rPr>
        <w:sz w:val="20"/>
      </w:rPr>
      <w:t xml:space="preserve"> </w:t>
    </w:r>
  </w:p>
  <w:p w14:paraId="40F71420" w14:textId="77777777" w:rsidR="00156173" w:rsidRDefault="00A2725C">
    <w:pPr>
      <w:spacing w:after="0" w:line="259" w:lineRule="auto"/>
      <w:ind w:left="0" w:firstLine="0"/>
      <w:jc w:val="left"/>
    </w:pP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194F4" w14:textId="77777777" w:rsidR="00BF685A" w:rsidRDefault="00BF685A">
      <w:pPr>
        <w:spacing w:after="0" w:line="240" w:lineRule="auto"/>
      </w:pPr>
      <w:r>
        <w:separator/>
      </w:r>
    </w:p>
  </w:footnote>
  <w:footnote w:type="continuationSeparator" w:id="0">
    <w:p w14:paraId="20234834" w14:textId="77777777" w:rsidR="00BF685A" w:rsidRDefault="00BF68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668B"/>
    <w:multiLevelType w:val="multilevel"/>
    <w:tmpl w:val="6B38E34E"/>
    <w:lvl w:ilvl="0">
      <w:start w:val="4"/>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01DF702B"/>
    <w:multiLevelType w:val="hybridMultilevel"/>
    <w:tmpl w:val="F62EFC64"/>
    <w:lvl w:ilvl="0" w:tplc="498E64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D945F1A">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396B35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4C87B90">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D308EFA">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84861E">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2EA773A">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8078FA">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470486E">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6AB067C"/>
    <w:multiLevelType w:val="hybridMultilevel"/>
    <w:tmpl w:val="ECBA506C"/>
    <w:lvl w:ilvl="0" w:tplc="9BF8F7C4">
      <w:start w:val="1"/>
      <w:numFmt w:val="bullet"/>
      <w:lvlText w:val=""/>
      <w:lvlJc w:val="left"/>
      <w:pPr>
        <w:ind w:left="7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AB18219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96CAD6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6CC2A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04A412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3766D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18554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04F07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FB0277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C0B2685"/>
    <w:multiLevelType w:val="hybridMultilevel"/>
    <w:tmpl w:val="CF209BF2"/>
    <w:lvl w:ilvl="0" w:tplc="11125A0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EC228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A8C1F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55CEA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920C8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4AA69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428C2A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7E2103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1A17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0C122FFF"/>
    <w:multiLevelType w:val="hybridMultilevel"/>
    <w:tmpl w:val="FC1201CE"/>
    <w:lvl w:ilvl="0" w:tplc="77F8F8A2">
      <w:start w:val="1"/>
      <w:numFmt w:val="decimal"/>
      <w:lvlText w:val="%1."/>
      <w:lvlJc w:val="left"/>
      <w:pPr>
        <w:ind w:left="838"/>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1" w:tplc="F81A9ECE">
      <w:start w:val="1"/>
      <w:numFmt w:val="lowerLetter"/>
      <w:lvlText w:val="%2"/>
      <w:lvlJc w:val="left"/>
      <w:pPr>
        <w:ind w:left="108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2" w:tplc="EB9453D2">
      <w:start w:val="1"/>
      <w:numFmt w:val="lowerRoman"/>
      <w:lvlText w:val="%3"/>
      <w:lvlJc w:val="left"/>
      <w:pPr>
        <w:ind w:left="18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3" w:tplc="F806C19A">
      <w:start w:val="1"/>
      <w:numFmt w:val="decimal"/>
      <w:lvlText w:val="%4"/>
      <w:lvlJc w:val="left"/>
      <w:pPr>
        <w:ind w:left="252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4" w:tplc="BB2AAF06">
      <w:start w:val="1"/>
      <w:numFmt w:val="lowerLetter"/>
      <w:lvlText w:val="%5"/>
      <w:lvlJc w:val="left"/>
      <w:pPr>
        <w:ind w:left="324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5" w:tplc="F5349814">
      <w:start w:val="1"/>
      <w:numFmt w:val="lowerRoman"/>
      <w:lvlText w:val="%6"/>
      <w:lvlJc w:val="left"/>
      <w:pPr>
        <w:ind w:left="396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6" w:tplc="ACEC59A4">
      <w:start w:val="1"/>
      <w:numFmt w:val="decimal"/>
      <w:lvlText w:val="%7"/>
      <w:lvlJc w:val="left"/>
      <w:pPr>
        <w:ind w:left="468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7" w:tplc="69E8714C">
      <w:start w:val="1"/>
      <w:numFmt w:val="lowerLetter"/>
      <w:lvlText w:val="%8"/>
      <w:lvlJc w:val="left"/>
      <w:pPr>
        <w:ind w:left="540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lvl w:ilvl="8" w:tplc="EC9CBAAE">
      <w:start w:val="1"/>
      <w:numFmt w:val="lowerRoman"/>
      <w:lvlText w:val="%9"/>
      <w:lvlJc w:val="left"/>
      <w:pPr>
        <w:ind w:left="6125"/>
      </w:pPr>
      <w:rPr>
        <w:rFonts w:ascii="Times New Roman" w:eastAsia="Times New Roman" w:hAnsi="Times New Roman" w:cs="Times New Roman"/>
        <w:b w:val="0"/>
        <w:i w:val="0"/>
        <w:strike w:val="0"/>
        <w:dstrike w:val="0"/>
        <w:color w:val="333333"/>
        <w:sz w:val="24"/>
        <w:szCs w:val="24"/>
        <w:u w:val="none" w:color="000000"/>
        <w:bdr w:val="none" w:sz="0" w:space="0" w:color="auto"/>
        <w:shd w:val="clear" w:color="auto" w:fill="auto"/>
        <w:vertAlign w:val="baseline"/>
      </w:rPr>
    </w:lvl>
  </w:abstractNum>
  <w:abstractNum w:abstractNumId="5" w15:restartNumberingAfterBreak="0">
    <w:nsid w:val="0F6D743B"/>
    <w:multiLevelType w:val="multilevel"/>
    <w:tmpl w:val="793A3FB0"/>
    <w:lvl w:ilvl="0">
      <w:start w:val="6"/>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6" w15:restartNumberingAfterBreak="0">
    <w:nsid w:val="133767ED"/>
    <w:multiLevelType w:val="hybridMultilevel"/>
    <w:tmpl w:val="79E4AB40"/>
    <w:lvl w:ilvl="0" w:tplc="53F2DF58">
      <w:start w:val="1"/>
      <w:numFmt w:val="decimal"/>
      <w:lvlText w:val="%1."/>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4C3958">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326562">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FC4D026">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8CC3918">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1EC13C">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2A0B40">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00FC54">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0CA1C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5947791"/>
    <w:multiLevelType w:val="multilevel"/>
    <w:tmpl w:val="93A6CD38"/>
    <w:lvl w:ilvl="0">
      <w:start w:val="7"/>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172D4340"/>
    <w:multiLevelType w:val="hybridMultilevel"/>
    <w:tmpl w:val="4446A1E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B566027"/>
    <w:multiLevelType w:val="hybridMultilevel"/>
    <w:tmpl w:val="2432FC4E"/>
    <w:lvl w:ilvl="0" w:tplc="F66C39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050A22C">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E8C408">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AC42154">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7C3D42">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724915E">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5BC5D7C">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2AF59A">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442202">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E597822"/>
    <w:multiLevelType w:val="hybridMultilevel"/>
    <w:tmpl w:val="0256D906"/>
    <w:lvl w:ilvl="0" w:tplc="6EC4EA88">
      <w:start w:val="1"/>
      <w:numFmt w:val="bullet"/>
      <w:lvlText w:val="➢"/>
      <w:lvlJc w:val="left"/>
      <w:pPr>
        <w:ind w:left="87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1" w:tplc="090C7CEA">
      <w:start w:val="1"/>
      <w:numFmt w:val="bullet"/>
      <w:lvlText w:val="o"/>
      <w:lvlJc w:val="left"/>
      <w:pPr>
        <w:ind w:left="15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CAAB6AC">
      <w:start w:val="1"/>
      <w:numFmt w:val="bullet"/>
      <w:lvlText w:val="▪"/>
      <w:lvlJc w:val="left"/>
      <w:pPr>
        <w:ind w:left="22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378192E">
      <w:start w:val="1"/>
      <w:numFmt w:val="bullet"/>
      <w:lvlText w:val="•"/>
      <w:lvlJc w:val="left"/>
      <w:pPr>
        <w:ind w:left="29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E665814">
      <w:start w:val="1"/>
      <w:numFmt w:val="bullet"/>
      <w:lvlText w:val="o"/>
      <w:lvlJc w:val="left"/>
      <w:pPr>
        <w:ind w:left="37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56AE874">
      <w:start w:val="1"/>
      <w:numFmt w:val="bullet"/>
      <w:lvlText w:val="▪"/>
      <w:lvlJc w:val="left"/>
      <w:pPr>
        <w:ind w:left="44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3825E4C">
      <w:start w:val="1"/>
      <w:numFmt w:val="bullet"/>
      <w:lvlText w:val="•"/>
      <w:lvlJc w:val="left"/>
      <w:pPr>
        <w:ind w:left="51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DC8C3FC">
      <w:start w:val="1"/>
      <w:numFmt w:val="bullet"/>
      <w:lvlText w:val="o"/>
      <w:lvlJc w:val="left"/>
      <w:pPr>
        <w:ind w:left="58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0C8ECD0">
      <w:start w:val="1"/>
      <w:numFmt w:val="bullet"/>
      <w:lvlText w:val="▪"/>
      <w:lvlJc w:val="left"/>
      <w:pPr>
        <w:ind w:left="65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1806A0E"/>
    <w:multiLevelType w:val="hybridMultilevel"/>
    <w:tmpl w:val="EE724A4C"/>
    <w:lvl w:ilvl="0" w:tplc="40090001">
      <w:start w:val="1"/>
      <w:numFmt w:val="bullet"/>
      <w:lvlText w:val=""/>
      <w:lvlJc w:val="left"/>
      <w:pPr>
        <w:ind w:left="789" w:hanging="360"/>
      </w:pPr>
      <w:rPr>
        <w:rFonts w:ascii="Symbol" w:hAnsi="Symbol" w:hint="default"/>
      </w:rPr>
    </w:lvl>
    <w:lvl w:ilvl="1" w:tplc="40090003" w:tentative="1">
      <w:start w:val="1"/>
      <w:numFmt w:val="bullet"/>
      <w:lvlText w:val="o"/>
      <w:lvlJc w:val="left"/>
      <w:pPr>
        <w:ind w:left="1509" w:hanging="360"/>
      </w:pPr>
      <w:rPr>
        <w:rFonts w:ascii="Courier New" w:hAnsi="Courier New" w:cs="Courier New" w:hint="default"/>
      </w:rPr>
    </w:lvl>
    <w:lvl w:ilvl="2" w:tplc="40090005" w:tentative="1">
      <w:start w:val="1"/>
      <w:numFmt w:val="bullet"/>
      <w:lvlText w:val=""/>
      <w:lvlJc w:val="left"/>
      <w:pPr>
        <w:ind w:left="2229" w:hanging="360"/>
      </w:pPr>
      <w:rPr>
        <w:rFonts w:ascii="Wingdings" w:hAnsi="Wingdings" w:hint="default"/>
      </w:rPr>
    </w:lvl>
    <w:lvl w:ilvl="3" w:tplc="40090001" w:tentative="1">
      <w:start w:val="1"/>
      <w:numFmt w:val="bullet"/>
      <w:lvlText w:val=""/>
      <w:lvlJc w:val="left"/>
      <w:pPr>
        <w:ind w:left="2949" w:hanging="360"/>
      </w:pPr>
      <w:rPr>
        <w:rFonts w:ascii="Symbol" w:hAnsi="Symbol" w:hint="default"/>
      </w:rPr>
    </w:lvl>
    <w:lvl w:ilvl="4" w:tplc="40090003" w:tentative="1">
      <w:start w:val="1"/>
      <w:numFmt w:val="bullet"/>
      <w:lvlText w:val="o"/>
      <w:lvlJc w:val="left"/>
      <w:pPr>
        <w:ind w:left="3669" w:hanging="360"/>
      </w:pPr>
      <w:rPr>
        <w:rFonts w:ascii="Courier New" w:hAnsi="Courier New" w:cs="Courier New" w:hint="default"/>
      </w:rPr>
    </w:lvl>
    <w:lvl w:ilvl="5" w:tplc="40090005" w:tentative="1">
      <w:start w:val="1"/>
      <w:numFmt w:val="bullet"/>
      <w:lvlText w:val=""/>
      <w:lvlJc w:val="left"/>
      <w:pPr>
        <w:ind w:left="4389" w:hanging="360"/>
      </w:pPr>
      <w:rPr>
        <w:rFonts w:ascii="Wingdings" w:hAnsi="Wingdings" w:hint="default"/>
      </w:rPr>
    </w:lvl>
    <w:lvl w:ilvl="6" w:tplc="40090001" w:tentative="1">
      <w:start w:val="1"/>
      <w:numFmt w:val="bullet"/>
      <w:lvlText w:val=""/>
      <w:lvlJc w:val="left"/>
      <w:pPr>
        <w:ind w:left="5109" w:hanging="360"/>
      </w:pPr>
      <w:rPr>
        <w:rFonts w:ascii="Symbol" w:hAnsi="Symbol" w:hint="default"/>
      </w:rPr>
    </w:lvl>
    <w:lvl w:ilvl="7" w:tplc="40090003" w:tentative="1">
      <w:start w:val="1"/>
      <w:numFmt w:val="bullet"/>
      <w:lvlText w:val="o"/>
      <w:lvlJc w:val="left"/>
      <w:pPr>
        <w:ind w:left="5829" w:hanging="360"/>
      </w:pPr>
      <w:rPr>
        <w:rFonts w:ascii="Courier New" w:hAnsi="Courier New" w:cs="Courier New" w:hint="default"/>
      </w:rPr>
    </w:lvl>
    <w:lvl w:ilvl="8" w:tplc="40090005" w:tentative="1">
      <w:start w:val="1"/>
      <w:numFmt w:val="bullet"/>
      <w:lvlText w:val=""/>
      <w:lvlJc w:val="left"/>
      <w:pPr>
        <w:ind w:left="6549" w:hanging="360"/>
      </w:pPr>
      <w:rPr>
        <w:rFonts w:ascii="Wingdings" w:hAnsi="Wingdings" w:hint="default"/>
      </w:rPr>
    </w:lvl>
  </w:abstractNum>
  <w:abstractNum w:abstractNumId="12" w15:restartNumberingAfterBreak="0">
    <w:nsid w:val="22E57706"/>
    <w:multiLevelType w:val="hybridMultilevel"/>
    <w:tmpl w:val="DA8836FE"/>
    <w:lvl w:ilvl="0" w:tplc="12D842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ECBDE8">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67AA89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F8A77FC">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FBC0958">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1A109E">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BAC5980">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31075FA">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62CBFAE">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2C0952"/>
    <w:multiLevelType w:val="hybridMultilevel"/>
    <w:tmpl w:val="64ACA7CC"/>
    <w:lvl w:ilvl="0" w:tplc="D20A482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60B9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248CA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E881DF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2B4F75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1F65B90">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F2AC0B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4046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2501A16">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B161B4C"/>
    <w:multiLevelType w:val="multilevel"/>
    <w:tmpl w:val="CCF2EADA"/>
    <w:lvl w:ilvl="0">
      <w:start w:val="5"/>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CC95FE0"/>
    <w:multiLevelType w:val="hybridMultilevel"/>
    <w:tmpl w:val="C7547A3E"/>
    <w:lvl w:ilvl="0" w:tplc="3EB4E2E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1CC2EFA">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57A3BF0">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4CB7E6">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C3C12C8">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30E8F26">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F5C6492">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57839D6">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146D61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D5A07F6"/>
    <w:multiLevelType w:val="hybridMultilevel"/>
    <w:tmpl w:val="2CBC8836"/>
    <w:lvl w:ilvl="0" w:tplc="1EBC897E">
      <w:start w:val="9"/>
      <w:numFmt w:val="decimal"/>
      <w:lvlText w:val="[%1]"/>
      <w:lvlJc w:val="left"/>
      <w:pPr>
        <w:ind w:left="4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90D9B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AC6E5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B6F5B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256C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98953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CE9F6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5ED0E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8081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253674C"/>
    <w:multiLevelType w:val="hybridMultilevel"/>
    <w:tmpl w:val="18D06730"/>
    <w:lvl w:ilvl="0" w:tplc="3D36C63E">
      <w:start w:val="1"/>
      <w:numFmt w:val="bullet"/>
      <w:lvlText w:val="➢"/>
      <w:lvlJc w:val="left"/>
      <w:pPr>
        <w:ind w:left="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1C42266">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74E51C">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3BE7EA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D52BCF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E10F5AE">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E0A2559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C84746">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C1068B66">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64646DF"/>
    <w:multiLevelType w:val="multilevel"/>
    <w:tmpl w:val="34EA59D6"/>
    <w:lvl w:ilvl="0">
      <w:start w:val="5"/>
      <w:numFmt w:val="decimal"/>
      <w:lvlText w:val="%1"/>
      <w:lvlJc w:val="left"/>
      <w:pPr>
        <w:ind w:left="3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19" w15:restartNumberingAfterBreak="0">
    <w:nsid w:val="3A517EA4"/>
    <w:multiLevelType w:val="hybridMultilevel"/>
    <w:tmpl w:val="3FEE04CE"/>
    <w:lvl w:ilvl="0" w:tplc="B554F370">
      <w:start w:val="1"/>
      <w:numFmt w:val="decimal"/>
      <w:lvlText w:val="[%1]"/>
      <w:lvlJc w:val="left"/>
      <w:pPr>
        <w:ind w:left="3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BC172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B828B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3EC16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B88C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301FB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CA060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00D39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8813D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B501B26"/>
    <w:multiLevelType w:val="hybridMultilevel"/>
    <w:tmpl w:val="C61A6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E0044E8"/>
    <w:multiLevelType w:val="multilevel"/>
    <w:tmpl w:val="937C7F28"/>
    <w:lvl w:ilvl="0">
      <w:start w:val="9"/>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22" w15:restartNumberingAfterBreak="0">
    <w:nsid w:val="3F9A3CC1"/>
    <w:multiLevelType w:val="hybridMultilevel"/>
    <w:tmpl w:val="FFECCE8A"/>
    <w:lvl w:ilvl="0" w:tplc="3F66B7B4">
      <w:start w:val="1"/>
      <w:numFmt w:val="bullet"/>
      <w:lvlText w:val="•"/>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BC2A5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F6B74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7A555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DC113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3E153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C4943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94132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8495FC">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0E96BC8"/>
    <w:multiLevelType w:val="hybridMultilevel"/>
    <w:tmpl w:val="37A28FA6"/>
    <w:lvl w:ilvl="0" w:tplc="6F7C611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74872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AE8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47B8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B2EC45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1466A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BC4C4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321AC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902C1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3F66D5B"/>
    <w:multiLevelType w:val="hybridMultilevel"/>
    <w:tmpl w:val="21ECE5C0"/>
    <w:lvl w:ilvl="0" w:tplc="76AC1C7E">
      <w:start w:val="1"/>
      <w:numFmt w:val="bullet"/>
      <w:lvlText w:val="▪"/>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7006FC16">
      <w:start w:val="1"/>
      <w:numFmt w:val="bullet"/>
      <w:lvlText w:val="o"/>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FA232D4">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7BD2A8A2">
      <w:start w:val="1"/>
      <w:numFmt w:val="bullet"/>
      <w:lvlText w:val="•"/>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41EE32C">
      <w:start w:val="1"/>
      <w:numFmt w:val="bullet"/>
      <w:lvlText w:val="o"/>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6E6FAC2">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108A736">
      <w:start w:val="1"/>
      <w:numFmt w:val="bullet"/>
      <w:lvlText w:val="•"/>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9DE47CE">
      <w:start w:val="1"/>
      <w:numFmt w:val="bullet"/>
      <w:lvlText w:val="o"/>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0FA238DA">
      <w:start w:val="1"/>
      <w:numFmt w:val="bullet"/>
      <w:lvlText w:val="▪"/>
      <w:lvlJc w:val="left"/>
      <w:pPr>
        <w:ind w:left="68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6A33010"/>
    <w:multiLevelType w:val="hybridMultilevel"/>
    <w:tmpl w:val="3EC20D5C"/>
    <w:lvl w:ilvl="0" w:tplc="CF6841FC">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822AEE">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9B63152">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ED6F60C">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A7944">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E2EB84">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91AA284">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3E1814">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B0A6B78">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7665740"/>
    <w:multiLevelType w:val="hybridMultilevel"/>
    <w:tmpl w:val="0B38AE96"/>
    <w:lvl w:ilvl="0" w:tplc="232E0804">
      <w:start w:val="1"/>
      <w:numFmt w:val="decimal"/>
      <w:lvlText w:val="%1."/>
      <w:lvlJc w:val="left"/>
      <w:pPr>
        <w:ind w:left="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E7EE8D6">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CCCBD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E6716">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54A788">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CC429C">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F6F2A4">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C89D5A">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44771E">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7DD2F0B"/>
    <w:multiLevelType w:val="hybridMultilevel"/>
    <w:tmpl w:val="F0323F1A"/>
    <w:lvl w:ilvl="0" w:tplc="23A610FE">
      <w:start w:val="1"/>
      <w:numFmt w:val="bullet"/>
      <w:lvlText w:val="o"/>
      <w:lvlJc w:val="left"/>
      <w:pPr>
        <w:ind w:left="7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1" w:tplc="1D56B53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B4B2B8A0">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0C2B4AA">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F52CA4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B3AD1AC">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29308A2E">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94E6DD4C">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D02834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BF41B1F"/>
    <w:multiLevelType w:val="hybridMultilevel"/>
    <w:tmpl w:val="4EB61696"/>
    <w:lvl w:ilvl="0" w:tplc="D102EEAE">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8C803CE">
      <w:start w:val="1"/>
      <w:numFmt w:val="bullet"/>
      <w:lvlText w:val="o"/>
      <w:lvlJc w:val="left"/>
      <w:pPr>
        <w:ind w:left="1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4527126">
      <w:start w:val="1"/>
      <w:numFmt w:val="bullet"/>
      <w:lvlText w:val="▪"/>
      <w:lvlJc w:val="left"/>
      <w:pPr>
        <w:ind w:left="21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D72FBC0">
      <w:start w:val="1"/>
      <w:numFmt w:val="bullet"/>
      <w:lvlText w:val="•"/>
      <w:lvlJc w:val="left"/>
      <w:pPr>
        <w:ind w:left="291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AC9AD2">
      <w:start w:val="1"/>
      <w:numFmt w:val="bullet"/>
      <w:lvlText w:val="o"/>
      <w:lvlJc w:val="left"/>
      <w:pPr>
        <w:ind w:left="363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905EF8">
      <w:start w:val="1"/>
      <w:numFmt w:val="bullet"/>
      <w:lvlText w:val="▪"/>
      <w:lvlJc w:val="left"/>
      <w:pPr>
        <w:ind w:left="435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82A296">
      <w:start w:val="1"/>
      <w:numFmt w:val="bullet"/>
      <w:lvlText w:val="•"/>
      <w:lvlJc w:val="left"/>
      <w:pPr>
        <w:ind w:left="507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E4A903E">
      <w:start w:val="1"/>
      <w:numFmt w:val="bullet"/>
      <w:lvlText w:val="o"/>
      <w:lvlJc w:val="left"/>
      <w:pPr>
        <w:ind w:left="579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2DEC03C">
      <w:start w:val="1"/>
      <w:numFmt w:val="bullet"/>
      <w:lvlText w:val="▪"/>
      <w:lvlJc w:val="left"/>
      <w:pPr>
        <w:ind w:left="651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1113D21"/>
    <w:multiLevelType w:val="hybridMultilevel"/>
    <w:tmpl w:val="9A74DA9A"/>
    <w:lvl w:ilvl="0" w:tplc="05E6826A">
      <w:start w:val="1"/>
      <w:numFmt w:val="bullet"/>
      <w:lvlText w:val="➢"/>
      <w:lvlJc w:val="left"/>
      <w:pPr>
        <w:ind w:left="3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1" w:tplc="7FF68DD6">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B74464D4">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F9AA50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4CB2CFAE">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A04F04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6908CF08">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3302F4A">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7CFA1E7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541D2BA3"/>
    <w:multiLevelType w:val="multilevel"/>
    <w:tmpl w:val="7B3C4076"/>
    <w:lvl w:ilvl="0">
      <w:start w:val="3"/>
      <w:numFmt w:val="decimal"/>
      <w:lvlText w:val="%1"/>
      <w:lvlJc w:val="left"/>
      <w:pPr>
        <w:ind w:left="420" w:hanging="420"/>
      </w:pPr>
      <w:rPr>
        <w:rFonts w:hint="default"/>
        <w:sz w:val="32"/>
      </w:rPr>
    </w:lvl>
    <w:lvl w:ilvl="1">
      <w:start w:val="3"/>
      <w:numFmt w:val="decimal"/>
      <w:lvlText w:val="%1.%2"/>
      <w:lvlJc w:val="left"/>
      <w:pPr>
        <w:ind w:left="900" w:hanging="420"/>
      </w:pPr>
      <w:rPr>
        <w:rFonts w:hint="default"/>
        <w:sz w:val="32"/>
      </w:rPr>
    </w:lvl>
    <w:lvl w:ilvl="2">
      <w:start w:val="1"/>
      <w:numFmt w:val="decimal"/>
      <w:lvlText w:val="%1.%2.%3"/>
      <w:lvlJc w:val="left"/>
      <w:pPr>
        <w:ind w:left="1680" w:hanging="720"/>
      </w:pPr>
      <w:rPr>
        <w:rFonts w:hint="default"/>
        <w:sz w:val="32"/>
      </w:rPr>
    </w:lvl>
    <w:lvl w:ilvl="3">
      <w:start w:val="1"/>
      <w:numFmt w:val="decimal"/>
      <w:lvlText w:val="%1.%2.%3.%4"/>
      <w:lvlJc w:val="left"/>
      <w:pPr>
        <w:ind w:left="2160" w:hanging="720"/>
      </w:pPr>
      <w:rPr>
        <w:rFonts w:hint="default"/>
        <w:sz w:val="32"/>
      </w:rPr>
    </w:lvl>
    <w:lvl w:ilvl="4">
      <w:start w:val="1"/>
      <w:numFmt w:val="decimal"/>
      <w:lvlText w:val="%1.%2.%3.%4.%5"/>
      <w:lvlJc w:val="left"/>
      <w:pPr>
        <w:ind w:left="3000" w:hanging="1080"/>
      </w:pPr>
      <w:rPr>
        <w:rFonts w:hint="default"/>
        <w:sz w:val="32"/>
      </w:rPr>
    </w:lvl>
    <w:lvl w:ilvl="5">
      <w:start w:val="1"/>
      <w:numFmt w:val="decimal"/>
      <w:lvlText w:val="%1.%2.%3.%4.%5.%6"/>
      <w:lvlJc w:val="left"/>
      <w:pPr>
        <w:ind w:left="3480" w:hanging="1080"/>
      </w:pPr>
      <w:rPr>
        <w:rFonts w:hint="default"/>
        <w:sz w:val="32"/>
      </w:rPr>
    </w:lvl>
    <w:lvl w:ilvl="6">
      <w:start w:val="1"/>
      <w:numFmt w:val="decimal"/>
      <w:lvlText w:val="%1.%2.%3.%4.%5.%6.%7"/>
      <w:lvlJc w:val="left"/>
      <w:pPr>
        <w:ind w:left="4320" w:hanging="1440"/>
      </w:pPr>
      <w:rPr>
        <w:rFonts w:hint="default"/>
        <w:sz w:val="32"/>
      </w:rPr>
    </w:lvl>
    <w:lvl w:ilvl="7">
      <w:start w:val="1"/>
      <w:numFmt w:val="decimal"/>
      <w:lvlText w:val="%1.%2.%3.%4.%5.%6.%7.%8"/>
      <w:lvlJc w:val="left"/>
      <w:pPr>
        <w:ind w:left="4800" w:hanging="1440"/>
      </w:pPr>
      <w:rPr>
        <w:rFonts w:hint="default"/>
        <w:sz w:val="32"/>
      </w:rPr>
    </w:lvl>
    <w:lvl w:ilvl="8">
      <w:start w:val="1"/>
      <w:numFmt w:val="decimal"/>
      <w:lvlText w:val="%1.%2.%3.%4.%5.%6.%7.%8.%9"/>
      <w:lvlJc w:val="left"/>
      <w:pPr>
        <w:ind w:left="5640" w:hanging="1800"/>
      </w:pPr>
      <w:rPr>
        <w:rFonts w:hint="default"/>
        <w:sz w:val="32"/>
      </w:rPr>
    </w:lvl>
  </w:abstractNum>
  <w:abstractNum w:abstractNumId="31" w15:restartNumberingAfterBreak="0">
    <w:nsid w:val="553177AE"/>
    <w:multiLevelType w:val="multilevel"/>
    <w:tmpl w:val="3648B47A"/>
    <w:lvl w:ilvl="0">
      <w:start w:val="5"/>
      <w:numFmt w:val="decimal"/>
      <w:lvlText w:val="%1"/>
      <w:lvlJc w:val="left"/>
      <w:pPr>
        <w:ind w:left="3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lvlRestart w:val="0"/>
      <w:lvlText w:val="%1.%2"/>
      <w:lvlJc w:val="left"/>
      <w:pPr>
        <w:ind w:left="42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32" w15:restartNumberingAfterBreak="0">
    <w:nsid w:val="58074EE1"/>
    <w:multiLevelType w:val="hybridMultilevel"/>
    <w:tmpl w:val="A9EC71D4"/>
    <w:lvl w:ilvl="0" w:tplc="3512755E">
      <w:start w:val="1"/>
      <w:numFmt w:val="bullet"/>
      <w:lvlText w:val="➢"/>
      <w:lvlJc w:val="left"/>
      <w:pPr>
        <w:ind w:left="7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F614F302">
      <w:start w:val="1"/>
      <w:numFmt w:val="bullet"/>
      <w:lvlText w:val="o"/>
      <w:lvlJc w:val="left"/>
      <w:pPr>
        <w:ind w:left="15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22CE89E8">
      <w:start w:val="1"/>
      <w:numFmt w:val="bullet"/>
      <w:lvlText w:val="▪"/>
      <w:lvlJc w:val="left"/>
      <w:pPr>
        <w:ind w:left="22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7488196">
      <w:start w:val="1"/>
      <w:numFmt w:val="bullet"/>
      <w:lvlText w:val="•"/>
      <w:lvlJc w:val="left"/>
      <w:pPr>
        <w:ind w:left="29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9D2CAB0">
      <w:start w:val="1"/>
      <w:numFmt w:val="bullet"/>
      <w:lvlText w:val="o"/>
      <w:lvlJc w:val="left"/>
      <w:pPr>
        <w:ind w:left="36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3F587414">
      <w:start w:val="1"/>
      <w:numFmt w:val="bullet"/>
      <w:lvlText w:val="▪"/>
      <w:lvlJc w:val="left"/>
      <w:pPr>
        <w:ind w:left="43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7EA8661A">
      <w:start w:val="1"/>
      <w:numFmt w:val="bullet"/>
      <w:lvlText w:val="•"/>
      <w:lvlJc w:val="left"/>
      <w:pPr>
        <w:ind w:left="51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81EC306">
      <w:start w:val="1"/>
      <w:numFmt w:val="bullet"/>
      <w:lvlText w:val="o"/>
      <w:lvlJc w:val="left"/>
      <w:pPr>
        <w:ind w:left="58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3267FBE">
      <w:start w:val="1"/>
      <w:numFmt w:val="bullet"/>
      <w:lvlText w:val="▪"/>
      <w:lvlJc w:val="left"/>
      <w:pPr>
        <w:ind w:left="6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83364CB"/>
    <w:multiLevelType w:val="multilevel"/>
    <w:tmpl w:val="0FD00968"/>
    <w:lvl w:ilvl="0">
      <w:start w:val="3"/>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4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4" w15:restartNumberingAfterBreak="0">
    <w:nsid w:val="5ADD1324"/>
    <w:multiLevelType w:val="hybridMultilevel"/>
    <w:tmpl w:val="E794DB6A"/>
    <w:lvl w:ilvl="0" w:tplc="07882FE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A683EB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48FD1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428F4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6CAB5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968D0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2D0B56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7EC1A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FA06F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1914880"/>
    <w:multiLevelType w:val="hybridMultilevel"/>
    <w:tmpl w:val="3B22FD32"/>
    <w:lvl w:ilvl="0" w:tplc="134EF886">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4A0990">
      <w:start w:val="1"/>
      <w:numFmt w:val="bullet"/>
      <w:lvlText w:val="o"/>
      <w:lvlJc w:val="left"/>
      <w:pPr>
        <w:ind w:left="1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BCF0D4">
      <w:start w:val="1"/>
      <w:numFmt w:val="bullet"/>
      <w:lvlText w:val="▪"/>
      <w:lvlJc w:val="left"/>
      <w:pPr>
        <w:ind w:left="18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B06EDC">
      <w:start w:val="1"/>
      <w:numFmt w:val="bullet"/>
      <w:lvlText w:val="•"/>
      <w:lvlJc w:val="left"/>
      <w:pPr>
        <w:ind w:left="25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38FC40">
      <w:start w:val="1"/>
      <w:numFmt w:val="bullet"/>
      <w:lvlText w:val="o"/>
      <w:lvlJc w:val="left"/>
      <w:pPr>
        <w:ind w:left="32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24760">
      <w:start w:val="1"/>
      <w:numFmt w:val="bullet"/>
      <w:lvlText w:val="▪"/>
      <w:lvlJc w:val="left"/>
      <w:pPr>
        <w:ind w:left="40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2041A28">
      <w:start w:val="1"/>
      <w:numFmt w:val="bullet"/>
      <w:lvlText w:val="•"/>
      <w:lvlJc w:val="left"/>
      <w:pPr>
        <w:ind w:left="47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F4819A">
      <w:start w:val="1"/>
      <w:numFmt w:val="bullet"/>
      <w:lvlText w:val="o"/>
      <w:lvlJc w:val="left"/>
      <w:pPr>
        <w:ind w:left="5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806C4E">
      <w:start w:val="1"/>
      <w:numFmt w:val="bullet"/>
      <w:lvlText w:val="▪"/>
      <w:lvlJc w:val="left"/>
      <w:pPr>
        <w:ind w:left="6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3F44446"/>
    <w:multiLevelType w:val="hybridMultilevel"/>
    <w:tmpl w:val="C8B44D06"/>
    <w:lvl w:ilvl="0" w:tplc="5B34730E">
      <w:start w:val="1"/>
      <w:numFmt w:val="decimal"/>
      <w:lvlText w:val="%1."/>
      <w:lvlJc w:val="left"/>
      <w:pPr>
        <w:ind w:left="83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14CD14">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FAC82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4AC270">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BE5A8E">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3E823D6">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1891B8">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A3C70">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6A7FA2">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4F8401F"/>
    <w:multiLevelType w:val="hybridMultilevel"/>
    <w:tmpl w:val="4F12D48C"/>
    <w:lvl w:ilvl="0" w:tplc="B0C04FD4">
      <w:start w:val="1"/>
      <w:numFmt w:val="bullet"/>
      <w:lvlText w:val="•"/>
      <w:lvlJc w:val="left"/>
      <w:pPr>
        <w:ind w:left="7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32404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3A427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0624F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19267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41CFD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1E44AB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F493C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7FA5CB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65B633C5"/>
    <w:multiLevelType w:val="multilevel"/>
    <w:tmpl w:val="B3706D1E"/>
    <w:lvl w:ilvl="0">
      <w:start w:val="11"/>
      <w:numFmt w:val="decimal"/>
      <w:lvlText w:val="%1"/>
      <w:lvlJc w:val="left"/>
      <w:pPr>
        <w:ind w:left="3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1">
      <w:start w:val="1"/>
      <w:numFmt w:val="decimal"/>
      <w:lvlRestart w:val="0"/>
      <w:lvlText w:val="%1.%2"/>
      <w:lvlJc w:val="left"/>
      <w:pPr>
        <w:ind w:left="6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val="0"/>
        <w:i w:val="0"/>
        <w:strike w:val="0"/>
        <w:dstrike w:val="0"/>
        <w:color w:val="000000"/>
        <w:sz w:val="32"/>
        <w:szCs w:val="32"/>
        <w:u w:val="none" w:color="000000"/>
        <w:bdr w:val="none" w:sz="0" w:space="0" w:color="auto"/>
        <w:shd w:val="clear" w:color="auto" w:fill="auto"/>
        <w:vertAlign w:val="baseline"/>
      </w:rPr>
    </w:lvl>
  </w:abstractNum>
  <w:abstractNum w:abstractNumId="39" w15:restartNumberingAfterBreak="0">
    <w:nsid w:val="6B904C1F"/>
    <w:multiLevelType w:val="hybridMultilevel"/>
    <w:tmpl w:val="2A8CB170"/>
    <w:lvl w:ilvl="0" w:tplc="98045364">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5DACAC6">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982EB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AC81A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8EC7AA">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DF6576A">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E5A14A4">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2C1A70">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D00B42">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78E6793"/>
    <w:multiLevelType w:val="hybridMultilevel"/>
    <w:tmpl w:val="A252AAA8"/>
    <w:lvl w:ilvl="0" w:tplc="7AFC95D4">
      <w:start w:val="1"/>
      <w:numFmt w:val="bullet"/>
      <w:lvlText w:val="•"/>
      <w:lvlJc w:val="left"/>
      <w:pPr>
        <w:ind w:left="1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3E234A">
      <w:start w:val="1"/>
      <w:numFmt w:val="bullet"/>
      <w:lvlText w:val="o"/>
      <w:lvlJc w:val="left"/>
      <w:pPr>
        <w:ind w:left="178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6EE8448">
      <w:start w:val="1"/>
      <w:numFmt w:val="bullet"/>
      <w:lvlText w:val="▪"/>
      <w:lvlJc w:val="left"/>
      <w:pPr>
        <w:ind w:left="25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2544D90">
      <w:start w:val="1"/>
      <w:numFmt w:val="bullet"/>
      <w:lvlText w:val="•"/>
      <w:lvlJc w:val="left"/>
      <w:pPr>
        <w:ind w:left="322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D0445CA">
      <w:start w:val="1"/>
      <w:numFmt w:val="bullet"/>
      <w:lvlText w:val="o"/>
      <w:lvlJc w:val="left"/>
      <w:pPr>
        <w:ind w:left="394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98B498">
      <w:start w:val="1"/>
      <w:numFmt w:val="bullet"/>
      <w:lvlText w:val="▪"/>
      <w:lvlJc w:val="left"/>
      <w:pPr>
        <w:ind w:left="466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1F42076">
      <w:start w:val="1"/>
      <w:numFmt w:val="bullet"/>
      <w:lvlText w:val="•"/>
      <w:lvlJc w:val="left"/>
      <w:pPr>
        <w:ind w:left="5388"/>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F0369A">
      <w:start w:val="1"/>
      <w:numFmt w:val="bullet"/>
      <w:lvlText w:val="o"/>
      <w:lvlJc w:val="left"/>
      <w:pPr>
        <w:ind w:left="610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D84CFF6">
      <w:start w:val="1"/>
      <w:numFmt w:val="bullet"/>
      <w:lvlText w:val="▪"/>
      <w:lvlJc w:val="left"/>
      <w:pPr>
        <w:ind w:left="6828"/>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9987DF7"/>
    <w:multiLevelType w:val="hybridMultilevel"/>
    <w:tmpl w:val="8ABE3B2E"/>
    <w:lvl w:ilvl="0" w:tplc="E6920FC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632DA4E">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A68E26">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EEABC44">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30A9E2">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BA3918">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4E71D4">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69C10">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0C09F04">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2" w15:restartNumberingAfterBreak="0">
    <w:nsid w:val="7EB94F99"/>
    <w:multiLevelType w:val="hybridMultilevel"/>
    <w:tmpl w:val="D9BA588A"/>
    <w:lvl w:ilvl="0" w:tplc="FCA0493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34C8DCE">
      <w:start w:val="1"/>
      <w:numFmt w:val="bullet"/>
      <w:lvlText w:val="o"/>
      <w:lvlJc w:val="left"/>
      <w:pPr>
        <w:ind w:left="14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A62430">
      <w:start w:val="1"/>
      <w:numFmt w:val="bullet"/>
      <w:lvlText w:val="▪"/>
      <w:lvlJc w:val="left"/>
      <w:pPr>
        <w:ind w:left="22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A2EE2EE">
      <w:start w:val="1"/>
      <w:numFmt w:val="bullet"/>
      <w:lvlText w:val="•"/>
      <w:lvlJc w:val="left"/>
      <w:pPr>
        <w:ind w:left="29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3323AC2">
      <w:start w:val="1"/>
      <w:numFmt w:val="bullet"/>
      <w:lvlText w:val="o"/>
      <w:lvlJc w:val="left"/>
      <w:pPr>
        <w:ind w:left="36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7E2D72E">
      <w:start w:val="1"/>
      <w:numFmt w:val="bullet"/>
      <w:lvlText w:val="▪"/>
      <w:lvlJc w:val="left"/>
      <w:pPr>
        <w:ind w:left="43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066AA96">
      <w:start w:val="1"/>
      <w:numFmt w:val="bullet"/>
      <w:lvlText w:val="•"/>
      <w:lvlJc w:val="left"/>
      <w:pPr>
        <w:ind w:left="50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6EE44AE">
      <w:start w:val="1"/>
      <w:numFmt w:val="bullet"/>
      <w:lvlText w:val="o"/>
      <w:lvlJc w:val="left"/>
      <w:pPr>
        <w:ind w:left="58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6C1C62">
      <w:start w:val="1"/>
      <w:numFmt w:val="bullet"/>
      <w:lvlText w:val="▪"/>
      <w:lvlJc w:val="left"/>
      <w:pPr>
        <w:ind w:left="65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27383454">
    <w:abstractNumId w:val="29"/>
  </w:num>
  <w:num w:numId="2" w16cid:durableId="417361446">
    <w:abstractNumId w:val="0"/>
  </w:num>
  <w:num w:numId="3" w16cid:durableId="865365111">
    <w:abstractNumId w:val="18"/>
  </w:num>
  <w:num w:numId="4" w16cid:durableId="1598948886">
    <w:abstractNumId w:val="5"/>
  </w:num>
  <w:num w:numId="5" w16cid:durableId="15430782">
    <w:abstractNumId w:val="7"/>
  </w:num>
  <w:num w:numId="6" w16cid:durableId="947204470">
    <w:abstractNumId w:val="33"/>
  </w:num>
  <w:num w:numId="7" w16cid:durableId="1371418335">
    <w:abstractNumId w:val="21"/>
  </w:num>
  <w:num w:numId="8" w16cid:durableId="1423722405">
    <w:abstractNumId w:val="38"/>
  </w:num>
  <w:num w:numId="9" w16cid:durableId="1256206128">
    <w:abstractNumId w:val="35"/>
  </w:num>
  <w:num w:numId="10" w16cid:durableId="609778521">
    <w:abstractNumId w:val="22"/>
  </w:num>
  <w:num w:numId="11" w16cid:durableId="1379666615">
    <w:abstractNumId w:val="17"/>
  </w:num>
  <w:num w:numId="12" w16cid:durableId="70393415">
    <w:abstractNumId w:val="10"/>
  </w:num>
  <w:num w:numId="13" w16cid:durableId="835346773">
    <w:abstractNumId w:val="31"/>
  </w:num>
  <w:num w:numId="14" w16cid:durableId="1133057846">
    <w:abstractNumId w:val="2"/>
  </w:num>
  <w:num w:numId="15" w16cid:durableId="1863321813">
    <w:abstractNumId w:val="23"/>
  </w:num>
  <w:num w:numId="16" w16cid:durableId="1665401809">
    <w:abstractNumId w:val="32"/>
  </w:num>
  <w:num w:numId="17" w16cid:durableId="565459054">
    <w:abstractNumId w:val="40"/>
  </w:num>
  <w:num w:numId="18" w16cid:durableId="1375349289">
    <w:abstractNumId w:val="39"/>
  </w:num>
  <w:num w:numId="19" w16cid:durableId="358355808">
    <w:abstractNumId w:val="25"/>
  </w:num>
  <w:num w:numId="20" w16cid:durableId="1491365431">
    <w:abstractNumId w:val="3"/>
  </w:num>
  <w:num w:numId="21" w16cid:durableId="1239366899">
    <w:abstractNumId w:val="37"/>
  </w:num>
  <w:num w:numId="22" w16cid:durableId="631713817">
    <w:abstractNumId w:val="42"/>
  </w:num>
  <w:num w:numId="23" w16cid:durableId="1751804124">
    <w:abstractNumId w:val="9"/>
  </w:num>
  <w:num w:numId="24" w16cid:durableId="1893887861">
    <w:abstractNumId w:val="28"/>
  </w:num>
  <w:num w:numId="25" w16cid:durableId="1838499254">
    <w:abstractNumId w:val="41"/>
  </w:num>
  <w:num w:numId="26" w16cid:durableId="1129012734">
    <w:abstractNumId w:val="15"/>
  </w:num>
  <w:num w:numId="27" w16cid:durableId="1713338891">
    <w:abstractNumId w:val="12"/>
  </w:num>
  <w:num w:numId="28" w16cid:durableId="1470173404">
    <w:abstractNumId w:val="1"/>
  </w:num>
  <w:num w:numId="29" w16cid:durableId="1887251170">
    <w:abstractNumId w:val="34"/>
  </w:num>
  <w:num w:numId="30" w16cid:durableId="417943822">
    <w:abstractNumId w:val="13"/>
  </w:num>
  <w:num w:numId="31" w16cid:durableId="502747013">
    <w:abstractNumId w:val="27"/>
  </w:num>
  <w:num w:numId="32" w16cid:durableId="1784034251">
    <w:abstractNumId w:val="24"/>
  </w:num>
  <w:num w:numId="33" w16cid:durableId="928275116">
    <w:abstractNumId w:val="19"/>
  </w:num>
  <w:num w:numId="34" w16cid:durableId="1296914897">
    <w:abstractNumId w:val="16"/>
  </w:num>
  <w:num w:numId="35" w16cid:durableId="151675977">
    <w:abstractNumId w:val="4"/>
  </w:num>
  <w:num w:numId="36" w16cid:durableId="836264393">
    <w:abstractNumId w:val="6"/>
  </w:num>
  <w:num w:numId="37" w16cid:durableId="1877697476">
    <w:abstractNumId w:val="36"/>
  </w:num>
  <w:num w:numId="38" w16cid:durableId="728501496">
    <w:abstractNumId w:val="26"/>
  </w:num>
  <w:num w:numId="39" w16cid:durableId="761296701">
    <w:abstractNumId w:val="14"/>
  </w:num>
  <w:num w:numId="40" w16cid:durableId="2050490575">
    <w:abstractNumId w:val="11"/>
  </w:num>
  <w:num w:numId="41" w16cid:durableId="1602107132">
    <w:abstractNumId w:val="8"/>
  </w:num>
  <w:num w:numId="42" w16cid:durableId="1966618559">
    <w:abstractNumId w:val="20"/>
  </w:num>
  <w:num w:numId="43" w16cid:durableId="62411668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FD6"/>
    <w:rsid w:val="00003925"/>
    <w:rsid w:val="00031605"/>
    <w:rsid w:val="00032689"/>
    <w:rsid w:val="0004349D"/>
    <w:rsid w:val="000A51C3"/>
    <w:rsid w:val="000E22A6"/>
    <w:rsid w:val="000F1FD6"/>
    <w:rsid w:val="00127D7D"/>
    <w:rsid w:val="00156173"/>
    <w:rsid w:val="00180186"/>
    <w:rsid w:val="00184A68"/>
    <w:rsid w:val="00197092"/>
    <w:rsid w:val="001D37D5"/>
    <w:rsid w:val="00215EF1"/>
    <w:rsid w:val="002C4F11"/>
    <w:rsid w:val="00323BE4"/>
    <w:rsid w:val="003936D6"/>
    <w:rsid w:val="00402C49"/>
    <w:rsid w:val="00403F86"/>
    <w:rsid w:val="00427FD3"/>
    <w:rsid w:val="004B1B84"/>
    <w:rsid w:val="004C5360"/>
    <w:rsid w:val="004D3100"/>
    <w:rsid w:val="004E01DE"/>
    <w:rsid w:val="0059429D"/>
    <w:rsid w:val="005D3A9F"/>
    <w:rsid w:val="005E47C2"/>
    <w:rsid w:val="006449A3"/>
    <w:rsid w:val="00647ECC"/>
    <w:rsid w:val="00685355"/>
    <w:rsid w:val="006E185E"/>
    <w:rsid w:val="00801CA0"/>
    <w:rsid w:val="00822586"/>
    <w:rsid w:val="00870D5E"/>
    <w:rsid w:val="008810CB"/>
    <w:rsid w:val="008E5BE0"/>
    <w:rsid w:val="00910ADE"/>
    <w:rsid w:val="00931D3A"/>
    <w:rsid w:val="00990FCB"/>
    <w:rsid w:val="009F6BBB"/>
    <w:rsid w:val="00A10D12"/>
    <w:rsid w:val="00A2725C"/>
    <w:rsid w:val="00A477A7"/>
    <w:rsid w:val="00A838D8"/>
    <w:rsid w:val="00A845B5"/>
    <w:rsid w:val="00B33410"/>
    <w:rsid w:val="00BA7422"/>
    <w:rsid w:val="00BF685A"/>
    <w:rsid w:val="00C44A1F"/>
    <w:rsid w:val="00C53482"/>
    <w:rsid w:val="00C74CC0"/>
    <w:rsid w:val="00CD43BE"/>
    <w:rsid w:val="00D31862"/>
    <w:rsid w:val="00D35D98"/>
    <w:rsid w:val="00D52D21"/>
    <w:rsid w:val="00D979A4"/>
    <w:rsid w:val="00E16B9E"/>
    <w:rsid w:val="00E43365"/>
    <w:rsid w:val="00E947ED"/>
    <w:rsid w:val="00E96B99"/>
    <w:rsid w:val="00EA59F4"/>
    <w:rsid w:val="00EB1CDF"/>
    <w:rsid w:val="00F46B8E"/>
    <w:rsid w:val="00F54758"/>
    <w:rsid w:val="00FA14AE"/>
    <w:rsid w:val="00FF1B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03921"/>
  <w15:docId w15:val="{B9938086-89E1-43CE-B315-3C5B634C3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6B9E"/>
    <w:pPr>
      <w:spacing w:after="109" w:line="267"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55" w:line="259" w:lineRule="auto"/>
      <w:ind w:left="10" w:hanging="10"/>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3"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14"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114" w:line="259" w:lineRule="auto"/>
      <w:ind w:left="10" w:hanging="10"/>
      <w:outlineLvl w:val="3"/>
    </w:pPr>
    <w:rPr>
      <w:rFonts w:ascii="Times New Roman" w:eastAsia="Times New Roman" w:hAnsi="Times New Roman" w:cs="Times New Roman"/>
      <w:b/>
      <w:color w:val="000000"/>
    </w:rPr>
  </w:style>
  <w:style w:type="paragraph" w:styleId="Heading5">
    <w:name w:val="heading 5"/>
    <w:next w:val="Normal"/>
    <w:link w:val="Heading5Char"/>
    <w:uiPriority w:val="9"/>
    <w:unhideWhenUsed/>
    <w:qFormat/>
    <w:pPr>
      <w:keepNext/>
      <w:keepLines/>
      <w:spacing w:after="114"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pBdr>
        <w:top w:val="single" w:sz="6" w:space="0" w:color="D6D6D6"/>
        <w:left w:val="single" w:sz="6" w:space="0" w:color="D6D6D6"/>
        <w:bottom w:val="single" w:sz="6" w:space="0" w:color="D6D6D6"/>
        <w:right w:val="single" w:sz="6" w:space="0" w:color="D6D6D6"/>
      </w:pBdr>
      <w:shd w:val="clear" w:color="auto" w:fill="EEEEEE"/>
      <w:spacing w:after="168" w:line="259" w:lineRule="auto"/>
      <w:ind w:left="10" w:hanging="10"/>
      <w:outlineLvl w:val="5"/>
    </w:pPr>
    <w:rPr>
      <w:rFonts w:ascii="Times New Roman" w:eastAsia="Times New Roman" w:hAnsi="Times New Roman" w:cs="Times New Roman"/>
      <w:color w:val="00008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link w:val="Heading6"/>
    <w:rPr>
      <w:rFonts w:ascii="Times New Roman" w:eastAsia="Times New Roman" w:hAnsi="Times New Roman" w:cs="Times New Roman"/>
      <w:color w:val="000088"/>
      <w:sz w:val="24"/>
    </w:rPr>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4336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3365"/>
    <w:rPr>
      <w:rFonts w:ascii="Times New Roman" w:eastAsia="Times New Roman" w:hAnsi="Times New Roman" w:cs="Times New Roman"/>
      <w:color w:val="000000"/>
    </w:rPr>
  </w:style>
  <w:style w:type="paragraph" w:styleId="ListParagraph">
    <w:name w:val="List Paragraph"/>
    <w:basedOn w:val="Normal"/>
    <w:uiPriority w:val="34"/>
    <w:qFormat/>
    <w:rsid w:val="00031605"/>
    <w:pPr>
      <w:ind w:left="720"/>
      <w:contextualSpacing/>
    </w:pPr>
  </w:style>
  <w:style w:type="paragraph" w:styleId="Footer">
    <w:name w:val="footer"/>
    <w:basedOn w:val="Normal"/>
    <w:link w:val="FooterChar"/>
    <w:uiPriority w:val="99"/>
    <w:unhideWhenUsed/>
    <w:rsid w:val="00A2725C"/>
    <w:pPr>
      <w:tabs>
        <w:tab w:val="center" w:pos="4680"/>
        <w:tab w:val="right" w:pos="9360"/>
      </w:tabs>
      <w:spacing w:after="0" w:line="240" w:lineRule="auto"/>
      <w:ind w:left="0" w:firstLine="0"/>
      <w:jc w:val="left"/>
    </w:pPr>
    <w:rPr>
      <w:rFonts w:asciiTheme="minorHAnsi" w:eastAsiaTheme="minorEastAsia" w:hAnsiTheme="minorHAnsi"/>
      <w:color w:val="auto"/>
      <w:kern w:val="0"/>
      <w:sz w:val="22"/>
      <w:szCs w:val="22"/>
      <w:lang w:val="en-US" w:eastAsia="en-US"/>
      <w14:ligatures w14:val="none"/>
    </w:rPr>
  </w:style>
  <w:style w:type="character" w:customStyle="1" w:styleId="FooterChar">
    <w:name w:val="Footer Char"/>
    <w:basedOn w:val="DefaultParagraphFont"/>
    <w:link w:val="Footer"/>
    <w:uiPriority w:val="99"/>
    <w:rsid w:val="00A2725C"/>
    <w:rPr>
      <w:rFonts w:cs="Times New Roman"/>
      <w:kern w:val="0"/>
      <w:sz w:val="22"/>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tutorialspoint.com/python/list_cmp.htm" TargetMode="External"/><Relationship Id="rId21" Type="http://schemas.openxmlformats.org/officeDocument/2006/relationships/image" Target="media/image9.png"/><Relationship Id="rId42" Type="http://schemas.openxmlformats.org/officeDocument/2006/relationships/hyperlink" Target="https://www.tutorialspoint.com/python/dictionary_str.htm" TargetMode="External"/><Relationship Id="rId47" Type="http://schemas.openxmlformats.org/officeDocument/2006/relationships/hyperlink" Target="https://www.tutorialspoint.com/python/dictionary_cmp.htm" TargetMode="External"/><Relationship Id="rId63" Type="http://schemas.openxmlformats.org/officeDocument/2006/relationships/hyperlink" Target="https://www.tutorialspoint.com/python/assertions_in_python.htm" TargetMode="External"/><Relationship Id="rId68"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www.tutorialspoint.com/python/list_max.htm" TargetMode="External"/><Relationship Id="rId11" Type="http://schemas.openxmlformats.org/officeDocument/2006/relationships/footer" Target="footer3.xml"/><Relationship Id="rId24" Type="http://schemas.openxmlformats.org/officeDocument/2006/relationships/image" Target="media/image12.png"/><Relationship Id="rId32" Type="http://schemas.openxmlformats.org/officeDocument/2006/relationships/hyperlink" Target="https://www.tutorialspoint.com/python/list_min.htm" TargetMode="External"/><Relationship Id="rId37" Type="http://schemas.openxmlformats.org/officeDocument/2006/relationships/hyperlink" Target="https://www.tutorialspoint.com/python/dictionary_cmp.htm" TargetMode="External"/><Relationship Id="rId40" Type="http://schemas.openxmlformats.org/officeDocument/2006/relationships/hyperlink" Target="https://www.tutorialspoint.com/python/dictionary_len.htm" TargetMode="External"/><Relationship Id="rId45" Type="http://schemas.openxmlformats.org/officeDocument/2006/relationships/hyperlink" Target="https://www.tutorialspoint.com/python/dictionary_type.htm" TargetMode="External"/><Relationship Id="rId53" Type="http://schemas.openxmlformats.org/officeDocument/2006/relationships/hyperlink" Target="https://www.tutorialspoint.com/python/dictionary_type.htm" TargetMode="External"/><Relationship Id="rId58" Type="http://schemas.openxmlformats.org/officeDocument/2006/relationships/hyperlink" Target="https://www.tutorialspoint.com/python/os_file_methods.htm" TargetMode="External"/><Relationship Id="rId66" Type="http://schemas.openxmlformats.org/officeDocument/2006/relationships/image" Target="media/image14.jp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tutorialspoint.com/python/standard_exceptions.htm" TargetMode="External"/><Relationship Id="rId19" Type="http://schemas.openxmlformats.org/officeDocument/2006/relationships/image" Target="media/image7.png"/><Relationship Id="rId14" Type="http://schemas.openxmlformats.org/officeDocument/2006/relationships/image" Target="media/image2.jpg"/><Relationship Id="rId22" Type="http://schemas.openxmlformats.org/officeDocument/2006/relationships/image" Target="media/image10.png"/><Relationship Id="rId27" Type="http://schemas.openxmlformats.org/officeDocument/2006/relationships/hyperlink" Target="https://www.tutorialspoint.com/python/list_len.htm" TargetMode="External"/><Relationship Id="rId30" Type="http://schemas.openxmlformats.org/officeDocument/2006/relationships/hyperlink" Target="https://www.tutorialspoint.com/python/list_max.htm" TargetMode="External"/><Relationship Id="rId35" Type="http://schemas.openxmlformats.org/officeDocument/2006/relationships/hyperlink" Target="https://www.tutorialspoint.com/python/dictionary_cmp.htm" TargetMode="External"/><Relationship Id="rId43" Type="http://schemas.openxmlformats.org/officeDocument/2006/relationships/hyperlink" Target="https://www.tutorialspoint.com/python/dictionary_str.htm" TargetMode="External"/><Relationship Id="rId48" Type="http://schemas.openxmlformats.org/officeDocument/2006/relationships/hyperlink" Target="https://www.tutorialspoint.com/python/dictionary_cmp.htm" TargetMode="External"/><Relationship Id="rId56" Type="http://schemas.openxmlformats.org/officeDocument/2006/relationships/hyperlink" Target="https://www.tutorialspoint.com/python/file_methods.htm" TargetMode="External"/><Relationship Id="rId64" Type="http://schemas.openxmlformats.org/officeDocument/2006/relationships/hyperlink" Target="https://www.tutorialspoint.com/python/assertions_in_python.htm" TargetMode="External"/><Relationship Id="rId69" Type="http://schemas.openxmlformats.org/officeDocument/2006/relationships/image" Target="media/image17.jpg"/><Relationship Id="rId8" Type="http://schemas.openxmlformats.org/officeDocument/2006/relationships/image" Target="media/image1.jpeg"/><Relationship Id="rId51" Type="http://schemas.openxmlformats.org/officeDocument/2006/relationships/hyperlink" Target="https://www.tutorialspoint.com/python/dictionary_str.htm" TargetMode="External"/><Relationship Id="rId72" Type="http://schemas.openxmlformats.org/officeDocument/2006/relationships/footer" Target="footer7.xm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jpeg"/><Relationship Id="rId25" Type="http://schemas.openxmlformats.org/officeDocument/2006/relationships/hyperlink" Target="https://www.tutorialspoint.com/python/list_cmp.htm" TargetMode="External"/><Relationship Id="rId33" Type="http://schemas.openxmlformats.org/officeDocument/2006/relationships/hyperlink" Target="https://www.tutorialspoint.com/python/list_list.htm" TargetMode="External"/><Relationship Id="rId38" Type="http://schemas.openxmlformats.org/officeDocument/2006/relationships/hyperlink" Target="https://www.tutorialspoint.com/python/dictionary_len.htm" TargetMode="External"/><Relationship Id="rId46" Type="http://schemas.openxmlformats.org/officeDocument/2006/relationships/hyperlink" Target="https://www.tutorialspoint.com/python/dictionary_type.htm" TargetMode="External"/><Relationship Id="rId59" Type="http://schemas.openxmlformats.org/officeDocument/2006/relationships/hyperlink" Target="https://www.tutorialspoint.com/python/standard_exceptions.htm" TargetMode="External"/><Relationship Id="rId67" Type="http://schemas.openxmlformats.org/officeDocument/2006/relationships/image" Target="media/image15.jpg"/><Relationship Id="rId20" Type="http://schemas.openxmlformats.org/officeDocument/2006/relationships/image" Target="media/image8.jpg"/><Relationship Id="rId41" Type="http://schemas.openxmlformats.org/officeDocument/2006/relationships/hyperlink" Target="https://www.tutorialspoint.com/python/dictionary_str.htm" TargetMode="External"/><Relationship Id="rId54" Type="http://schemas.openxmlformats.org/officeDocument/2006/relationships/hyperlink" Target="https://www.tutorialspoint.com/python/dictionary_type.htm" TargetMode="External"/><Relationship Id="rId62" Type="http://schemas.openxmlformats.org/officeDocument/2006/relationships/hyperlink" Target="https://www.tutorialspoint.com/python/assertions_in_python.htm" TargetMode="External"/><Relationship Id="rId70" Type="http://schemas.openxmlformats.org/officeDocument/2006/relationships/image" Target="media/image18.jp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image" Target="media/image11.jpg"/><Relationship Id="rId28" Type="http://schemas.openxmlformats.org/officeDocument/2006/relationships/hyperlink" Target="https://www.tutorialspoint.com/python/list_len.htm" TargetMode="External"/><Relationship Id="rId36" Type="http://schemas.openxmlformats.org/officeDocument/2006/relationships/hyperlink" Target="https://www.tutorialspoint.com/python/dictionary_cmp.htm" TargetMode="External"/><Relationship Id="rId49" Type="http://schemas.openxmlformats.org/officeDocument/2006/relationships/hyperlink" Target="https://www.tutorialspoint.com/python/dictionary_len.htm" TargetMode="External"/><Relationship Id="rId57" Type="http://schemas.openxmlformats.org/officeDocument/2006/relationships/hyperlink" Target="https://www.tutorialspoint.com/python/os_file_methods.htm" TargetMode="External"/><Relationship Id="rId10" Type="http://schemas.openxmlformats.org/officeDocument/2006/relationships/footer" Target="footer2.xml"/><Relationship Id="rId31" Type="http://schemas.openxmlformats.org/officeDocument/2006/relationships/hyperlink" Target="https://www.tutorialspoint.com/python/list_min.htm" TargetMode="External"/><Relationship Id="rId44" Type="http://schemas.openxmlformats.org/officeDocument/2006/relationships/hyperlink" Target="https://www.tutorialspoint.com/python/dictionary_type.htm" TargetMode="External"/><Relationship Id="rId52" Type="http://schemas.openxmlformats.org/officeDocument/2006/relationships/hyperlink" Target="https://www.tutorialspoint.com/python/dictionary_str.htm" TargetMode="External"/><Relationship Id="rId60" Type="http://schemas.openxmlformats.org/officeDocument/2006/relationships/hyperlink" Target="https://www.tutorialspoint.com/python/standard_exceptions.htm" TargetMode="External"/><Relationship Id="rId65" Type="http://schemas.openxmlformats.org/officeDocument/2006/relationships/image" Target="media/image13.jpg"/><Relationship Id="rId73" Type="http://schemas.openxmlformats.org/officeDocument/2006/relationships/footer" Target="footer8.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5.xml"/><Relationship Id="rId18" Type="http://schemas.openxmlformats.org/officeDocument/2006/relationships/image" Target="media/image6.jpeg"/><Relationship Id="rId39" Type="http://schemas.openxmlformats.org/officeDocument/2006/relationships/hyperlink" Target="https://www.tutorialspoint.com/python/dictionary_len.htm" TargetMode="External"/><Relationship Id="rId34" Type="http://schemas.openxmlformats.org/officeDocument/2006/relationships/hyperlink" Target="https://www.tutorialspoint.com/python/list_list.htm" TargetMode="External"/><Relationship Id="rId50" Type="http://schemas.openxmlformats.org/officeDocument/2006/relationships/hyperlink" Target="https://www.tutorialspoint.com/python/dictionary_len.htm" TargetMode="External"/><Relationship Id="rId55" Type="http://schemas.openxmlformats.org/officeDocument/2006/relationships/hyperlink" Target="https://www.tutorialspoint.com/python/file_methods.htm" TargetMode="External"/><Relationship Id="rId7" Type="http://schemas.openxmlformats.org/officeDocument/2006/relationships/endnotes" Target="endnotes.xml"/><Relationship Id="rId7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E0123-3318-481D-9989-8D96E6022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55</Pages>
  <Words>12481</Words>
  <Characters>71145</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MANAC Infotech</dc:creator>
  <cp:keywords/>
  <dc:description/>
  <cp:lastModifiedBy>Kiranmai Pasunoori</cp:lastModifiedBy>
  <cp:revision>28</cp:revision>
  <cp:lastPrinted>2025-05-01T10:29:00Z</cp:lastPrinted>
  <dcterms:created xsi:type="dcterms:W3CDTF">2025-04-30T19:13:00Z</dcterms:created>
  <dcterms:modified xsi:type="dcterms:W3CDTF">2026-03-29T13:36:00Z</dcterms:modified>
</cp:coreProperties>
</file>